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589B" w14:textId="157184C5" w:rsidR="007D010C" w:rsidRPr="007D010C" w:rsidRDefault="007D010C" w:rsidP="007D010C">
      <w:pPr>
        <w:spacing w:line="360" w:lineRule="auto"/>
        <w:jc w:val="center"/>
        <w:rPr>
          <w:rFonts w:cs="Times New Roman"/>
          <w:b/>
          <w:sz w:val="44"/>
          <w:szCs w:val="44"/>
        </w:rPr>
      </w:pPr>
      <w:r w:rsidRPr="007D010C">
        <w:rPr>
          <w:rFonts w:cs="Times New Roman"/>
          <w:b/>
          <w:sz w:val="44"/>
          <w:szCs w:val="44"/>
        </w:rPr>
        <w:t>YottaChain</w:t>
      </w:r>
      <w:r w:rsidR="002E0C5B">
        <w:rPr>
          <w:rFonts w:cs="Times New Roman" w:hint="eastAsia"/>
          <w:b/>
          <w:sz w:val="44"/>
          <w:szCs w:val="44"/>
        </w:rPr>
        <w:t>黄皮书</w:t>
      </w:r>
    </w:p>
    <w:p w14:paraId="538F12A6" w14:textId="3E47593F" w:rsidR="00DC7595" w:rsidRDefault="00184BA3" w:rsidP="00DC7595">
      <w:pPr>
        <w:pStyle w:val="a4"/>
        <w:numPr>
          <w:ilvl w:val="0"/>
          <w:numId w:val="12"/>
        </w:numPr>
        <w:spacing w:line="360" w:lineRule="auto"/>
        <w:ind w:firstLineChars="0"/>
        <w:rPr>
          <w:rFonts w:cs="Times New Roman"/>
          <w:b/>
        </w:rPr>
      </w:pPr>
      <w:r w:rsidRPr="00DE247E">
        <w:rPr>
          <w:rStyle w:val="20"/>
          <w:rFonts w:hint="eastAsia"/>
        </w:rPr>
        <w:t>概念和符号</w:t>
      </w:r>
    </w:p>
    <w:p w14:paraId="5FFFA84D" w14:textId="0CE3A98B" w:rsidR="002362BF" w:rsidRPr="00DE247E" w:rsidRDefault="002362BF" w:rsidP="00DE247E">
      <w:pPr>
        <w:pStyle w:val="a4"/>
        <w:spacing w:line="360" w:lineRule="auto"/>
        <w:ind w:left="672" w:firstLineChars="0" w:firstLine="0"/>
        <w:rPr>
          <w:rFonts w:cs="Times New Roman"/>
          <w:b/>
        </w:rPr>
      </w:pPr>
    </w:p>
    <w:p w14:paraId="3D184DFD" w14:textId="5EED60C7" w:rsidR="00676DD4" w:rsidRDefault="00676DD4" w:rsidP="00DC7595">
      <w:pPr>
        <w:spacing w:line="360" w:lineRule="auto"/>
        <w:rPr>
          <w:rFonts w:cs="Times New Roman"/>
          <w:b/>
        </w:rPr>
      </w:pPr>
      <w:r>
        <w:rPr>
          <w:rFonts w:cs="Times New Roman" w:hint="eastAsia"/>
          <w:b/>
        </w:rPr>
        <w:t>YTFS</w:t>
      </w:r>
    </w:p>
    <w:p w14:paraId="53A69A71" w14:textId="3E2A418D" w:rsidR="00676DD4" w:rsidRDefault="00676DD4" w:rsidP="00DC7595">
      <w:pPr>
        <w:spacing w:line="360" w:lineRule="auto"/>
        <w:rPr>
          <w:ins w:id="0" w:author="Alex Wang" w:date="2019-04-23T20:54:00Z"/>
          <w:rFonts w:cs="Times New Roman"/>
        </w:rPr>
      </w:pPr>
      <w:r>
        <w:rPr>
          <w:rFonts w:cs="Times New Roman"/>
        </w:rPr>
        <w:t>YottaChain File System</w:t>
      </w:r>
      <w:r>
        <w:rPr>
          <w:rFonts w:cs="Times New Roman" w:hint="eastAsia"/>
        </w:rPr>
        <w:t>的简称，是Y</w:t>
      </w:r>
      <w:r>
        <w:rPr>
          <w:rFonts w:cs="Times New Roman"/>
        </w:rPr>
        <w:t>ottaChain</w:t>
      </w:r>
      <w:r>
        <w:rPr>
          <w:rFonts w:cs="Times New Roman" w:hint="eastAsia"/>
        </w:rPr>
        <w:t>使用的去中心化存储系统</w:t>
      </w:r>
      <w:r w:rsidR="004E7CE3">
        <w:rPr>
          <w:rFonts w:cs="Times New Roman" w:hint="eastAsia"/>
        </w:rPr>
        <w:t>。</w:t>
      </w:r>
    </w:p>
    <w:p w14:paraId="762190DE" w14:textId="00BF7BE7" w:rsidR="00946FC2" w:rsidRDefault="00946FC2" w:rsidP="00DC7595">
      <w:pPr>
        <w:spacing w:line="360" w:lineRule="auto"/>
        <w:rPr>
          <w:ins w:id="1" w:author="Alex Wang" w:date="2019-04-23T20:54:00Z"/>
          <w:rFonts w:cs="Times New Roman"/>
        </w:rPr>
      </w:pPr>
    </w:p>
    <w:p w14:paraId="4D010C15" w14:textId="111F2864" w:rsidR="00946FC2" w:rsidRPr="00946FC2" w:rsidRDefault="00946FC2" w:rsidP="00DC7595">
      <w:pPr>
        <w:spacing w:line="360" w:lineRule="auto"/>
        <w:rPr>
          <w:rFonts w:cs="Times New Roman"/>
          <w:b/>
          <w:rPrChange w:id="2" w:author="Alex Wang" w:date="2019-04-23T20:54:00Z">
            <w:rPr>
              <w:rFonts w:cs="Times New Roman"/>
            </w:rPr>
          </w:rPrChange>
        </w:rPr>
      </w:pPr>
      <w:proofErr w:type="spellStart"/>
      <w:ins w:id="3" w:author="Alex Wang" w:date="2019-04-23T20:54:00Z">
        <w:r w:rsidRPr="00946FC2">
          <w:rPr>
            <w:rFonts w:cs="Times New Roman"/>
            <w:b/>
            <w:rPrChange w:id="4" w:author="Alex Wang" w:date="2019-04-23T20:54:00Z">
              <w:rPr>
                <w:rFonts w:cs="Times New Roman"/>
              </w:rPr>
            </w:rPrChange>
          </w:rPr>
          <w:t>YTChain</w:t>
        </w:r>
      </w:ins>
      <w:proofErr w:type="spellEnd"/>
    </w:p>
    <w:p w14:paraId="4F9DD84E" w14:textId="4272CA09" w:rsidR="00676DD4" w:rsidRDefault="00946FC2" w:rsidP="00DC7595">
      <w:pPr>
        <w:spacing w:line="360" w:lineRule="auto"/>
        <w:rPr>
          <w:ins w:id="5" w:author="Alex Wang" w:date="2019-04-23T20:54:00Z"/>
          <w:rFonts w:cs="Times New Roman"/>
        </w:rPr>
      </w:pPr>
      <w:ins w:id="6" w:author="Alex Wang" w:date="2019-04-23T20:54:00Z">
        <w:r>
          <w:rPr>
            <w:rFonts w:cs="Times New Roman" w:hint="eastAsia"/>
          </w:rPr>
          <w:t>Yotta</w:t>
        </w:r>
        <w:r>
          <w:rPr>
            <w:rFonts w:cs="Times New Roman"/>
          </w:rPr>
          <w:t>Chain</w:t>
        </w:r>
        <w:r>
          <w:rPr>
            <w:rFonts w:cs="Times New Roman" w:hint="eastAsia"/>
          </w:rPr>
          <w:t>主链</w:t>
        </w:r>
      </w:ins>
      <w:ins w:id="7" w:author="Alex Wang" w:date="2019-04-23T20:55:00Z">
        <w:r>
          <w:rPr>
            <w:rFonts w:cs="Times New Roman" w:hint="eastAsia"/>
          </w:rPr>
          <w:t>，是基于EOS改造的。</w:t>
        </w:r>
      </w:ins>
    </w:p>
    <w:p w14:paraId="5BDEF83D" w14:textId="77777777" w:rsidR="00946FC2" w:rsidRDefault="00946FC2" w:rsidP="00DC7595">
      <w:pPr>
        <w:spacing w:line="360" w:lineRule="auto"/>
        <w:rPr>
          <w:rFonts w:cs="Times New Roman"/>
        </w:rPr>
      </w:pPr>
    </w:p>
    <w:p w14:paraId="1107B163" w14:textId="76A0CDCA" w:rsidR="00D52C61" w:rsidRPr="00DE247E" w:rsidRDefault="00D52C61" w:rsidP="00DC7595">
      <w:pPr>
        <w:spacing w:line="360" w:lineRule="auto"/>
        <w:rPr>
          <w:rFonts w:cs="Times New Roman"/>
          <w:b/>
        </w:rPr>
      </w:pPr>
      <w:r w:rsidRPr="00DE247E">
        <w:rPr>
          <w:rFonts w:cs="Times New Roman" w:hint="eastAsia"/>
          <w:b/>
        </w:rPr>
        <w:t>超级节点</w:t>
      </w:r>
    </w:p>
    <w:p w14:paraId="1203B692" w14:textId="733DCCC2" w:rsidR="00D52C61" w:rsidRDefault="00D52C61" w:rsidP="00DC7595">
      <w:pPr>
        <w:spacing w:line="360" w:lineRule="auto"/>
        <w:rPr>
          <w:rFonts w:cs="Times New Roman"/>
        </w:rPr>
      </w:pPr>
      <w:r>
        <w:rPr>
          <w:rFonts w:cs="Times New Roman" w:hint="eastAsia"/>
        </w:rPr>
        <w:t>Y</w:t>
      </w:r>
      <w:r>
        <w:rPr>
          <w:rFonts w:cs="Times New Roman"/>
        </w:rPr>
        <w:t>ottaChain</w:t>
      </w:r>
      <w:r>
        <w:rPr>
          <w:rFonts w:cs="Times New Roman" w:hint="eastAsia"/>
        </w:rPr>
        <w:t>采用EOS架构，但</w:t>
      </w:r>
      <w:ins w:id="8" w:author="Alex Wang" w:date="2019-04-23T20:55:00Z">
        <w:r w:rsidR="00001C40">
          <w:rPr>
            <w:rFonts w:cs="Times New Roman" w:hint="eastAsia"/>
          </w:rPr>
          <w:t>主</w:t>
        </w:r>
      </w:ins>
      <w:r>
        <w:rPr>
          <w:rFonts w:cs="Times New Roman" w:hint="eastAsia"/>
        </w:rPr>
        <w:t>超级节点和</w:t>
      </w:r>
      <w:ins w:id="9" w:author="Alex Wang" w:date="2019-04-23T20:55:00Z">
        <w:r w:rsidR="00001C40">
          <w:rPr>
            <w:rFonts w:cs="Times New Roman" w:hint="eastAsia"/>
          </w:rPr>
          <w:t>超级</w:t>
        </w:r>
      </w:ins>
      <w:del w:id="10" w:author="Alex Wang" w:date="2019-04-23T20:55:00Z">
        <w:r w:rsidDel="00001C40">
          <w:rPr>
            <w:rFonts w:cs="Times New Roman" w:hint="eastAsia"/>
          </w:rPr>
          <w:delText>备用</w:delText>
        </w:r>
      </w:del>
      <w:r>
        <w:rPr>
          <w:rFonts w:cs="Times New Roman" w:hint="eastAsia"/>
        </w:rPr>
        <w:t>节点除了完成记账、运行智能合约等功能外，也承担存储管理、密钥管理和P</w:t>
      </w:r>
      <w:r>
        <w:rPr>
          <w:rFonts w:cs="Times New Roman"/>
        </w:rPr>
        <w:t>2</w:t>
      </w:r>
      <w:r>
        <w:rPr>
          <w:rFonts w:cs="Times New Roman" w:hint="eastAsia"/>
        </w:rPr>
        <w:t>P管理的职能</w:t>
      </w:r>
      <w:r w:rsidR="004E7CE3">
        <w:rPr>
          <w:rFonts w:cs="Times New Roman" w:hint="eastAsia"/>
        </w:rPr>
        <w:t>。</w:t>
      </w:r>
      <w:r w:rsidR="00A3288B">
        <w:rPr>
          <w:rFonts w:cs="Times New Roman" w:hint="eastAsia"/>
        </w:rPr>
        <w:t>超级节点承担运营Y</w:t>
      </w:r>
      <w:r w:rsidR="00A3288B">
        <w:rPr>
          <w:rFonts w:cs="Times New Roman"/>
        </w:rPr>
        <w:t>ottaChain</w:t>
      </w:r>
      <w:r w:rsidR="00A3288B">
        <w:rPr>
          <w:rFonts w:cs="Times New Roman" w:hint="eastAsia"/>
        </w:rPr>
        <w:t>的重任，由利益相关方担任，</w:t>
      </w:r>
      <w:r w:rsidR="00B10F30">
        <w:rPr>
          <w:rFonts w:cs="Times New Roman" w:hint="eastAsia"/>
        </w:rPr>
        <w:t>并</w:t>
      </w:r>
      <w:r w:rsidR="00A3288B">
        <w:rPr>
          <w:rFonts w:cs="Times New Roman" w:hint="eastAsia"/>
        </w:rPr>
        <w:t>有相应的激励</w:t>
      </w:r>
      <w:r w:rsidR="00B10F30">
        <w:rPr>
          <w:rFonts w:cs="Times New Roman" w:hint="eastAsia"/>
        </w:rPr>
        <w:t>，属于可信节点</w:t>
      </w:r>
      <w:r w:rsidR="00A3288B">
        <w:rPr>
          <w:rFonts w:cs="Times New Roman" w:hint="eastAsia"/>
        </w:rPr>
        <w:t>。</w:t>
      </w:r>
    </w:p>
    <w:p w14:paraId="615CCAF2" w14:textId="3FE291F6" w:rsidR="004E7CE3" w:rsidRPr="003B6DB0" w:rsidRDefault="004E7CE3" w:rsidP="00DC7595">
      <w:pPr>
        <w:spacing w:line="360" w:lineRule="auto"/>
        <w:rPr>
          <w:rFonts w:cs="Times New Roman"/>
        </w:rPr>
      </w:pPr>
    </w:p>
    <w:p w14:paraId="7206615B" w14:textId="7CF20963" w:rsidR="004E7CE3" w:rsidRPr="00DE247E" w:rsidRDefault="004E7CE3" w:rsidP="00DC7595">
      <w:pPr>
        <w:spacing w:line="360" w:lineRule="auto"/>
        <w:rPr>
          <w:rFonts w:cs="Times New Roman"/>
          <w:b/>
        </w:rPr>
      </w:pPr>
      <w:del w:id="11" w:author="Alex Wang" w:date="2019-04-23T21:22:00Z">
        <w:r w:rsidRPr="00DE247E" w:rsidDel="00AF4E7B">
          <w:rPr>
            <w:rFonts w:cs="Times New Roman" w:hint="eastAsia"/>
            <w:b/>
          </w:rPr>
          <w:delText>存储节点</w:delText>
        </w:r>
      </w:del>
      <w:ins w:id="12" w:author="Alex Wang" w:date="2019-04-23T21:22:00Z">
        <w:r w:rsidR="00AF4E7B">
          <w:rPr>
            <w:rFonts w:cs="Times New Roman" w:hint="eastAsia"/>
            <w:b/>
          </w:rPr>
          <w:t>数据节点</w:t>
        </w:r>
      </w:ins>
    </w:p>
    <w:p w14:paraId="672058D1" w14:textId="6C5F0E80" w:rsidR="004E7CE3" w:rsidRDefault="004E7CE3" w:rsidP="00DC7595">
      <w:pPr>
        <w:spacing w:line="360" w:lineRule="auto"/>
        <w:rPr>
          <w:rFonts w:cs="Times New Roman"/>
        </w:rPr>
      </w:pPr>
      <w:r>
        <w:rPr>
          <w:rFonts w:cs="Times New Roman" w:hint="eastAsia"/>
        </w:rPr>
        <w:t>即通常说的存储矿机，存储各数据分片</w:t>
      </w:r>
      <w:r w:rsidR="00F1764A">
        <w:rPr>
          <w:rFonts w:cs="Times New Roman" w:hint="eastAsia"/>
        </w:rPr>
        <w:t>，要求7</w:t>
      </w:r>
      <w:r w:rsidR="00F1764A">
        <w:rPr>
          <w:rFonts w:cs="Times New Roman"/>
        </w:rPr>
        <w:t>x24</w:t>
      </w:r>
      <w:r w:rsidR="00F1764A">
        <w:rPr>
          <w:rFonts w:cs="Times New Roman" w:hint="eastAsia"/>
        </w:rPr>
        <w:t>小时在线</w:t>
      </w:r>
      <w:r w:rsidR="00DC6C02">
        <w:rPr>
          <w:rFonts w:cs="Times New Roman" w:hint="eastAsia"/>
        </w:rPr>
        <w:t>，并抵押一定的YTA作为保证金</w:t>
      </w:r>
      <w:r>
        <w:rPr>
          <w:rFonts w:cs="Times New Roman" w:hint="eastAsia"/>
        </w:rPr>
        <w:t>。YTFS</w:t>
      </w:r>
      <w:r w:rsidR="008B71C5">
        <w:rPr>
          <w:rFonts w:cs="Times New Roman" w:hint="eastAsia"/>
        </w:rPr>
        <w:t>设计支持</w:t>
      </w:r>
      <w:r w:rsidR="000E1A04">
        <w:rPr>
          <w:rFonts w:cs="Times New Roman" w:hint="eastAsia"/>
        </w:rPr>
        <w:t>至少</w:t>
      </w:r>
      <w:r w:rsidR="008B71C5">
        <w:rPr>
          <w:rFonts w:cs="Times New Roman" w:hint="eastAsia"/>
        </w:rPr>
        <w:t>1亿个</w:t>
      </w:r>
      <w:del w:id="13" w:author="Alex Wang" w:date="2019-04-23T21:22:00Z">
        <w:r w:rsidR="008B71C5" w:rsidDel="00AF4E7B">
          <w:rPr>
            <w:rFonts w:cs="Times New Roman" w:hint="eastAsia"/>
          </w:rPr>
          <w:delText>存储节点</w:delText>
        </w:r>
      </w:del>
      <w:ins w:id="14" w:author="Alex Wang" w:date="2019-04-23T21:22:00Z">
        <w:r w:rsidR="00AF4E7B">
          <w:rPr>
            <w:rFonts w:cs="Times New Roman" w:hint="eastAsia"/>
          </w:rPr>
          <w:t>数据节点</w:t>
        </w:r>
      </w:ins>
      <w:r w:rsidR="00F1764A">
        <w:rPr>
          <w:rFonts w:cs="Times New Roman" w:hint="eastAsia"/>
        </w:rPr>
        <w:t>。</w:t>
      </w:r>
    </w:p>
    <w:p w14:paraId="46F5AC59" w14:textId="7B6C30AF" w:rsidR="00D52C61" w:rsidRDefault="00D52C61" w:rsidP="00DC7595">
      <w:pPr>
        <w:spacing w:line="360" w:lineRule="auto"/>
        <w:rPr>
          <w:rFonts w:cs="Times New Roman"/>
        </w:rPr>
      </w:pPr>
    </w:p>
    <w:p w14:paraId="0094B1F3" w14:textId="283B360E" w:rsidR="00F1764A" w:rsidRPr="00DE247E" w:rsidRDefault="00F1764A" w:rsidP="00DC7595">
      <w:pPr>
        <w:spacing w:line="360" w:lineRule="auto"/>
        <w:rPr>
          <w:rFonts w:cs="Times New Roman"/>
          <w:b/>
        </w:rPr>
      </w:pPr>
      <w:r w:rsidRPr="00DE247E">
        <w:rPr>
          <w:rFonts w:cs="Times New Roman" w:hint="eastAsia"/>
          <w:b/>
        </w:rPr>
        <w:t>用户端</w:t>
      </w:r>
    </w:p>
    <w:p w14:paraId="02957A9A" w14:textId="7A8EE4E9" w:rsidR="00F1764A" w:rsidRDefault="002358A6" w:rsidP="00DC7595">
      <w:pPr>
        <w:spacing w:line="360" w:lineRule="auto"/>
        <w:rPr>
          <w:rFonts w:cs="Times New Roman"/>
        </w:rPr>
      </w:pPr>
      <w:r>
        <w:rPr>
          <w:rFonts w:cs="Times New Roman" w:hint="eastAsia"/>
        </w:rPr>
        <w:t>即</w:t>
      </w:r>
      <w:r w:rsidR="00F1764A">
        <w:rPr>
          <w:rFonts w:cs="Times New Roman" w:hint="eastAsia"/>
        </w:rPr>
        <w:t>存储用户</w:t>
      </w:r>
      <w:r>
        <w:rPr>
          <w:rFonts w:cs="Times New Roman" w:hint="eastAsia"/>
        </w:rPr>
        <w:t>，付费在Y</w:t>
      </w:r>
      <w:r>
        <w:rPr>
          <w:rFonts w:cs="Times New Roman"/>
        </w:rPr>
        <w:t>ottaChain</w:t>
      </w:r>
      <w:r>
        <w:rPr>
          <w:rFonts w:cs="Times New Roman" w:hint="eastAsia"/>
        </w:rPr>
        <w:t>上存储数据。用户端不要求7</w:t>
      </w:r>
      <w:r>
        <w:rPr>
          <w:rFonts w:cs="Times New Roman"/>
        </w:rPr>
        <w:t>x24</w:t>
      </w:r>
      <w:r>
        <w:rPr>
          <w:rFonts w:cs="Times New Roman" w:hint="eastAsia"/>
        </w:rPr>
        <w:t>小时在线。</w:t>
      </w:r>
    </w:p>
    <w:p w14:paraId="56F0B5EE" w14:textId="6B804BE4" w:rsidR="002358A6" w:rsidRDefault="002358A6" w:rsidP="00DC7595">
      <w:pPr>
        <w:spacing w:line="360" w:lineRule="auto"/>
        <w:rPr>
          <w:rFonts w:cs="Times New Roman"/>
        </w:rPr>
      </w:pPr>
    </w:p>
    <w:p w14:paraId="33EC6144" w14:textId="69CF5EA8" w:rsidR="002358A6" w:rsidRPr="00DE247E" w:rsidRDefault="008800A4" w:rsidP="00DC7595">
      <w:pPr>
        <w:spacing w:line="360" w:lineRule="auto"/>
        <w:rPr>
          <w:rFonts w:cs="Times New Roman"/>
          <w:b/>
        </w:rPr>
      </w:pPr>
      <w:r w:rsidRPr="00DE247E">
        <w:rPr>
          <w:rFonts w:cs="Times New Roman" w:hint="eastAsia"/>
          <w:b/>
        </w:rPr>
        <w:t>HDD</w:t>
      </w:r>
    </w:p>
    <w:p w14:paraId="536F45BF" w14:textId="4FE473AC" w:rsidR="008800A4" w:rsidRDefault="008800A4" w:rsidP="00DC7595">
      <w:pPr>
        <w:spacing w:line="360" w:lineRule="auto"/>
        <w:rPr>
          <w:rFonts w:cs="Times New Roman"/>
        </w:rPr>
      </w:pPr>
      <w:r>
        <w:rPr>
          <w:rFonts w:cs="Times New Roman" w:hint="eastAsia"/>
        </w:rPr>
        <w:t>Y</w:t>
      </w:r>
      <w:r>
        <w:rPr>
          <w:rFonts w:cs="Times New Roman"/>
        </w:rPr>
        <w:t>ottaChain</w:t>
      </w:r>
      <w:r>
        <w:rPr>
          <w:rFonts w:cs="Times New Roman" w:hint="eastAsia"/>
        </w:rPr>
        <w:t>中代表硬盘存储空间的资源通证。</w:t>
      </w:r>
      <w:proofErr w:type="gramStart"/>
      <w:r>
        <w:rPr>
          <w:rFonts w:cs="Times New Roman" w:hint="eastAsia"/>
        </w:rPr>
        <w:t>资源通证的</w:t>
      </w:r>
      <w:proofErr w:type="gramEnd"/>
      <w:r>
        <w:rPr>
          <w:rFonts w:cs="Times New Roman" w:hint="eastAsia"/>
        </w:rPr>
        <w:t>定义和解释见白皮书。</w:t>
      </w:r>
      <w:r w:rsidR="00BA7E14">
        <w:rPr>
          <w:rFonts w:cs="Times New Roman" w:hint="eastAsia"/>
        </w:rPr>
        <w:t>矿工挖矿得到的是HDD（需要兑换成YTA才能流通），用户存储数据需要耗费的也是HDD。</w:t>
      </w:r>
    </w:p>
    <w:p w14:paraId="2D1E0C8B" w14:textId="371C6DFA" w:rsidR="00F1764A" w:rsidRDefault="00F1764A" w:rsidP="00DC7595">
      <w:pPr>
        <w:spacing w:line="360" w:lineRule="auto"/>
        <w:rPr>
          <w:rFonts w:cs="Times New Roman"/>
        </w:rPr>
      </w:pPr>
    </w:p>
    <w:p w14:paraId="58B3CDDC" w14:textId="692E6C2C" w:rsidR="00573202" w:rsidRDefault="00573202" w:rsidP="00DC7595">
      <w:pPr>
        <w:spacing w:line="360" w:lineRule="auto"/>
        <w:rPr>
          <w:rFonts w:cs="Times New Roman"/>
        </w:rPr>
      </w:pPr>
      <w:r w:rsidRPr="00DE247E">
        <w:rPr>
          <w:rFonts w:cs="Times New Roman" w:hint="eastAsia"/>
          <w:b/>
        </w:rPr>
        <w:t>去重</w:t>
      </w:r>
      <w:r>
        <w:rPr>
          <w:rFonts w:cs="Times New Roman" w:hint="eastAsia"/>
        </w:rPr>
        <w:t>：</w:t>
      </w:r>
    </w:p>
    <w:p w14:paraId="34F8B072" w14:textId="57563B24" w:rsidR="00573202" w:rsidRDefault="00573202" w:rsidP="00DC7595">
      <w:pPr>
        <w:spacing w:line="360" w:lineRule="auto"/>
        <w:rPr>
          <w:rFonts w:cs="Times New Roman"/>
        </w:rPr>
      </w:pPr>
      <w:r>
        <w:rPr>
          <w:rFonts w:cs="Times New Roman" w:hint="eastAsia"/>
        </w:rPr>
        <w:t>去掉重复数据的简称，</w:t>
      </w:r>
      <w:r w:rsidR="003C2D17">
        <w:rPr>
          <w:rFonts w:cs="Times New Roman" w:hint="eastAsia"/>
        </w:rPr>
        <w:t>也称为重</w:t>
      </w:r>
      <w:proofErr w:type="gramStart"/>
      <w:r w:rsidR="003C2D17">
        <w:rPr>
          <w:rFonts w:cs="Times New Roman" w:hint="eastAsia"/>
        </w:rPr>
        <w:t>删</w:t>
      </w:r>
      <w:proofErr w:type="gramEnd"/>
      <w:r w:rsidR="003C2D17">
        <w:rPr>
          <w:rFonts w:cs="Times New Roman" w:hint="eastAsia"/>
        </w:rPr>
        <w:t>（重复数据删除）。Y</w:t>
      </w:r>
      <w:r w:rsidR="003C2D17">
        <w:rPr>
          <w:rFonts w:cs="Times New Roman"/>
        </w:rPr>
        <w:t>ottaChain</w:t>
      </w:r>
      <w:r w:rsidR="003C2D17">
        <w:rPr>
          <w:rFonts w:cs="Times New Roman" w:hint="eastAsia"/>
        </w:rPr>
        <w:t>规模足够大的时候，去重率有望达到1</w:t>
      </w:r>
      <w:r w:rsidR="003C2D17">
        <w:rPr>
          <w:rFonts w:cs="Times New Roman"/>
        </w:rPr>
        <w:t>0</w:t>
      </w:r>
      <w:r w:rsidR="003C2D17">
        <w:rPr>
          <w:rFonts w:cs="Times New Roman" w:hint="eastAsia"/>
        </w:rPr>
        <w:t>倍以上。</w:t>
      </w:r>
    </w:p>
    <w:p w14:paraId="09EF0A99" w14:textId="77777777" w:rsidR="00573202" w:rsidRDefault="00573202" w:rsidP="00DC7595">
      <w:pPr>
        <w:spacing w:line="360" w:lineRule="auto"/>
        <w:rPr>
          <w:rFonts w:cs="Times New Roman"/>
        </w:rPr>
      </w:pPr>
    </w:p>
    <w:p w14:paraId="22EC60AF" w14:textId="5E18C229" w:rsidR="00431A37" w:rsidRPr="00DE247E" w:rsidRDefault="00431A37" w:rsidP="00DC7595">
      <w:pPr>
        <w:spacing w:line="360" w:lineRule="auto"/>
        <w:rPr>
          <w:rFonts w:cs="Times New Roman"/>
          <w:b/>
        </w:rPr>
      </w:pPr>
      <w:r w:rsidRPr="00DE247E">
        <w:rPr>
          <w:rFonts w:cs="Times New Roman" w:hint="eastAsia"/>
          <w:b/>
        </w:rPr>
        <w:lastRenderedPageBreak/>
        <w:t>S</w:t>
      </w:r>
      <w:r w:rsidRPr="00DE247E">
        <w:rPr>
          <w:rFonts w:cs="Times New Roman"/>
          <w:b/>
        </w:rPr>
        <w:t>3</w:t>
      </w:r>
    </w:p>
    <w:p w14:paraId="76DD7DFA" w14:textId="4F438502" w:rsidR="00431A37" w:rsidRDefault="009E3F72" w:rsidP="00DC7595">
      <w:pPr>
        <w:spacing w:line="360" w:lineRule="auto"/>
        <w:rPr>
          <w:rFonts w:cs="Times New Roman"/>
        </w:rPr>
      </w:pPr>
      <w:r>
        <w:rPr>
          <w:rFonts w:cs="Times New Roman" w:hint="eastAsia"/>
        </w:rPr>
        <w:t>A</w:t>
      </w:r>
      <w:r>
        <w:rPr>
          <w:rFonts w:cs="Times New Roman"/>
        </w:rPr>
        <w:t>WS</w:t>
      </w:r>
      <w:r>
        <w:rPr>
          <w:rFonts w:cs="Times New Roman" w:hint="eastAsia"/>
        </w:rPr>
        <w:t>的对象存储服务，已经成为行业事实标准。支持S</w:t>
      </w:r>
      <w:r>
        <w:rPr>
          <w:rFonts w:cs="Times New Roman"/>
        </w:rPr>
        <w:t>3</w:t>
      </w:r>
      <w:r>
        <w:rPr>
          <w:rFonts w:cs="Times New Roman" w:hint="eastAsia"/>
        </w:rPr>
        <w:t>协议即可认为支持对象存储服务。</w:t>
      </w:r>
    </w:p>
    <w:p w14:paraId="7202CEB7" w14:textId="77777777" w:rsidR="009E3F72" w:rsidRPr="00DE247E" w:rsidRDefault="009E3F72" w:rsidP="00DC7595">
      <w:pPr>
        <w:spacing w:line="360" w:lineRule="auto"/>
        <w:rPr>
          <w:rFonts w:cs="Times New Roman"/>
        </w:rPr>
      </w:pPr>
    </w:p>
    <w:p w14:paraId="394265E4" w14:textId="2A4BE837" w:rsidR="002362BF" w:rsidRDefault="002362BF" w:rsidP="00DC7595">
      <w:pPr>
        <w:spacing w:line="360" w:lineRule="auto"/>
        <w:rPr>
          <w:rFonts w:cs="Times New Roman"/>
          <w:b/>
        </w:rPr>
      </w:pPr>
      <w:r>
        <w:rPr>
          <w:rFonts w:cs="Times New Roman" w:hint="eastAsia"/>
          <w:b/>
        </w:rPr>
        <w:t>数据块</w:t>
      </w:r>
    </w:p>
    <w:p w14:paraId="5153825B" w14:textId="17CF0A00" w:rsidR="002362BF" w:rsidRDefault="002362BF" w:rsidP="00DC7595">
      <w:pPr>
        <w:spacing w:line="360" w:lineRule="auto"/>
        <w:rPr>
          <w:rFonts w:cs="Times New Roman"/>
        </w:rPr>
      </w:pPr>
      <w:r w:rsidRPr="00DE247E">
        <w:rPr>
          <w:rFonts w:cs="Times New Roman" w:hint="eastAsia"/>
        </w:rPr>
        <w:t>一个文件</w:t>
      </w:r>
      <w:r>
        <w:rPr>
          <w:rFonts w:cs="Times New Roman" w:hint="eastAsia"/>
        </w:rPr>
        <w:t>（或对象）</w:t>
      </w:r>
      <w:r w:rsidR="00445A29">
        <w:rPr>
          <w:rFonts w:cs="Times New Roman" w:hint="eastAsia"/>
        </w:rPr>
        <w:t>在压缩后</w:t>
      </w:r>
      <w:r>
        <w:rPr>
          <w:rFonts w:cs="Times New Roman" w:hint="eastAsia"/>
        </w:rPr>
        <w:t>分为多个定长的数据块</w:t>
      </w:r>
      <w:r w:rsidR="00250816">
        <w:rPr>
          <w:rFonts w:cs="Times New Roman" w:hint="eastAsia"/>
        </w:rPr>
        <w:t>（最后一块的长度不固定）</w:t>
      </w:r>
      <w:r>
        <w:rPr>
          <w:rFonts w:cs="Times New Roman" w:hint="eastAsia"/>
        </w:rPr>
        <w:t>，YTFS</w:t>
      </w:r>
      <w:r w:rsidR="00F93DC0">
        <w:rPr>
          <w:rFonts w:cs="Times New Roman" w:hint="eastAsia"/>
        </w:rPr>
        <w:t>以</w:t>
      </w:r>
      <w:r>
        <w:rPr>
          <w:rFonts w:cs="Times New Roman" w:hint="eastAsia"/>
        </w:rPr>
        <w:t>每个数据块</w:t>
      </w:r>
      <w:r w:rsidR="00F93DC0">
        <w:rPr>
          <w:rFonts w:cs="Times New Roman" w:hint="eastAsia"/>
        </w:rPr>
        <w:t>为单元进</w:t>
      </w:r>
      <w:r>
        <w:rPr>
          <w:rFonts w:cs="Times New Roman" w:hint="eastAsia"/>
        </w:rPr>
        <w:t>行</w:t>
      </w:r>
      <w:r w:rsidR="00F93DC0">
        <w:rPr>
          <w:rFonts w:cs="Times New Roman" w:hint="eastAsia"/>
        </w:rPr>
        <w:t>数据</w:t>
      </w:r>
      <w:r>
        <w:rPr>
          <w:rFonts w:cs="Times New Roman" w:hint="eastAsia"/>
        </w:rPr>
        <w:t>去重</w:t>
      </w:r>
      <w:r w:rsidR="00F93DC0">
        <w:rPr>
          <w:rFonts w:cs="Times New Roman" w:hint="eastAsia"/>
        </w:rPr>
        <w:t>处理</w:t>
      </w:r>
      <w:r w:rsidR="00573202">
        <w:rPr>
          <w:rFonts w:cs="Times New Roman" w:hint="eastAsia"/>
        </w:rPr>
        <w:t>。</w:t>
      </w:r>
    </w:p>
    <w:p w14:paraId="13794BA6" w14:textId="77777777" w:rsidR="002362BF" w:rsidRPr="003B6DB0" w:rsidRDefault="002362BF" w:rsidP="00DC7595">
      <w:pPr>
        <w:spacing w:line="360" w:lineRule="auto"/>
        <w:rPr>
          <w:rFonts w:cs="Times New Roman"/>
        </w:rPr>
      </w:pPr>
    </w:p>
    <w:p w14:paraId="795F8394" w14:textId="38B033CB" w:rsidR="002362BF" w:rsidRPr="00DE247E" w:rsidRDefault="00676DD4" w:rsidP="00DC7595">
      <w:pPr>
        <w:spacing w:line="360" w:lineRule="auto"/>
        <w:rPr>
          <w:rFonts w:cs="Times New Roman"/>
          <w:b/>
        </w:rPr>
      </w:pPr>
      <w:r w:rsidRPr="00DE247E">
        <w:rPr>
          <w:rFonts w:cs="Times New Roman" w:hint="eastAsia"/>
          <w:b/>
        </w:rPr>
        <w:t>数据分片</w:t>
      </w:r>
    </w:p>
    <w:p w14:paraId="5ABFCE15" w14:textId="15B77BC6" w:rsidR="00676DD4" w:rsidRDefault="00664D5E" w:rsidP="00DC7595">
      <w:pPr>
        <w:spacing w:line="360" w:lineRule="auto"/>
        <w:rPr>
          <w:rFonts w:cs="Times New Roman"/>
        </w:rPr>
      </w:pPr>
      <w:r>
        <w:rPr>
          <w:rFonts w:cs="Times New Roman" w:hint="eastAsia"/>
        </w:rPr>
        <w:t>加密后的</w:t>
      </w:r>
      <w:r w:rsidR="00676DD4">
        <w:rPr>
          <w:rFonts w:cs="Times New Roman" w:hint="eastAsia"/>
        </w:rPr>
        <w:t>数据</w:t>
      </w:r>
      <w:proofErr w:type="gramStart"/>
      <w:r w:rsidR="00676DD4">
        <w:rPr>
          <w:rFonts w:cs="Times New Roman" w:hint="eastAsia"/>
        </w:rPr>
        <w:t>块</w:t>
      </w:r>
      <w:r w:rsidR="00250816">
        <w:rPr>
          <w:rFonts w:cs="Times New Roman" w:hint="eastAsia"/>
        </w:rPr>
        <w:t>分为</w:t>
      </w:r>
      <w:proofErr w:type="gramEnd"/>
      <w:r w:rsidR="002A5ECC">
        <w:rPr>
          <w:rFonts w:cs="Times New Roman" w:hint="eastAsia"/>
        </w:rPr>
        <w:t>多个定长的数据分片，通常是用一种冗余编码算法进行编码而产生，</w:t>
      </w:r>
      <w:proofErr w:type="gramStart"/>
      <w:r w:rsidR="002A5ECC">
        <w:rPr>
          <w:rFonts w:cs="Times New Roman" w:hint="eastAsia"/>
        </w:rPr>
        <w:t>数据块过小时</w:t>
      </w:r>
      <w:proofErr w:type="gramEnd"/>
      <w:r w:rsidR="00C90BFD">
        <w:rPr>
          <w:rFonts w:cs="Times New Roman" w:hint="eastAsia"/>
        </w:rPr>
        <w:t>也可能不进行冗余编码计算</w:t>
      </w:r>
      <w:r w:rsidR="00DE1305">
        <w:rPr>
          <w:rFonts w:cs="Times New Roman" w:hint="eastAsia"/>
        </w:rPr>
        <w:t>。</w:t>
      </w:r>
    </w:p>
    <w:p w14:paraId="5FE13275" w14:textId="597C6E3F" w:rsidR="00676DD4" w:rsidRDefault="00676DD4" w:rsidP="00DC7595">
      <w:pPr>
        <w:spacing w:line="360" w:lineRule="auto"/>
        <w:rPr>
          <w:rFonts w:cs="Times New Roman"/>
        </w:rPr>
      </w:pPr>
    </w:p>
    <w:p w14:paraId="5BC9566E" w14:textId="05FC29A7" w:rsidR="0033490A" w:rsidRDefault="0033490A" w:rsidP="00DC7595">
      <w:pPr>
        <w:spacing w:line="360" w:lineRule="auto"/>
        <w:rPr>
          <w:rFonts w:cs="Times New Roman"/>
          <w:b/>
        </w:rPr>
      </w:pPr>
      <w:r>
        <w:rPr>
          <w:rFonts w:cs="Times New Roman" w:hint="eastAsia"/>
          <w:b/>
        </w:rPr>
        <w:t>记账周期</w:t>
      </w:r>
    </w:p>
    <w:p w14:paraId="35D6A49D" w14:textId="1C292088" w:rsidR="0033490A" w:rsidRPr="00DE247E" w:rsidRDefault="00B248F6" w:rsidP="00DC7595">
      <w:pPr>
        <w:spacing w:line="360" w:lineRule="auto"/>
        <w:rPr>
          <w:rFonts w:cs="Times New Roman"/>
        </w:rPr>
      </w:pPr>
      <w:r w:rsidRPr="00DE247E">
        <w:rPr>
          <w:rFonts w:cs="Times New Roman" w:hint="eastAsia"/>
        </w:rPr>
        <w:t>计算存储费用和矿工收益</w:t>
      </w:r>
      <w:r>
        <w:rPr>
          <w:rFonts w:cs="Times New Roman" w:hint="eastAsia"/>
        </w:rPr>
        <w:t>的时间间隔，例如1</w:t>
      </w:r>
      <w:r w:rsidR="00012653">
        <w:rPr>
          <w:rFonts w:cs="Times New Roman" w:hint="eastAsia"/>
        </w:rPr>
        <w:t>小时</w:t>
      </w:r>
      <w:r>
        <w:rPr>
          <w:rFonts w:cs="Times New Roman" w:hint="eastAsia"/>
        </w:rPr>
        <w:t>。</w:t>
      </w:r>
    </w:p>
    <w:p w14:paraId="768503F1" w14:textId="63ADB7E9" w:rsidR="0033490A" w:rsidRPr="003B6DB0" w:rsidRDefault="0033490A" w:rsidP="00DC7595">
      <w:pPr>
        <w:spacing w:line="360" w:lineRule="auto"/>
        <w:rPr>
          <w:rFonts w:cs="Times New Roman"/>
          <w:b/>
        </w:rPr>
      </w:pPr>
    </w:p>
    <w:p w14:paraId="1A7556DD" w14:textId="1C46184A" w:rsidR="00B248F6" w:rsidRDefault="00B248F6" w:rsidP="00DC7595">
      <w:pPr>
        <w:spacing w:line="360" w:lineRule="auto"/>
        <w:rPr>
          <w:rFonts w:cs="Times New Roman"/>
          <w:b/>
        </w:rPr>
      </w:pPr>
      <w:r>
        <w:rPr>
          <w:rFonts w:cs="Times New Roman" w:hint="eastAsia"/>
          <w:b/>
        </w:rPr>
        <w:t>更新周期</w:t>
      </w:r>
    </w:p>
    <w:p w14:paraId="481E820F" w14:textId="7700BFD0" w:rsidR="00B248F6" w:rsidRPr="00DE247E" w:rsidRDefault="00B248F6" w:rsidP="00DC7595">
      <w:pPr>
        <w:spacing w:line="360" w:lineRule="auto"/>
        <w:rPr>
          <w:rFonts w:cs="Times New Roman"/>
        </w:rPr>
      </w:pPr>
      <w:r w:rsidRPr="00DE247E">
        <w:rPr>
          <w:rFonts w:cs="Times New Roman" w:hint="eastAsia"/>
        </w:rPr>
        <w:t>计算</w:t>
      </w:r>
      <w:r w:rsidR="0027460A">
        <w:rPr>
          <w:rFonts w:cs="Times New Roman" w:hint="eastAsia"/>
        </w:rPr>
        <w:t>每周期费用</w:t>
      </w:r>
      <w:r>
        <w:rPr>
          <w:rFonts w:cs="Times New Roman" w:hint="eastAsia"/>
        </w:rPr>
        <w:t>（定义见后）</w:t>
      </w:r>
      <w:r w:rsidR="00B75D31">
        <w:rPr>
          <w:rFonts w:cs="Times New Roman" w:hint="eastAsia"/>
        </w:rPr>
        <w:t>、</w:t>
      </w:r>
      <w:r w:rsidR="0027460A">
        <w:rPr>
          <w:rFonts w:cs="Times New Roman" w:hint="eastAsia"/>
        </w:rPr>
        <w:t>每周期收益</w:t>
      </w:r>
      <w:r w:rsidR="00B75D31">
        <w:rPr>
          <w:rFonts w:cs="Times New Roman" w:hint="eastAsia"/>
        </w:rPr>
        <w:t>（定义见后）的时间间隔</w:t>
      </w:r>
      <w:r w:rsidR="00012653">
        <w:rPr>
          <w:rFonts w:cs="Times New Roman" w:hint="eastAsia"/>
        </w:rPr>
        <w:t>，例如1天。</w:t>
      </w:r>
    </w:p>
    <w:p w14:paraId="51912B8B" w14:textId="77777777" w:rsidR="00B248F6" w:rsidRDefault="00B248F6" w:rsidP="00DC7595">
      <w:pPr>
        <w:spacing w:line="360" w:lineRule="auto"/>
        <w:rPr>
          <w:rFonts w:cs="Times New Roman"/>
          <w:b/>
        </w:rPr>
      </w:pPr>
    </w:p>
    <w:p w14:paraId="159E5123" w14:textId="72CB840C" w:rsidR="0033490A" w:rsidRDefault="0027460A" w:rsidP="00DC7595">
      <w:pPr>
        <w:spacing w:line="360" w:lineRule="auto"/>
        <w:rPr>
          <w:rFonts w:cs="Times New Roman"/>
        </w:rPr>
      </w:pPr>
      <w:r>
        <w:rPr>
          <w:rFonts w:cs="Times New Roman" w:hint="eastAsia"/>
          <w:b/>
        </w:rPr>
        <w:t>每周期费用</w:t>
      </w:r>
      <w:r w:rsidR="0033490A">
        <w:rPr>
          <w:rFonts w:cs="Times New Roman" w:hint="eastAsia"/>
        </w:rPr>
        <w:t>：</w:t>
      </w:r>
    </w:p>
    <w:p w14:paraId="534DE7D3" w14:textId="7EF53279" w:rsidR="0033490A" w:rsidRDefault="00012653" w:rsidP="00DC7595">
      <w:pPr>
        <w:spacing w:line="360" w:lineRule="auto"/>
        <w:rPr>
          <w:rFonts w:cs="Times New Roman"/>
        </w:rPr>
      </w:pPr>
      <w:r>
        <w:rPr>
          <w:rFonts w:cs="Times New Roman" w:hint="eastAsia"/>
        </w:rPr>
        <w:t>每个记账周期耗费的存储费用，以HDD为单位。</w:t>
      </w:r>
      <w:r w:rsidR="0064427C">
        <w:rPr>
          <w:rFonts w:cs="Times New Roman" w:hint="eastAsia"/>
        </w:rPr>
        <w:t>与他人重复的数据分摊计算</w:t>
      </w:r>
      <w:r w:rsidR="00492174">
        <w:rPr>
          <w:rFonts w:cs="Times New Roman" w:hint="eastAsia"/>
        </w:rPr>
        <w:t>，</w:t>
      </w:r>
      <w:r w:rsidR="0027460A">
        <w:rPr>
          <w:rFonts w:cs="Times New Roman" w:hint="eastAsia"/>
        </w:rPr>
        <w:t>每周期费用</w:t>
      </w:r>
      <w:r w:rsidR="007222CA">
        <w:rPr>
          <w:rFonts w:cs="Times New Roman" w:hint="eastAsia"/>
        </w:rPr>
        <w:t>包含小额的</w:t>
      </w:r>
      <w:r w:rsidR="0064427C">
        <w:rPr>
          <w:rFonts w:cs="Times New Roman" w:hint="eastAsia"/>
        </w:rPr>
        <w:t>一个元数据基数PCM，以</w:t>
      </w:r>
      <w:r w:rsidR="00ED5563">
        <w:rPr>
          <w:rFonts w:cs="Times New Roman" w:hint="eastAsia"/>
        </w:rPr>
        <w:t>鼓励</w:t>
      </w:r>
      <w:r w:rsidR="0064427C">
        <w:rPr>
          <w:rFonts w:cs="Times New Roman" w:hint="eastAsia"/>
        </w:rPr>
        <w:t>用户</w:t>
      </w:r>
      <w:r w:rsidR="0099237B">
        <w:rPr>
          <w:rFonts w:cs="Times New Roman" w:hint="eastAsia"/>
        </w:rPr>
        <w:t>尽量存储大文件，避免</w:t>
      </w:r>
      <w:proofErr w:type="gramStart"/>
      <w:r w:rsidR="0064427C">
        <w:rPr>
          <w:rFonts w:cs="Times New Roman" w:hint="eastAsia"/>
        </w:rPr>
        <w:t>过多小</w:t>
      </w:r>
      <w:proofErr w:type="gramEnd"/>
      <w:r w:rsidR="0064427C">
        <w:rPr>
          <w:rFonts w:cs="Times New Roman" w:hint="eastAsia"/>
        </w:rPr>
        <w:t>文件消耗系统资源</w:t>
      </w:r>
      <w:r w:rsidR="007222CA">
        <w:rPr>
          <w:rFonts w:cs="Times New Roman" w:hint="eastAsia"/>
        </w:rPr>
        <w:t>。</w:t>
      </w:r>
    </w:p>
    <w:p w14:paraId="23267ACE" w14:textId="16420090" w:rsidR="007B2703" w:rsidRPr="003B6DB0" w:rsidRDefault="007B2703" w:rsidP="00DC7595">
      <w:pPr>
        <w:spacing w:line="360" w:lineRule="auto"/>
        <w:rPr>
          <w:rFonts w:cs="Times New Roman"/>
        </w:rPr>
      </w:pPr>
    </w:p>
    <w:p w14:paraId="7D1C51FA" w14:textId="1F9E384E" w:rsidR="007B2703" w:rsidRPr="00DE247E" w:rsidRDefault="0027460A" w:rsidP="00DC7595">
      <w:pPr>
        <w:spacing w:line="360" w:lineRule="auto"/>
        <w:rPr>
          <w:rFonts w:cs="Times New Roman"/>
          <w:b/>
        </w:rPr>
      </w:pPr>
      <w:r>
        <w:rPr>
          <w:rFonts w:cs="Times New Roman" w:hint="eastAsia"/>
          <w:b/>
        </w:rPr>
        <w:t>每周期收益</w:t>
      </w:r>
    </w:p>
    <w:p w14:paraId="558C6E93" w14:textId="30C9CEFB" w:rsidR="007B2703" w:rsidRPr="00DE247E" w:rsidRDefault="007B2703" w:rsidP="00DC7595">
      <w:pPr>
        <w:spacing w:line="360" w:lineRule="auto"/>
        <w:rPr>
          <w:rFonts w:cs="Times New Roman"/>
        </w:rPr>
      </w:pPr>
      <w:r>
        <w:rPr>
          <w:rFonts w:cs="Times New Roman" w:hint="eastAsia"/>
        </w:rPr>
        <w:t>矿工</w:t>
      </w:r>
      <w:r w:rsidR="00476A1F">
        <w:rPr>
          <w:rFonts w:cs="Times New Roman" w:hint="eastAsia"/>
        </w:rPr>
        <w:t>在</w:t>
      </w:r>
      <w:r>
        <w:rPr>
          <w:rFonts w:cs="Times New Roman" w:hint="eastAsia"/>
        </w:rPr>
        <w:t>每个记账周期</w:t>
      </w:r>
      <w:r w:rsidR="00476A1F">
        <w:rPr>
          <w:rFonts w:cs="Times New Roman" w:hint="eastAsia"/>
        </w:rPr>
        <w:t>获得</w:t>
      </w:r>
      <w:r>
        <w:rPr>
          <w:rFonts w:cs="Times New Roman" w:hint="eastAsia"/>
        </w:rPr>
        <w:t>的HDD</w:t>
      </w:r>
      <w:r w:rsidR="00476A1F">
        <w:rPr>
          <w:rFonts w:cs="Times New Roman" w:hint="eastAsia"/>
        </w:rPr>
        <w:t>奖励</w:t>
      </w:r>
      <w:r w:rsidR="005D66B8">
        <w:rPr>
          <w:rFonts w:cs="Times New Roman" w:hint="eastAsia"/>
        </w:rPr>
        <w:t>，依据预采购空间的总和计算</w:t>
      </w:r>
      <w:r w:rsidR="00476A1F">
        <w:rPr>
          <w:rFonts w:cs="Times New Roman" w:hint="eastAsia"/>
        </w:rPr>
        <w:t>。</w:t>
      </w:r>
    </w:p>
    <w:p w14:paraId="1199D5DC" w14:textId="32E0619C" w:rsidR="00425775" w:rsidRDefault="00425775" w:rsidP="00DC7595">
      <w:pPr>
        <w:spacing w:line="360" w:lineRule="auto"/>
        <w:rPr>
          <w:rFonts w:cs="Times New Roman"/>
        </w:rPr>
      </w:pPr>
    </w:p>
    <w:p w14:paraId="650D60E1" w14:textId="414F2EC0" w:rsidR="00CD0500" w:rsidRPr="00DE247E" w:rsidRDefault="00CD0500" w:rsidP="00DC7595">
      <w:pPr>
        <w:spacing w:line="360" w:lineRule="auto"/>
        <w:rPr>
          <w:rFonts w:cs="Times New Roman"/>
          <w:b/>
        </w:rPr>
      </w:pPr>
      <w:r w:rsidRPr="00DE247E">
        <w:rPr>
          <w:rFonts w:cs="Times New Roman" w:hint="eastAsia"/>
          <w:b/>
        </w:rPr>
        <w:t>MVP</w:t>
      </w:r>
    </w:p>
    <w:p w14:paraId="15C14BED" w14:textId="728B02E5" w:rsidR="00CD0500" w:rsidRDefault="00CD0500" w:rsidP="00DC7595">
      <w:pPr>
        <w:spacing w:line="360" w:lineRule="auto"/>
        <w:rPr>
          <w:rFonts w:cs="Times New Roman"/>
        </w:rPr>
      </w:pPr>
      <w:r>
        <w:rPr>
          <w:rFonts w:cs="Times New Roman" w:hint="eastAsia"/>
        </w:rPr>
        <w:t>第一版上线测试的最小实现。</w:t>
      </w:r>
      <w:r w:rsidR="00D320B8">
        <w:rPr>
          <w:rFonts w:cs="Times New Roman" w:hint="eastAsia"/>
        </w:rPr>
        <w:t>MVP上线后逐渐迭代。</w:t>
      </w:r>
    </w:p>
    <w:p w14:paraId="6ECE9E5B" w14:textId="77777777" w:rsidR="00CD0500" w:rsidRPr="00DE247E" w:rsidRDefault="00CD0500" w:rsidP="00DC7595">
      <w:pPr>
        <w:spacing w:line="360" w:lineRule="auto"/>
        <w:rPr>
          <w:rFonts w:cs="Times New Roman"/>
        </w:rPr>
      </w:pPr>
    </w:p>
    <w:p w14:paraId="18E34C69" w14:textId="14EBE87B" w:rsidR="00184BA3" w:rsidRPr="00DE247E" w:rsidRDefault="00184BA3" w:rsidP="003B6DB0">
      <w:pPr>
        <w:spacing w:line="360" w:lineRule="auto"/>
        <w:rPr>
          <w:rFonts w:cs="Times New Roman"/>
          <w:b/>
        </w:rPr>
      </w:pPr>
      <w:r w:rsidRPr="00DE247E">
        <w:rPr>
          <w:rFonts w:cs="Times New Roman" w:hint="eastAsia"/>
          <w:b/>
        </w:rPr>
        <w:t>符号命名原则</w:t>
      </w:r>
    </w:p>
    <w:p w14:paraId="62F704F4" w14:textId="77777777" w:rsidR="00184BA3" w:rsidRDefault="00184BA3" w:rsidP="00184BA3">
      <w:pPr>
        <w:spacing w:line="360" w:lineRule="auto"/>
        <w:rPr>
          <w:rFonts w:cs="Times New Roman"/>
        </w:rPr>
      </w:pPr>
      <w:r>
        <w:rPr>
          <w:rFonts w:cs="Times New Roman" w:hint="eastAsia"/>
        </w:rPr>
        <w:t>A开头代表算法，其中AH开头代表H</w:t>
      </w:r>
      <w:r>
        <w:rPr>
          <w:rFonts w:cs="Times New Roman"/>
        </w:rPr>
        <w:t>ash</w:t>
      </w:r>
      <w:r>
        <w:rPr>
          <w:rFonts w:cs="Times New Roman" w:hint="eastAsia"/>
        </w:rPr>
        <w:t>算法</w:t>
      </w:r>
    </w:p>
    <w:p w14:paraId="3985E6F2" w14:textId="6B22D243" w:rsidR="00184BA3" w:rsidRDefault="00184BA3" w:rsidP="00184BA3">
      <w:pPr>
        <w:spacing w:line="360" w:lineRule="auto"/>
        <w:rPr>
          <w:rFonts w:cs="Times New Roman"/>
        </w:rPr>
      </w:pPr>
      <w:del w:id="15" w:author="Alex Wang" w:date="2019-04-03T13:12:00Z">
        <w:r w:rsidDel="00427C59">
          <w:rPr>
            <w:rFonts w:cs="Times New Roman" w:hint="eastAsia"/>
          </w:rPr>
          <w:lastRenderedPageBreak/>
          <w:delText>BP</w:delText>
        </w:r>
      </w:del>
      <w:ins w:id="16" w:author="Alex Wang" w:date="2019-04-03T13:12:00Z">
        <w:r w:rsidR="00427C59">
          <w:rPr>
            <w:rFonts w:cs="Times New Roman" w:hint="eastAsia"/>
          </w:rPr>
          <w:t>SN</w:t>
        </w:r>
      </w:ins>
      <w:r>
        <w:rPr>
          <w:rFonts w:cs="Times New Roman" w:hint="eastAsia"/>
        </w:rPr>
        <w:t>开头代表超级节点</w:t>
      </w:r>
    </w:p>
    <w:p w14:paraId="60F9B7BD" w14:textId="77777777" w:rsidR="00184BA3" w:rsidRDefault="00184BA3" w:rsidP="00184BA3">
      <w:pPr>
        <w:spacing w:line="360" w:lineRule="auto"/>
        <w:rPr>
          <w:rFonts w:cs="Times New Roman"/>
        </w:rPr>
      </w:pPr>
      <w:r>
        <w:rPr>
          <w:rFonts w:cs="Times New Roman" w:hint="eastAsia"/>
        </w:rPr>
        <w:t>D开头代表数据库</w:t>
      </w:r>
    </w:p>
    <w:p w14:paraId="670AC817" w14:textId="77777777" w:rsidR="00184BA3" w:rsidRDefault="00184BA3" w:rsidP="00184BA3">
      <w:pPr>
        <w:spacing w:line="360" w:lineRule="auto"/>
        <w:rPr>
          <w:rFonts w:cs="Times New Roman"/>
        </w:rPr>
      </w:pPr>
      <w:r>
        <w:rPr>
          <w:rFonts w:cs="Times New Roman" w:hint="eastAsia"/>
        </w:rPr>
        <w:t>K开头代表密钥</w:t>
      </w:r>
    </w:p>
    <w:p w14:paraId="23AB12EB" w14:textId="77777777" w:rsidR="00184BA3" w:rsidRDefault="00184BA3" w:rsidP="00184BA3">
      <w:pPr>
        <w:spacing w:line="360" w:lineRule="auto"/>
        <w:rPr>
          <w:rFonts w:cs="Times New Roman"/>
        </w:rPr>
      </w:pPr>
      <w:r>
        <w:rPr>
          <w:rFonts w:cs="Times New Roman" w:hint="eastAsia"/>
        </w:rPr>
        <w:t>P开头代表系统配置参数</w:t>
      </w:r>
    </w:p>
    <w:p w14:paraId="75017ECF" w14:textId="77777777" w:rsidR="00184BA3" w:rsidRDefault="00184BA3" w:rsidP="00184BA3">
      <w:pPr>
        <w:spacing w:line="360" w:lineRule="auto"/>
        <w:rPr>
          <w:rFonts w:cs="Times New Roman"/>
        </w:rPr>
      </w:pPr>
      <w:r>
        <w:rPr>
          <w:rFonts w:cs="Times New Roman" w:hint="eastAsia"/>
        </w:rPr>
        <w:t>V开头代表流程执行过程中计算出来的值，其中VH代表H</w:t>
      </w:r>
      <w:r>
        <w:rPr>
          <w:rFonts w:cs="Times New Roman"/>
        </w:rPr>
        <w:t>ash</w:t>
      </w:r>
      <w:r>
        <w:rPr>
          <w:rFonts w:cs="Times New Roman" w:hint="eastAsia"/>
        </w:rPr>
        <w:t>值</w:t>
      </w:r>
    </w:p>
    <w:p w14:paraId="556AC94D" w14:textId="77777777" w:rsidR="00184BA3" w:rsidRPr="008E2843" w:rsidRDefault="00184BA3" w:rsidP="00184BA3">
      <w:pPr>
        <w:spacing w:line="360" w:lineRule="auto"/>
        <w:rPr>
          <w:rFonts w:cs="Times New Roman"/>
        </w:rPr>
      </w:pPr>
    </w:p>
    <w:p w14:paraId="7CB983C8" w14:textId="77777777" w:rsidR="00184BA3" w:rsidRDefault="00184BA3" w:rsidP="00184BA3">
      <w:pPr>
        <w:spacing w:line="360" w:lineRule="auto"/>
        <w:rPr>
          <w:rFonts w:cs="Times New Roman"/>
          <w:b/>
        </w:rPr>
      </w:pPr>
      <w:r>
        <w:rPr>
          <w:rFonts w:cs="Times New Roman" w:hint="eastAsia"/>
          <w:b/>
        </w:rPr>
        <w:t>数据库</w:t>
      </w:r>
    </w:p>
    <w:p w14:paraId="740196AD" w14:textId="1FFD69B2" w:rsidR="00184BA3" w:rsidRDefault="00184BA3" w:rsidP="00184BA3">
      <w:pPr>
        <w:spacing w:line="360" w:lineRule="auto"/>
        <w:rPr>
          <w:ins w:id="17" w:author="Alex Wang" w:date="2019-03-18T15:20:00Z"/>
          <w:rFonts w:cs="Times New Roman"/>
        </w:rPr>
      </w:pPr>
      <w:r w:rsidRPr="008E2843">
        <w:rPr>
          <w:rFonts w:cs="Times New Roman" w:hint="eastAsia"/>
        </w:rPr>
        <w:t>DUD</w:t>
      </w:r>
      <w:r>
        <w:rPr>
          <w:rFonts w:cs="Times New Roman" w:hint="eastAsia"/>
        </w:rPr>
        <w:t>：用户文件去重表</w:t>
      </w:r>
      <w:r w:rsidR="003903D1">
        <w:rPr>
          <w:rFonts w:cs="Times New Roman" w:hint="eastAsia"/>
        </w:rPr>
        <w:t>，</w:t>
      </w:r>
      <w:ins w:id="18" w:author="Alex Wang" w:date="2019-04-07T12:40:00Z">
        <w:r w:rsidR="00F8180C">
          <w:rPr>
            <w:rFonts w:cs="Times New Roman" w:hint="eastAsia"/>
          </w:rPr>
          <w:t>每个用户对应的超级节点</w:t>
        </w:r>
      </w:ins>
      <w:del w:id="19" w:author="Alex Wang" w:date="2019-04-03T13:11:00Z">
        <w:r w:rsidR="003903D1" w:rsidDel="00427C59">
          <w:rPr>
            <w:rFonts w:cs="Times New Roman" w:hint="eastAsia"/>
          </w:rPr>
          <w:delText>BPU</w:delText>
        </w:r>
      </w:del>
      <w:ins w:id="20" w:author="Alex Wang" w:date="2019-04-03T13:11:00Z">
        <w:r w:rsidR="00427C59">
          <w:rPr>
            <w:rFonts w:cs="Times New Roman" w:hint="eastAsia"/>
          </w:rPr>
          <w:t>SNU</w:t>
        </w:r>
      </w:ins>
      <w:r w:rsidR="003903D1">
        <w:rPr>
          <w:rFonts w:cs="Times New Roman" w:hint="eastAsia"/>
        </w:rPr>
        <w:t>存储</w:t>
      </w:r>
      <w:ins w:id="21" w:author="Alex Wang" w:date="2019-04-07T12:41:00Z">
        <w:r w:rsidR="00F8180C">
          <w:rPr>
            <w:rFonts w:cs="Times New Roman" w:hint="eastAsia"/>
          </w:rPr>
          <w:t>该</w:t>
        </w:r>
      </w:ins>
      <w:del w:id="22" w:author="Alex Wang" w:date="2019-04-07T12:41:00Z">
        <w:r w:rsidR="003903D1" w:rsidDel="00F8180C">
          <w:rPr>
            <w:rFonts w:cs="Times New Roman" w:hint="eastAsia"/>
          </w:rPr>
          <w:delText>的每个</w:delText>
        </w:r>
      </w:del>
      <w:r w:rsidR="003903D1">
        <w:rPr>
          <w:rFonts w:cs="Times New Roman" w:hint="eastAsia"/>
        </w:rPr>
        <w:t>用户所有的文件的数据信息</w:t>
      </w:r>
      <w:r w:rsidR="00DA20EA">
        <w:rPr>
          <w:rFonts w:cs="Times New Roman" w:hint="eastAsia"/>
        </w:rPr>
        <w:t>，包含用户</w:t>
      </w:r>
      <w:r w:rsidR="00DA20EA">
        <w:rPr>
          <w:rFonts w:cs="Times New Roman"/>
        </w:rPr>
        <w:t>ID</w:t>
      </w:r>
      <w:r w:rsidR="00DA20EA">
        <w:rPr>
          <w:rFonts w:cs="Times New Roman" w:hint="eastAsia"/>
        </w:rPr>
        <w:t>、VHW、VNU、引用次数、每个文件的所有数据块的</w:t>
      </w:r>
      <w:ins w:id="23" w:author="Alex Wang" w:date="2019-03-18T15:19:00Z">
        <w:r w:rsidR="001E7D84">
          <w:rPr>
            <w:rFonts w:cs="Times New Roman" w:hint="eastAsia"/>
          </w:rPr>
          <w:t>密钥</w:t>
        </w:r>
      </w:ins>
      <w:r w:rsidR="00DA20EA">
        <w:rPr>
          <w:rFonts w:cs="Times New Roman" w:hint="eastAsia"/>
        </w:rPr>
        <w:t>列表。</w:t>
      </w:r>
    </w:p>
    <w:p w14:paraId="4056B63A" w14:textId="6EF7FF2F" w:rsidR="00CA5A47" w:rsidRDefault="00CA5A47" w:rsidP="00184BA3">
      <w:pPr>
        <w:spacing w:line="360" w:lineRule="auto"/>
        <w:rPr>
          <w:rFonts w:cs="Times New Roman"/>
        </w:rPr>
      </w:pPr>
      <w:ins w:id="24" w:author="Alex Wang" w:date="2019-03-18T15:20:00Z">
        <w:r>
          <w:rPr>
            <w:rFonts w:cs="Times New Roman" w:hint="eastAsia"/>
          </w:rPr>
          <w:t>DFD：文件去重表，记录所有文件的</w:t>
        </w:r>
      </w:ins>
      <w:ins w:id="25" w:author="Alex Wang" w:date="2019-03-18T15:21:00Z">
        <w:r>
          <w:rPr>
            <w:rFonts w:cs="Times New Roman" w:hint="eastAsia"/>
          </w:rPr>
          <w:t>数据块信息，</w:t>
        </w:r>
        <w:r w:rsidR="00BE7C41">
          <w:rPr>
            <w:rFonts w:cs="Times New Roman" w:hint="eastAsia"/>
          </w:rPr>
          <w:t>包含VHW、引用次数和所有数据块的列表。该表可以全网同步，所有超级节点都有。</w:t>
        </w:r>
      </w:ins>
    </w:p>
    <w:p w14:paraId="4C0D6BAF" w14:textId="66EAE35E" w:rsidR="00343A76" w:rsidRDefault="00343A76" w:rsidP="00184BA3">
      <w:pPr>
        <w:spacing w:line="360" w:lineRule="auto"/>
        <w:rPr>
          <w:rFonts w:cs="Times New Roman"/>
        </w:rPr>
      </w:pPr>
      <w:r w:rsidRPr="00DE247E">
        <w:rPr>
          <w:rFonts w:cs="Times New Roman" w:hint="eastAsia"/>
        </w:rPr>
        <w:t>D</w:t>
      </w:r>
      <w:r w:rsidR="006B25BF">
        <w:rPr>
          <w:rFonts w:cs="Times New Roman" w:hint="eastAsia"/>
        </w:rPr>
        <w:t>B</w:t>
      </w:r>
      <w:r>
        <w:rPr>
          <w:rFonts w:cs="Times New Roman" w:hint="eastAsia"/>
        </w:rPr>
        <w:t>数据块表，记录每个数据块</w:t>
      </w:r>
      <w:r w:rsidR="005D2D07">
        <w:rPr>
          <w:rFonts w:cs="Times New Roman" w:hint="eastAsia"/>
        </w:rPr>
        <w:t>的信息</w:t>
      </w:r>
      <w:ins w:id="26" w:author="Alex Wang" w:date="2019-04-07T12:40:00Z">
        <w:r w:rsidR="005459A9">
          <w:rPr>
            <w:rFonts w:cs="Times New Roman" w:hint="eastAsia"/>
          </w:rPr>
          <w:t>，</w:t>
        </w:r>
      </w:ins>
      <w:ins w:id="27" w:author="Alex Wang" w:date="2019-04-07T12:45:00Z">
        <w:r w:rsidR="00C45674">
          <w:rPr>
            <w:rFonts w:cs="Times New Roman" w:hint="eastAsia"/>
          </w:rPr>
          <w:t>存储</w:t>
        </w:r>
      </w:ins>
      <w:ins w:id="28" w:author="Alex Wang" w:date="2019-04-07T12:41:00Z">
        <w:r w:rsidR="00F8180C">
          <w:rPr>
            <w:rFonts w:cs="Times New Roman" w:hint="eastAsia"/>
          </w:rPr>
          <w:t>在该数据块对应的超级节点SND</w:t>
        </w:r>
      </w:ins>
      <w:ins w:id="29" w:author="Alex Wang" w:date="2019-04-07T12:46:00Z">
        <w:r w:rsidR="00C45674">
          <w:rPr>
            <w:rFonts w:cs="Times New Roman" w:hint="eastAsia"/>
          </w:rPr>
          <w:t>上</w:t>
        </w:r>
      </w:ins>
      <w:r w:rsidR="005D2D07">
        <w:rPr>
          <w:rFonts w:cs="Times New Roman" w:hint="eastAsia"/>
        </w:rPr>
        <w:t>。</w:t>
      </w:r>
    </w:p>
    <w:p w14:paraId="7D2D175A" w14:textId="7D1545E5" w:rsidR="00D607D6" w:rsidRDefault="00D607D6" w:rsidP="00DE247E">
      <w:pPr>
        <w:spacing w:line="360" w:lineRule="auto"/>
        <w:rPr>
          <w:ins w:id="30" w:author="Alex Wang" w:date="2019-04-07T09:44:00Z"/>
          <w:rFonts w:cs="Times New Roman"/>
        </w:rPr>
      </w:pPr>
      <w:r>
        <w:rPr>
          <w:rFonts w:cs="Times New Roman" w:hint="eastAsia"/>
        </w:rPr>
        <w:t>DF</w:t>
      </w:r>
      <w:ins w:id="31" w:author="Alex Wang" w:date="2019-04-07T12:44:00Z">
        <w:r w:rsidR="00D47CEB">
          <w:rPr>
            <w:rFonts w:cs="Times New Roman" w:hint="eastAsia"/>
          </w:rPr>
          <w:t>N</w:t>
        </w:r>
      </w:ins>
      <w:r>
        <w:rPr>
          <w:rFonts w:cs="Times New Roman" w:hint="eastAsia"/>
        </w:rPr>
        <w:t>：数据分片表，记录每个数据分片的存储</w:t>
      </w:r>
      <w:ins w:id="32" w:author="Alex Wang" w:date="2019-04-07T12:44:00Z">
        <w:r w:rsidR="00D47CEB">
          <w:rPr>
            <w:rFonts w:cs="Times New Roman" w:hint="eastAsia"/>
          </w:rPr>
          <w:t>位置，</w:t>
        </w:r>
      </w:ins>
      <w:ins w:id="33" w:author="Alex Wang" w:date="2019-04-07T12:45:00Z">
        <w:r w:rsidR="00C45674">
          <w:rPr>
            <w:rFonts w:cs="Times New Roman" w:hint="eastAsia"/>
          </w:rPr>
          <w:t>存储</w:t>
        </w:r>
      </w:ins>
      <w:ins w:id="34" w:author="Alex Wang" w:date="2019-04-07T12:44:00Z">
        <w:r w:rsidR="00D47CEB">
          <w:rPr>
            <w:rFonts w:cs="Times New Roman" w:hint="eastAsia"/>
          </w:rPr>
          <w:t>在该数据分片所在数据块对应的超级节点SND</w:t>
        </w:r>
      </w:ins>
      <w:ins w:id="35" w:author="Alex Wang" w:date="2019-04-07T12:46:00Z">
        <w:r w:rsidR="00C45674">
          <w:rPr>
            <w:rFonts w:cs="Times New Roman" w:hint="eastAsia"/>
          </w:rPr>
          <w:t>上。</w:t>
        </w:r>
      </w:ins>
      <w:del w:id="36" w:author="Alex Wang" w:date="2019-04-07T12:44:00Z">
        <w:r w:rsidDel="00D47CEB">
          <w:rPr>
            <w:rFonts w:cs="Times New Roman" w:hint="eastAsia"/>
          </w:rPr>
          <w:delText>信息</w:delText>
        </w:r>
      </w:del>
    </w:p>
    <w:p w14:paraId="4DD9790C" w14:textId="2CFF15D9" w:rsidR="00F943F2" w:rsidRPr="00DE247E" w:rsidRDefault="00F943F2" w:rsidP="00DE247E">
      <w:pPr>
        <w:spacing w:line="360" w:lineRule="auto"/>
        <w:rPr>
          <w:rFonts w:cs="Times New Roman"/>
        </w:rPr>
      </w:pPr>
      <w:ins w:id="37" w:author="Alex Wang" w:date="2019-04-07T09:44:00Z">
        <w:r>
          <w:rPr>
            <w:rFonts w:cs="Times New Roman" w:hint="eastAsia"/>
          </w:rPr>
          <w:t>DM</w:t>
        </w:r>
      </w:ins>
      <w:ins w:id="38" w:author="Alex Wang" w:date="2019-04-23T20:52:00Z">
        <w:r w:rsidR="00B32845">
          <w:rPr>
            <w:rFonts w:cs="Times New Roman" w:hint="eastAsia"/>
          </w:rPr>
          <w:t>I</w:t>
        </w:r>
      </w:ins>
      <w:ins w:id="39" w:author="Alex Wang" w:date="2019-04-07T09:44:00Z">
        <w:r>
          <w:rPr>
            <w:rFonts w:cs="Times New Roman" w:hint="eastAsia"/>
          </w:rPr>
          <w:t>：屏蔽</w:t>
        </w:r>
      </w:ins>
      <w:ins w:id="40" w:author="Alex Wang" w:date="2019-04-23T20:52:00Z">
        <w:r w:rsidR="00B32845">
          <w:rPr>
            <w:rFonts w:cs="Times New Roman" w:hint="eastAsia"/>
          </w:rPr>
          <w:t>索引</w:t>
        </w:r>
      </w:ins>
      <w:ins w:id="41" w:author="Alex Wang" w:date="2019-04-07T09:44:00Z">
        <w:r>
          <w:rPr>
            <w:rFonts w:cs="Times New Roman" w:hint="eastAsia"/>
          </w:rPr>
          <w:t>表，每个监管区都有一个</w:t>
        </w:r>
      </w:ins>
      <w:ins w:id="42" w:author="Alex Wang" w:date="2019-04-07T09:45:00Z">
        <w:r>
          <w:rPr>
            <w:rFonts w:cs="Times New Roman" w:hint="eastAsia"/>
          </w:rPr>
          <w:t>DM</w:t>
        </w:r>
      </w:ins>
      <w:ins w:id="43" w:author="Alex Wang" w:date="2019-04-23T20:52:00Z">
        <w:r w:rsidR="00B32845">
          <w:rPr>
            <w:rFonts w:cs="Times New Roman" w:hint="eastAsia"/>
          </w:rPr>
          <w:t>I</w:t>
        </w:r>
      </w:ins>
      <w:ins w:id="44" w:author="Alex Wang" w:date="2019-04-07T09:45:00Z">
        <w:r>
          <w:rPr>
            <w:rFonts w:cs="Times New Roman" w:hint="eastAsia"/>
          </w:rPr>
          <w:t>，</w:t>
        </w:r>
      </w:ins>
      <w:ins w:id="45" w:author="Alex Wang" w:date="2019-04-07T09:44:00Z">
        <w:r>
          <w:rPr>
            <w:rFonts w:cs="Times New Roman" w:hint="eastAsia"/>
          </w:rPr>
          <w:t>记录被</w:t>
        </w:r>
      </w:ins>
      <w:ins w:id="46" w:author="Alex Wang" w:date="2019-04-07T09:45:00Z">
        <w:r>
          <w:rPr>
            <w:rFonts w:cs="Times New Roman" w:hint="eastAsia"/>
          </w:rPr>
          <w:t>该监管区屏蔽的文件的</w:t>
        </w:r>
      </w:ins>
      <w:ins w:id="47" w:author="Alex Wang" w:date="2019-04-23T20:53:00Z">
        <w:r w:rsidR="00B32845">
          <w:rPr>
            <w:rFonts w:cs="Times New Roman" w:hint="eastAsia"/>
          </w:rPr>
          <w:t>VBI索引</w:t>
        </w:r>
      </w:ins>
      <w:ins w:id="48" w:author="Alex Wang" w:date="2019-04-07T12:48:00Z">
        <w:r w:rsidR="00D04C45">
          <w:rPr>
            <w:rFonts w:cs="Times New Roman" w:hint="eastAsia"/>
          </w:rPr>
          <w:t>。</w:t>
        </w:r>
      </w:ins>
    </w:p>
    <w:p w14:paraId="2C3207BB" w14:textId="50603F18" w:rsidR="00F74B9F" w:rsidRDefault="00425775" w:rsidP="00DE247E">
      <w:pPr>
        <w:spacing w:line="360" w:lineRule="auto"/>
        <w:rPr>
          <w:ins w:id="49" w:author="Alex Wang" w:date="2019-04-23T19:13:00Z"/>
          <w:rFonts w:cs="Times New Roman"/>
        </w:rPr>
      </w:pPr>
      <w:r w:rsidRPr="00DE247E">
        <w:rPr>
          <w:rFonts w:cs="Times New Roman" w:hint="eastAsia"/>
        </w:rPr>
        <w:t>DN</w:t>
      </w:r>
      <w:r>
        <w:rPr>
          <w:rFonts w:cs="Times New Roman" w:hint="eastAsia"/>
        </w:rPr>
        <w:t>F：新文件列表，</w:t>
      </w:r>
      <w:r w:rsidR="000E70CC">
        <w:rPr>
          <w:rFonts w:cs="Times New Roman" w:hint="eastAsia"/>
        </w:rPr>
        <w:t>记录</w:t>
      </w:r>
      <w:ins w:id="50" w:author="Alex Wang" w:date="2019-04-07T12:45:00Z">
        <w:r w:rsidR="00C45674">
          <w:rPr>
            <w:rFonts w:cs="Times New Roman" w:hint="eastAsia"/>
          </w:rPr>
          <w:t>每个用户</w:t>
        </w:r>
      </w:ins>
      <w:r w:rsidR="000E70CC">
        <w:rPr>
          <w:rFonts w:cs="Times New Roman" w:hint="eastAsia"/>
        </w:rPr>
        <w:t>刚上传的还没有达到</w:t>
      </w:r>
      <w:r w:rsidR="00206E1C">
        <w:rPr>
          <w:rFonts w:cs="Times New Roman" w:hint="eastAsia"/>
        </w:rPr>
        <w:t>最短存储时间</w:t>
      </w:r>
      <w:r w:rsidR="000E70CC">
        <w:rPr>
          <w:rFonts w:cs="Times New Roman" w:hint="eastAsia"/>
        </w:rPr>
        <w:t>的文件</w:t>
      </w:r>
      <w:ins w:id="51" w:author="Alex Wang" w:date="2019-04-07T12:45:00Z">
        <w:r w:rsidR="00C45674">
          <w:rPr>
            <w:rFonts w:cs="Times New Roman" w:hint="eastAsia"/>
          </w:rPr>
          <w:t>，存储在该用户对应的超级节点SNU</w:t>
        </w:r>
      </w:ins>
      <w:ins w:id="52" w:author="Alex Wang" w:date="2019-04-07T12:46:00Z">
        <w:r w:rsidR="00C45674">
          <w:rPr>
            <w:rFonts w:cs="Times New Roman" w:hint="eastAsia"/>
          </w:rPr>
          <w:t>上</w:t>
        </w:r>
      </w:ins>
      <w:r w:rsidR="000E70CC">
        <w:rPr>
          <w:rFonts w:cs="Times New Roman" w:hint="eastAsia"/>
        </w:rPr>
        <w:t>。</w:t>
      </w:r>
    </w:p>
    <w:p w14:paraId="17616D63" w14:textId="7578A6E3" w:rsidR="00F23F4E" w:rsidRPr="008F6801" w:rsidRDefault="00F23F4E" w:rsidP="00DE247E">
      <w:pPr>
        <w:spacing w:line="360" w:lineRule="auto"/>
        <w:rPr>
          <w:rFonts w:cs="Times New Roman"/>
        </w:rPr>
      </w:pPr>
      <w:ins w:id="53" w:author="Alex Wang" w:date="2019-04-23T19:13:00Z">
        <w:r>
          <w:rPr>
            <w:rFonts w:cs="Times New Roman" w:hint="eastAsia"/>
          </w:rPr>
          <w:t>DNI：</w:t>
        </w:r>
      </w:ins>
      <w:ins w:id="54" w:author="Alex Wang" w:date="2019-04-23T21:22:00Z">
        <w:r w:rsidR="00AF4E7B">
          <w:rPr>
            <w:rFonts w:cs="Times New Roman" w:hint="eastAsia"/>
          </w:rPr>
          <w:t>数据节点</w:t>
        </w:r>
      </w:ins>
      <w:ins w:id="55" w:author="Alex Wang" w:date="2019-04-23T19:13:00Z">
        <w:r>
          <w:rPr>
            <w:rFonts w:cs="Times New Roman" w:hint="eastAsia"/>
          </w:rPr>
          <w:t>索引表，记录每个</w:t>
        </w:r>
      </w:ins>
      <w:ins w:id="56" w:author="Alex Wang" w:date="2019-04-23T21:22:00Z">
        <w:r w:rsidR="00AF4E7B">
          <w:rPr>
            <w:rFonts w:cs="Times New Roman" w:hint="eastAsia"/>
          </w:rPr>
          <w:t>数据节点</w:t>
        </w:r>
      </w:ins>
      <w:ins w:id="57" w:author="Alex Wang" w:date="2019-04-23T19:14:00Z">
        <w:r>
          <w:rPr>
            <w:rFonts w:cs="Times New Roman" w:hint="eastAsia"/>
          </w:rPr>
          <w:t>所保存的</w:t>
        </w:r>
        <w:r w:rsidR="002C6CC8">
          <w:rPr>
            <w:rFonts w:cs="Times New Roman" w:hint="eastAsia"/>
          </w:rPr>
          <w:t>所有数据分片的H</w:t>
        </w:r>
        <w:r w:rsidR="002C6CC8">
          <w:rPr>
            <w:rFonts w:cs="Times New Roman"/>
          </w:rPr>
          <w:t>ash</w:t>
        </w:r>
        <w:r w:rsidR="002C6CC8">
          <w:rPr>
            <w:rFonts w:cs="Times New Roman" w:hint="eastAsia"/>
          </w:rPr>
          <w:t>值VHF</w:t>
        </w:r>
      </w:ins>
    </w:p>
    <w:p w14:paraId="105AFF86" w14:textId="01F11303" w:rsidR="00425775" w:rsidRDefault="00F30DA2" w:rsidP="00F30DA2">
      <w:pPr>
        <w:spacing w:line="360" w:lineRule="auto"/>
        <w:rPr>
          <w:rFonts w:cs="Times New Roman"/>
          <w:b/>
        </w:rPr>
      </w:pPr>
      <w:r w:rsidRPr="008F6801">
        <w:rPr>
          <w:rFonts w:cs="Times New Roman"/>
        </w:rPr>
        <w:tab/>
      </w:r>
    </w:p>
    <w:p w14:paraId="05C01B30" w14:textId="77777777" w:rsidR="00184BA3" w:rsidRDefault="00184BA3" w:rsidP="00184BA3">
      <w:pPr>
        <w:spacing w:line="360" w:lineRule="auto"/>
        <w:rPr>
          <w:rFonts w:cs="Times New Roman"/>
        </w:rPr>
      </w:pPr>
      <w:r w:rsidRPr="008E2843">
        <w:rPr>
          <w:rFonts w:cs="Times New Roman" w:hint="eastAsia"/>
          <w:b/>
        </w:rPr>
        <w:t>不可调整系统参数</w:t>
      </w:r>
      <w:r>
        <w:rPr>
          <w:rFonts w:cs="Times New Roman" w:hint="eastAsia"/>
          <w:b/>
        </w:rPr>
        <w:t>或算法</w:t>
      </w:r>
    </w:p>
    <w:p w14:paraId="5F33DE2A" w14:textId="6C16758E" w:rsidR="000D5AD4" w:rsidRDefault="000D5AD4" w:rsidP="000D5AD4">
      <w:pPr>
        <w:spacing w:line="360" w:lineRule="auto"/>
        <w:rPr>
          <w:rFonts w:cs="Times New Roman"/>
        </w:rPr>
      </w:pPr>
      <w:r>
        <w:rPr>
          <w:rFonts w:cs="Times New Roman" w:hint="eastAsia"/>
        </w:rPr>
        <w:t>AEY：YTFS采用的对称加密算法，例如AES-</w:t>
      </w:r>
      <w:r>
        <w:rPr>
          <w:rFonts w:cs="Times New Roman"/>
        </w:rPr>
        <w:t>256</w:t>
      </w:r>
      <w:r w:rsidR="00573202">
        <w:rPr>
          <w:rFonts w:cs="Times New Roman" w:hint="eastAsia"/>
        </w:rPr>
        <w:t>。</w:t>
      </w:r>
    </w:p>
    <w:p w14:paraId="0033C6B8" w14:textId="41F770FD" w:rsidR="00CF009C" w:rsidRDefault="00CF009C" w:rsidP="000D5AD4">
      <w:pPr>
        <w:spacing w:line="360" w:lineRule="auto"/>
        <w:rPr>
          <w:rFonts w:cs="Times New Roman"/>
        </w:rPr>
      </w:pPr>
      <w:r>
        <w:rPr>
          <w:rFonts w:cs="Times New Roman" w:hint="eastAsia"/>
        </w:rPr>
        <w:t>A</w:t>
      </w:r>
      <w:r>
        <w:rPr>
          <w:rFonts w:cs="Times New Roman"/>
        </w:rPr>
        <w:t>HE</w:t>
      </w:r>
      <w:r w:rsidR="00664D5E">
        <w:rPr>
          <w:rFonts w:cs="Times New Roman" w:hint="eastAsia"/>
        </w:rPr>
        <w:t>：</w:t>
      </w:r>
      <w:r w:rsidR="00DE1305">
        <w:rPr>
          <w:rFonts w:cs="Times New Roman" w:hint="eastAsia"/>
        </w:rPr>
        <w:t>密文H</w:t>
      </w:r>
      <w:r w:rsidR="00DE1305">
        <w:rPr>
          <w:rFonts w:cs="Times New Roman"/>
        </w:rPr>
        <w:t>ash</w:t>
      </w:r>
      <w:r w:rsidR="00DE1305">
        <w:rPr>
          <w:rFonts w:cs="Times New Roman" w:hint="eastAsia"/>
        </w:rPr>
        <w:t>值算法，计算VHF时使用，须与AHP不同，</w:t>
      </w:r>
      <w:r w:rsidR="002D4588">
        <w:rPr>
          <w:rFonts w:cs="Times New Roman" w:hint="eastAsia"/>
        </w:rPr>
        <w:t>对</w:t>
      </w:r>
      <w:ins w:id="58" w:author="Alex Wang" w:date="2019-04-21T10:49:00Z">
        <w:r w:rsidR="00A3337D">
          <w:rPr>
            <w:rFonts w:cs="Times New Roman" w:hint="eastAsia"/>
          </w:rPr>
          <w:t>H</w:t>
        </w:r>
        <w:r w:rsidR="00A3337D">
          <w:rPr>
            <w:rFonts w:cs="Times New Roman"/>
          </w:rPr>
          <w:t>ash</w:t>
        </w:r>
        <w:r w:rsidR="00A3337D">
          <w:rPr>
            <w:rFonts w:cs="Times New Roman" w:hint="eastAsia"/>
          </w:rPr>
          <w:t>值的</w:t>
        </w:r>
      </w:ins>
      <w:r w:rsidR="002D4588">
        <w:rPr>
          <w:rFonts w:cs="Times New Roman" w:hint="eastAsia"/>
        </w:rPr>
        <w:t>长度敏感，</w:t>
      </w:r>
      <w:r w:rsidR="00DE1305">
        <w:rPr>
          <w:rFonts w:cs="Times New Roman" w:hint="eastAsia"/>
        </w:rPr>
        <w:t>例如</w:t>
      </w:r>
      <w:r w:rsidR="002D4588">
        <w:rPr>
          <w:rFonts w:cs="Times New Roman" w:hint="eastAsia"/>
        </w:rPr>
        <w:t>MD</w:t>
      </w:r>
      <w:r w:rsidR="002D4588">
        <w:rPr>
          <w:rFonts w:cs="Times New Roman"/>
        </w:rPr>
        <w:t>5</w:t>
      </w:r>
      <w:r w:rsidR="00DE1305">
        <w:rPr>
          <w:rFonts w:cs="Times New Roman" w:hint="eastAsia"/>
        </w:rPr>
        <w:t>。</w:t>
      </w:r>
    </w:p>
    <w:p w14:paraId="1757EFF3" w14:textId="17D13D5E" w:rsidR="000D5AD4" w:rsidRDefault="000D5AD4" w:rsidP="000D5AD4">
      <w:pPr>
        <w:spacing w:line="360" w:lineRule="auto"/>
        <w:rPr>
          <w:rFonts w:cs="Times New Roman"/>
        </w:rPr>
      </w:pPr>
      <w:r>
        <w:rPr>
          <w:rFonts w:cs="Times New Roman" w:hint="eastAsia"/>
        </w:rPr>
        <w:t>AHP：明文H</w:t>
      </w:r>
      <w:r>
        <w:rPr>
          <w:rFonts w:cs="Times New Roman"/>
        </w:rPr>
        <w:t>ash</w:t>
      </w:r>
      <w:r>
        <w:rPr>
          <w:rFonts w:cs="Times New Roman" w:hint="eastAsia"/>
        </w:rPr>
        <w:t>值算法，计算VHW和VHP时使用，例如S</w:t>
      </w:r>
      <w:r>
        <w:rPr>
          <w:rFonts w:cs="Times New Roman"/>
        </w:rPr>
        <w:t>HA</w:t>
      </w:r>
      <w:r w:rsidR="00722713">
        <w:rPr>
          <w:rFonts w:cs="Times New Roman"/>
        </w:rPr>
        <w:t>2</w:t>
      </w:r>
      <w:r>
        <w:rPr>
          <w:rFonts w:cs="Times New Roman"/>
        </w:rPr>
        <w:t>-256</w:t>
      </w:r>
      <w:r w:rsidR="00573202">
        <w:rPr>
          <w:rFonts w:cs="Times New Roman" w:hint="eastAsia"/>
        </w:rPr>
        <w:t>。</w:t>
      </w:r>
    </w:p>
    <w:p w14:paraId="239CFDF1" w14:textId="25484F5B" w:rsidR="000D5AD4" w:rsidRDefault="000D5AD4" w:rsidP="000D5AD4">
      <w:pPr>
        <w:spacing w:line="360" w:lineRule="auto"/>
        <w:rPr>
          <w:rFonts w:cs="Times New Roman"/>
        </w:rPr>
      </w:pPr>
      <w:r>
        <w:rPr>
          <w:rFonts w:cs="Times New Roman" w:hint="eastAsia"/>
        </w:rPr>
        <w:t>AHK：计算去重密钥使用的H</w:t>
      </w:r>
      <w:r>
        <w:rPr>
          <w:rFonts w:cs="Times New Roman"/>
        </w:rPr>
        <w:t>ash</w:t>
      </w:r>
      <w:r>
        <w:rPr>
          <w:rFonts w:cs="Times New Roman" w:hint="eastAsia"/>
        </w:rPr>
        <w:t>算法，</w:t>
      </w:r>
      <w:del w:id="59" w:author="Alex Wang" w:date="2019-04-23T01:26:00Z">
        <w:r w:rsidDel="009D2B5C">
          <w:rPr>
            <w:rFonts w:cs="Times New Roman" w:hint="eastAsia"/>
          </w:rPr>
          <w:delText>最好</w:delText>
        </w:r>
      </w:del>
      <w:r>
        <w:rPr>
          <w:rFonts w:cs="Times New Roman" w:hint="eastAsia"/>
        </w:rPr>
        <w:t>与AHP不同而且</w:t>
      </w:r>
      <w:ins w:id="60" w:author="Alex Wang" w:date="2019-04-23T01:26:00Z">
        <w:r w:rsidR="00D502AD">
          <w:rPr>
            <w:rFonts w:cs="Times New Roman" w:hint="eastAsia"/>
          </w:rPr>
          <w:t>输出长度与AEY的密钥长度相同</w:t>
        </w:r>
      </w:ins>
      <w:del w:id="61" w:author="Alex Wang" w:date="2019-04-23T01:26:00Z">
        <w:r w:rsidDel="00D502AD">
          <w:rPr>
            <w:rFonts w:cs="Times New Roman" w:hint="eastAsia"/>
          </w:rPr>
          <w:delText>是不常用的H</w:delText>
        </w:r>
        <w:r w:rsidDel="00D502AD">
          <w:rPr>
            <w:rFonts w:cs="Times New Roman"/>
          </w:rPr>
          <w:delText>ash</w:delText>
        </w:r>
        <w:r w:rsidDel="00D502AD">
          <w:rPr>
            <w:rFonts w:cs="Times New Roman" w:hint="eastAsia"/>
          </w:rPr>
          <w:delText>算法</w:delText>
        </w:r>
      </w:del>
      <w:r>
        <w:rPr>
          <w:rFonts w:cs="Times New Roman" w:hint="eastAsia"/>
        </w:rPr>
        <w:t>，例如S</w:t>
      </w:r>
      <w:r>
        <w:rPr>
          <w:rFonts w:cs="Times New Roman"/>
        </w:rPr>
        <w:t>HA3-256</w:t>
      </w:r>
      <w:r w:rsidR="00573202">
        <w:rPr>
          <w:rFonts w:cs="Times New Roman" w:hint="eastAsia"/>
        </w:rPr>
        <w:t>。</w:t>
      </w:r>
    </w:p>
    <w:p w14:paraId="35DFAF0B" w14:textId="6920AF4A" w:rsidR="00184BA3" w:rsidRDefault="00184BA3" w:rsidP="00184BA3">
      <w:pPr>
        <w:spacing w:line="360" w:lineRule="auto"/>
        <w:rPr>
          <w:rFonts w:cs="Times New Roman"/>
        </w:rPr>
      </w:pPr>
      <w:r>
        <w:rPr>
          <w:rFonts w:cs="Times New Roman" w:hint="eastAsia"/>
        </w:rPr>
        <w:t>PBL：数据块</w:t>
      </w:r>
      <w:r w:rsidR="00E42154">
        <w:rPr>
          <w:rFonts w:cs="Times New Roman" w:hint="eastAsia"/>
        </w:rPr>
        <w:t>上限</w:t>
      </w:r>
      <w:r>
        <w:rPr>
          <w:rFonts w:cs="Times New Roman" w:hint="eastAsia"/>
        </w:rPr>
        <w:t>，取值可能在2</w:t>
      </w:r>
      <w:r>
        <w:rPr>
          <w:rFonts w:cs="Times New Roman"/>
        </w:rPr>
        <w:t>56</w:t>
      </w:r>
      <w:r>
        <w:rPr>
          <w:rFonts w:cs="Times New Roman" w:hint="eastAsia"/>
        </w:rPr>
        <w:t>K-</w:t>
      </w:r>
      <w:r>
        <w:rPr>
          <w:rFonts w:cs="Times New Roman"/>
        </w:rPr>
        <w:t>2</w:t>
      </w:r>
      <w:r>
        <w:rPr>
          <w:rFonts w:cs="Times New Roman" w:hint="eastAsia"/>
        </w:rPr>
        <w:t>M之间</w:t>
      </w:r>
      <w:r w:rsidR="005F70D0">
        <w:rPr>
          <w:rFonts w:cs="Times New Roman" w:hint="eastAsia"/>
        </w:rPr>
        <w:t>，必须是数据分片大小</w:t>
      </w:r>
      <w:r w:rsidR="00E42154">
        <w:rPr>
          <w:rFonts w:cs="Times New Roman" w:hint="eastAsia"/>
        </w:rPr>
        <w:t>PFL</w:t>
      </w:r>
      <w:r w:rsidR="00167EF9">
        <w:rPr>
          <w:rFonts w:cs="Times New Roman" w:hint="eastAsia"/>
        </w:rPr>
        <w:t>减</w:t>
      </w:r>
      <w:r w:rsidR="001E7018">
        <w:rPr>
          <w:rFonts w:cs="Times New Roman"/>
        </w:rPr>
        <w:t>1</w:t>
      </w:r>
      <w:r w:rsidR="00E42154">
        <w:rPr>
          <w:rFonts w:cs="Times New Roman" w:hint="eastAsia"/>
        </w:rPr>
        <w:t>的整数</w:t>
      </w:r>
      <w:proofErr w:type="gramStart"/>
      <w:r w:rsidR="00E42154">
        <w:rPr>
          <w:rFonts w:cs="Times New Roman" w:hint="eastAsia"/>
        </w:rPr>
        <w:t>倍</w:t>
      </w:r>
      <w:proofErr w:type="gramEnd"/>
      <w:del w:id="62" w:author="Alex Wang" w:date="2019-04-03T16:53:00Z">
        <w:r w:rsidR="00167EF9" w:rsidDel="000E55A0">
          <w:rPr>
            <w:rFonts w:cs="Times New Roman" w:hint="eastAsia"/>
          </w:rPr>
          <w:delText>再加2</w:delText>
        </w:r>
      </w:del>
      <w:r w:rsidR="00573202">
        <w:rPr>
          <w:rFonts w:cs="Times New Roman" w:hint="eastAsia"/>
        </w:rPr>
        <w:t>。</w:t>
      </w:r>
    </w:p>
    <w:p w14:paraId="614B1216" w14:textId="6982CF29" w:rsidR="00184BA3" w:rsidRDefault="00184BA3" w:rsidP="00184BA3">
      <w:pPr>
        <w:spacing w:line="360" w:lineRule="auto"/>
        <w:rPr>
          <w:rFonts w:cs="Times New Roman"/>
        </w:rPr>
      </w:pPr>
      <w:r>
        <w:rPr>
          <w:rFonts w:cs="Times New Roman" w:hint="eastAsia"/>
        </w:rPr>
        <w:t>PFL：</w:t>
      </w:r>
      <w:ins w:id="63" w:author="Alex Wang" w:date="2019-04-03T16:54:00Z">
        <w:r w:rsidR="004736E3">
          <w:rPr>
            <w:rFonts w:cs="Times New Roman" w:hint="eastAsia"/>
          </w:rPr>
          <w:t>数据</w:t>
        </w:r>
      </w:ins>
      <w:r>
        <w:rPr>
          <w:rFonts w:cs="Times New Roman" w:hint="eastAsia"/>
        </w:rPr>
        <w:t>分片大小，取值可能在4K-</w:t>
      </w:r>
      <w:r>
        <w:rPr>
          <w:rFonts w:cs="Times New Roman"/>
        </w:rPr>
        <w:t>32</w:t>
      </w:r>
      <w:r>
        <w:rPr>
          <w:rFonts w:cs="Times New Roman" w:hint="eastAsia"/>
        </w:rPr>
        <w:t>K之间</w:t>
      </w:r>
      <w:r w:rsidR="008840E2">
        <w:rPr>
          <w:rFonts w:cs="Times New Roman" w:hint="eastAsia"/>
        </w:rPr>
        <w:t>，必须是4K的整数</w:t>
      </w:r>
      <w:proofErr w:type="gramStart"/>
      <w:r w:rsidR="008840E2">
        <w:rPr>
          <w:rFonts w:cs="Times New Roman" w:hint="eastAsia"/>
        </w:rPr>
        <w:t>倍</w:t>
      </w:r>
      <w:proofErr w:type="gramEnd"/>
      <w:r w:rsidR="00573202">
        <w:rPr>
          <w:rFonts w:cs="Times New Roman" w:hint="eastAsia"/>
        </w:rPr>
        <w:t>。</w:t>
      </w:r>
    </w:p>
    <w:p w14:paraId="56AA5FB8" w14:textId="77777777" w:rsidR="00184BA3" w:rsidRPr="00F943F2" w:rsidRDefault="00184BA3" w:rsidP="00184BA3">
      <w:pPr>
        <w:spacing w:line="360" w:lineRule="auto"/>
        <w:rPr>
          <w:rFonts w:cs="Times New Roman"/>
        </w:rPr>
      </w:pPr>
    </w:p>
    <w:p w14:paraId="6126F00E" w14:textId="77777777" w:rsidR="00184BA3" w:rsidRPr="008E2843" w:rsidRDefault="00184BA3" w:rsidP="00184BA3">
      <w:pPr>
        <w:spacing w:line="360" w:lineRule="auto"/>
        <w:rPr>
          <w:rFonts w:cs="Times New Roman"/>
          <w:b/>
        </w:rPr>
      </w:pPr>
      <w:r w:rsidRPr="008E2843">
        <w:rPr>
          <w:rFonts w:cs="Times New Roman" w:hint="eastAsia"/>
          <w:b/>
        </w:rPr>
        <w:t>可调整系统参数</w:t>
      </w:r>
      <w:r>
        <w:rPr>
          <w:rFonts w:cs="Times New Roman" w:hint="eastAsia"/>
          <w:b/>
        </w:rPr>
        <w:t>或算法</w:t>
      </w:r>
    </w:p>
    <w:p w14:paraId="2DD43D9A" w14:textId="6A207A69" w:rsidR="00184BA3" w:rsidRDefault="00184BA3" w:rsidP="00184BA3">
      <w:pPr>
        <w:spacing w:line="360" w:lineRule="auto"/>
        <w:rPr>
          <w:ins w:id="64" w:author="Alex Wang" w:date="2019-04-03T18:10:00Z"/>
          <w:rFonts w:cs="Times New Roman"/>
        </w:rPr>
      </w:pPr>
      <w:r>
        <w:rPr>
          <w:rFonts w:cs="Times New Roman" w:hint="eastAsia"/>
        </w:rPr>
        <w:lastRenderedPageBreak/>
        <w:t>AP：压缩算法，</w:t>
      </w:r>
      <w:ins w:id="65" w:author="Alex Wang" w:date="2019-03-15T21:56:00Z">
        <w:r w:rsidR="00C329C8">
          <w:rPr>
            <w:rFonts w:cs="Times New Roman" w:hint="eastAsia"/>
          </w:rPr>
          <w:t>要求</w:t>
        </w:r>
      </w:ins>
      <w:ins w:id="66" w:author="Alex Wang" w:date="2019-03-15T22:05:00Z">
        <w:r w:rsidR="00815F9D">
          <w:rPr>
            <w:rFonts w:cs="Times New Roman" w:hint="eastAsia"/>
          </w:rPr>
          <w:t>具备确定性</w:t>
        </w:r>
      </w:ins>
      <w:ins w:id="67" w:author="Alex Wang" w:date="2019-03-15T21:56:00Z">
        <w:r w:rsidR="00C329C8">
          <w:rPr>
            <w:rFonts w:cs="Times New Roman" w:hint="eastAsia"/>
          </w:rPr>
          <w:t>（</w:t>
        </w:r>
      </w:ins>
      <w:ins w:id="68" w:author="Alex Wang" w:date="2019-03-15T22:05:00Z">
        <w:r w:rsidR="00815F9D">
          <w:rPr>
            <w:rFonts w:cs="Times New Roman" w:hint="eastAsia"/>
          </w:rPr>
          <w:t>相同的数据压缩后的结果</w:t>
        </w:r>
      </w:ins>
      <w:ins w:id="69" w:author="Alex Wang" w:date="2019-03-15T22:06:00Z">
        <w:r w:rsidR="00815F9D">
          <w:rPr>
            <w:rFonts w:cs="Times New Roman" w:hint="eastAsia"/>
          </w:rPr>
          <w:t>一定相同</w:t>
        </w:r>
      </w:ins>
      <w:ins w:id="70" w:author="Alex Wang" w:date="2019-03-15T22:07:00Z">
        <w:r w:rsidR="00815F9D">
          <w:rPr>
            <w:rFonts w:cs="Times New Roman" w:hint="eastAsia"/>
          </w:rPr>
          <w:t>，去重需要</w:t>
        </w:r>
      </w:ins>
      <w:ins w:id="71" w:author="Alex Wang" w:date="2019-03-15T21:56:00Z">
        <w:r w:rsidR="00C329C8">
          <w:rPr>
            <w:rFonts w:cs="Times New Roman" w:hint="eastAsia"/>
          </w:rPr>
          <w:t>）</w:t>
        </w:r>
      </w:ins>
      <w:ins w:id="72" w:author="Alex Wang" w:date="2019-03-15T22:07:00Z">
        <w:r w:rsidR="00815F9D">
          <w:rPr>
            <w:rFonts w:cs="Times New Roman" w:hint="eastAsia"/>
          </w:rPr>
          <w:t>，</w:t>
        </w:r>
      </w:ins>
      <w:r>
        <w:rPr>
          <w:rFonts w:cs="Times New Roman" w:hint="eastAsia"/>
        </w:rPr>
        <w:t>可分块解压</w:t>
      </w:r>
      <w:ins w:id="73" w:author="Alex Wang" w:date="2019-03-15T22:08:00Z">
        <w:r w:rsidR="00815F9D">
          <w:rPr>
            <w:rFonts w:cs="Times New Roman" w:hint="eastAsia"/>
          </w:rPr>
          <w:t>（</w:t>
        </w:r>
      </w:ins>
      <w:del w:id="74" w:author="Alex Wang" w:date="2019-03-15T22:08:00Z">
        <w:r w:rsidDel="00815F9D">
          <w:rPr>
            <w:rFonts w:cs="Times New Roman" w:hint="eastAsia"/>
          </w:rPr>
          <w:delText>，即压缩后每块长度</w:delText>
        </w:r>
      </w:del>
      <w:del w:id="75" w:author="Alex Wang" w:date="2019-03-15T22:07:00Z">
        <w:r w:rsidDel="00815F9D">
          <w:rPr>
            <w:rFonts w:cs="Times New Roman" w:hint="eastAsia"/>
          </w:rPr>
          <w:delText>相同（最后一块除外）而且</w:delText>
        </w:r>
      </w:del>
      <w:r>
        <w:rPr>
          <w:rFonts w:cs="Times New Roman" w:hint="eastAsia"/>
        </w:rPr>
        <w:t>可以不依赖之前的块而单独解压任何一块</w:t>
      </w:r>
      <w:ins w:id="76" w:author="Alex Wang" w:date="2019-03-15T22:08:00Z">
        <w:r w:rsidR="00815F9D">
          <w:rPr>
            <w:rFonts w:cs="Times New Roman" w:hint="eastAsia"/>
          </w:rPr>
          <w:t>）</w:t>
        </w:r>
      </w:ins>
      <w:r w:rsidR="007A2194">
        <w:rPr>
          <w:rFonts w:cs="Times New Roman" w:hint="eastAsia"/>
        </w:rPr>
        <w:t>。</w:t>
      </w:r>
      <w:ins w:id="77" w:author="Alex Wang" w:date="2019-03-15T21:55:00Z">
        <w:r w:rsidR="00762229">
          <w:rPr>
            <w:rFonts w:cs="Times New Roman" w:hint="eastAsia"/>
          </w:rPr>
          <w:t>原则上新的压缩算法只会在</w:t>
        </w:r>
      </w:ins>
      <w:ins w:id="78" w:author="Alex Wang" w:date="2019-03-15T22:05:00Z">
        <w:r w:rsidR="00815F9D">
          <w:rPr>
            <w:rFonts w:cs="Times New Roman" w:hint="eastAsia"/>
          </w:rPr>
          <w:t>新文件使用</w:t>
        </w:r>
      </w:ins>
      <w:del w:id="79" w:author="Alex Wang" w:date="2019-03-15T22:08:00Z">
        <w:r w:rsidR="007A2194" w:rsidDel="00815F9D">
          <w:rPr>
            <w:rFonts w:cs="Times New Roman" w:hint="eastAsia"/>
          </w:rPr>
          <w:delText>由于压缩算法编号被记录在数据块中，</w:delText>
        </w:r>
        <w:r w:rsidR="003E0C16" w:rsidDel="00815F9D">
          <w:rPr>
            <w:rFonts w:cs="Times New Roman" w:hint="eastAsia"/>
          </w:rPr>
          <w:delText>理论上</w:delText>
        </w:r>
        <w:r w:rsidDel="00815F9D">
          <w:rPr>
            <w:rFonts w:cs="Times New Roman" w:hint="eastAsia"/>
          </w:rPr>
          <w:delText>可</w:delText>
        </w:r>
        <w:r w:rsidR="007A2194" w:rsidDel="00815F9D">
          <w:rPr>
            <w:rFonts w:cs="Times New Roman" w:hint="eastAsia"/>
          </w:rPr>
          <w:delText>新</w:delText>
        </w:r>
        <w:r w:rsidR="003E0C16" w:rsidDel="00815F9D">
          <w:rPr>
            <w:rFonts w:cs="Times New Roman" w:hint="eastAsia"/>
          </w:rPr>
          <w:delText>增</w:delText>
        </w:r>
        <w:r w:rsidR="007A2194" w:rsidDel="00815F9D">
          <w:rPr>
            <w:rFonts w:cs="Times New Roman" w:hint="eastAsia"/>
          </w:rPr>
          <w:delText>压缩算法，甚至同时采用多种压缩算法，取效果最好的一种</w:delText>
        </w:r>
        <w:r w:rsidR="003E0C16" w:rsidDel="00815F9D">
          <w:rPr>
            <w:rFonts w:cs="Times New Roman" w:hint="eastAsia"/>
          </w:rPr>
          <w:delText>，但为了达到最大去重效果，尽量统一压缩算法</w:delText>
        </w:r>
      </w:del>
      <w:r w:rsidR="00247B27">
        <w:rPr>
          <w:rFonts w:cs="Times New Roman" w:hint="eastAsia"/>
        </w:rPr>
        <w:t>。</w:t>
      </w:r>
    </w:p>
    <w:p w14:paraId="7B0506C7" w14:textId="43D486F4" w:rsidR="009D21E2" w:rsidRDefault="009D21E2" w:rsidP="00184BA3">
      <w:pPr>
        <w:spacing w:line="360" w:lineRule="auto"/>
        <w:rPr>
          <w:rFonts w:cs="Times New Roman"/>
        </w:rPr>
      </w:pPr>
      <w:ins w:id="80" w:author="Alex Wang" w:date="2019-04-03T18:10:00Z">
        <w:r>
          <w:rPr>
            <w:rFonts w:cs="Times New Roman" w:hint="eastAsia"/>
          </w:rPr>
          <w:t>AR：冗余编码算法，例如RS</w:t>
        </w:r>
        <w:r w:rsidR="00357E5A">
          <w:rPr>
            <w:rFonts w:cs="Times New Roman" w:hint="eastAsia"/>
          </w:rPr>
          <w:t>。</w:t>
        </w:r>
      </w:ins>
    </w:p>
    <w:p w14:paraId="5703D506" w14:textId="77777777" w:rsidR="00B37539" w:rsidRDefault="00B37539" w:rsidP="00B37539">
      <w:pPr>
        <w:spacing w:line="360" w:lineRule="auto"/>
        <w:rPr>
          <w:moveTo w:id="81" w:author="Alex Wang" w:date="2019-04-03T18:18:00Z"/>
          <w:rFonts w:cs="Times New Roman"/>
        </w:rPr>
      </w:pPr>
      <w:moveToRangeStart w:id="82" w:author="Alex Wang" w:date="2019-04-03T18:18:00Z" w:name="move5207909"/>
      <w:moveTo w:id="83" w:author="Alex Wang" w:date="2019-04-03T18:18:00Z">
        <w:r>
          <w:rPr>
            <w:rFonts w:cs="Times New Roman" w:hint="eastAsia"/>
          </w:rPr>
          <w:t>PCM：元数据费用，计算每个文件的每周期费用时都要加上一个小额的元数据费用，以避免</w:t>
        </w:r>
        <w:proofErr w:type="gramStart"/>
        <w:r>
          <w:rPr>
            <w:rFonts w:cs="Times New Roman" w:hint="eastAsia"/>
          </w:rPr>
          <w:t>过多小</w:t>
        </w:r>
        <w:proofErr w:type="gramEnd"/>
        <w:r>
          <w:rPr>
            <w:rFonts w:cs="Times New Roman" w:hint="eastAsia"/>
          </w:rPr>
          <w:t>文件消耗系统资源。</w:t>
        </w:r>
      </w:moveTo>
    </w:p>
    <w:moveToRangeEnd w:id="82"/>
    <w:p w14:paraId="3E10FC0C" w14:textId="30A7434F" w:rsidR="0055757A" w:rsidRDefault="0055757A" w:rsidP="00184BA3">
      <w:pPr>
        <w:spacing w:line="360" w:lineRule="auto"/>
        <w:rPr>
          <w:rFonts w:cs="Times New Roman"/>
        </w:rPr>
      </w:pPr>
      <w:r>
        <w:rPr>
          <w:rFonts w:cs="Times New Roman" w:hint="eastAsia"/>
        </w:rPr>
        <w:t>PFR：</w:t>
      </w:r>
      <w:proofErr w:type="gramStart"/>
      <w:r>
        <w:rPr>
          <w:rFonts w:cs="Times New Roman" w:hint="eastAsia"/>
        </w:rPr>
        <w:t>矿池最高</w:t>
      </w:r>
      <w:proofErr w:type="gramEnd"/>
      <w:r>
        <w:rPr>
          <w:rFonts w:cs="Times New Roman" w:hint="eastAsia"/>
        </w:rPr>
        <w:t>容忍故障率，例如5%。只要</w:t>
      </w:r>
      <w:proofErr w:type="gramStart"/>
      <w:r>
        <w:rPr>
          <w:rFonts w:cs="Times New Roman" w:hint="eastAsia"/>
        </w:rPr>
        <w:t>一个矿池所属</w:t>
      </w:r>
      <w:proofErr w:type="gramEnd"/>
      <w:r>
        <w:rPr>
          <w:rFonts w:cs="Times New Roman" w:hint="eastAsia"/>
        </w:rPr>
        <w:t>的存储</w:t>
      </w:r>
      <w:del w:id="84" w:author="Alex Wang" w:date="2019-04-23T21:22:00Z">
        <w:r w:rsidDel="00AF4E7B">
          <w:rPr>
            <w:rFonts w:cs="Times New Roman" w:hint="eastAsia"/>
          </w:rPr>
          <w:delText>存储节点</w:delText>
        </w:r>
      </w:del>
      <w:ins w:id="85" w:author="Alex Wang" w:date="2019-04-23T21:22:00Z">
        <w:r w:rsidR="00AF4E7B">
          <w:rPr>
            <w:rFonts w:cs="Times New Roman" w:hint="eastAsia"/>
          </w:rPr>
          <w:t>数据节点</w:t>
        </w:r>
      </w:ins>
      <w:r>
        <w:rPr>
          <w:rFonts w:cs="Times New Roman" w:hint="eastAsia"/>
        </w:rPr>
        <w:t>的同时故障率低于PFR，则不受惩罚</w:t>
      </w:r>
      <w:r w:rsidR="004A4C54">
        <w:rPr>
          <w:rFonts w:cs="Times New Roman" w:hint="eastAsia"/>
        </w:rPr>
        <w:t>（可能要扣除很小额的数据重建费用）</w:t>
      </w:r>
      <w:r>
        <w:rPr>
          <w:rFonts w:cs="Times New Roman" w:hint="eastAsia"/>
        </w:rPr>
        <w:t>。</w:t>
      </w:r>
    </w:p>
    <w:p w14:paraId="424C01BB" w14:textId="39628B9B" w:rsidR="00184BA3" w:rsidRDefault="00184BA3" w:rsidP="00184BA3">
      <w:pPr>
        <w:spacing w:line="360" w:lineRule="auto"/>
        <w:rPr>
          <w:rFonts w:cs="Times New Roman"/>
        </w:rPr>
      </w:pPr>
      <w:r>
        <w:rPr>
          <w:rFonts w:cs="Times New Roman" w:hint="eastAsia"/>
        </w:rPr>
        <w:t>PL</w:t>
      </w:r>
      <w:r>
        <w:rPr>
          <w:rFonts w:cs="Times New Roman"/>
        </w:rPr>
        <w:t>1</w:t>
      </w:r>
      <w:r>
        <w:rPr>
          <w:rFonts w:cs="Times New Roman" w:hint="eastAsia"/>
        </w:rPr>
        <w:t>：数据块进行冗余编码的长度阀值，例如1</w:t>
      </w:r>
      <w:r>
        <w:rPr>
          <w:rFonts w:cs="Times New Roman"/>
        </w:rPr>
        <w:t>6</w:t>
      </w:r>
      <w:r>
        <w:rPr>
          <w:rFonts w:cs="Times New Roman" w:hint="eastAsia"/>
        </w:rPr>
        <w:t>K，</w:t>
      </w:r>
      <w:proofErr w:type="gramStart"/>
      <w:r>
        <w:rPr>
          <w:rFonts w:cs="Times New Roman" w:hint="eastAsia"/>
        </w:rPr>
        <w:t>高于该阀值</w:t>
      </w:r>
      <w:proofErr w:type="gramEnd"/>
      <w:r>
        <w:rPr>
          <w:rFonts w:cs="Times New Roman" w:hint="eastAsia"/>
        </w:rPr>
        <w:t>用冗余编码</w:t>
      </w:r>
      <w:r w:rsidR="002C64C8">
        <w:rPr>
          <w:rFonts w:cs="Times New Roman" w:hint="eastAsia"/>
        </w:rPr>
        <w:t>。</w:t>
      </w:r>
    </w:p>
    <w:p w14:paraId="78EB3307" w14:textId="449324DD" w:rsidR="00184BA3" w:rsidRDefault="00184BA3" w:rsidP="00184BA3">
      <w:pPr>
        <w:spacing w:line="360" w:lineRule="auto"/>
        <w:rPr>
          <w:rFonts w:cs="Times New Roman"/>
        </w:rPr>
      </w:pPr>
      <w:r>
        <w:rPr>
          <w:rFonts w:cs="Times New Roman" w:hint="eastAsia"/>
        </w:rPr>
        <w:t>PL</w:t>
      </w:r>
      <w:r>
        <w:rPr>
          <w:rFonts w:cs="Times New Roman"/>
        </w:rPr>
        <w:t>2</w:t>
      </w:r>
      <w:r>
        <w:rPr>
          <w:rFonts w:cs="Times New Roman" w:hint="eastAsia"/>
        </w:rPr>
        <w:t>：数据</w:t>
      </w:r>
      <w:proofErr w:type="gramStart"/>
      <w:r>
        <w:rPr>
          <w:rFonts w:cs="Times New Roman" w:hint="eastAsia"/>
        </w:rPr>
        <w:t>块直接</w:t>
      </w:r>
      <w:proofErr w:type="gramEnd"/>
      <w:r>
        <w:rPr>
          <w:rFonts w:cs="Times New Roman" w:hint="eastAsia"/>
        </w:rPr>
        <w:t>保存在数据库中的长度阀值，例如2</w:t>
      </w:r>
      <w:r>
        <w:rPr>
          <w:rFonts w:cs="Times New Roman"/>
        </w:rPr>
        <w:t>56</w:t>
      </w:r>
      <w:r>
        <w:rPr>
          <w:rFonts w:cs="Times New Roman" w:hint="eastAsia"/>
        </w:rPr>
        <w:t>字节，</w:t>
      </w:r>
      <w:proofErr w:type="gramStart"/>
      <w:r>
        <w:rPr>
          <w:rFonts w:cs="Times New Roman" w:hint="eastAsia"/>
        </w:rPr>
        <w:t>低于该阀值</w:t>
      </w:r>
      <w:proofErr w:type="gramEnd"/>
      <w:r>
        <w:rPr>
          <w:rFonts w:cs="Times New Roman" w:hint="eastAsia"/>
        </w:rPr>
        <w:t>数据</w:t>
      </w:r>
      <w:proofErr w:type="gramStart"/>
      <w:r>
        <w:rPr>
          <w:rFonts w:cs="Times New Roman" w:hint="eastAsia"/>
        </w:rPr>
        <w:t>块直接</w:t>
      </w:r>
      <w:proofErr w:type="gramEnd"/>
      <w:r>
        <w:rPr>
          <w:rFonts w:cs="Times New Roman" w:hint="eastAsia"/>
        </w:rPr>
        <w:t>保存在数据库,介于P</w:t>
      </w:r>
      <w:r>
        <w:rPr>
          <w:rFonts w:cs="Times New Roman"/>
        </w:rPr>
        <w:t>L1</w:t>
      </w:r>
      <w:r>
        <w:rPr>
          <w:rFonts w:cs="Times New Roman" w:hint="eastAsia"/>
        </w:rPr>
        <w:t>和PL</w:t>
      </w:r>
      <w:r>
        <w:rPr>
          <w:rFonts w:cs="Times New Roman"/>
        </w:rPr>
        <w:t>2</w:t>
      </w:r>
      <w:r>
        <w:rPr>
          <w:rFonts w:cs="Times New Roman" w:hint="eastAsia"/>
        </w:rPr>
        <w:t>之间用副本方式保存</w:t>
      </w:r>
      <w:r w:rsidR="002C64C8">
        <w:rPr>
          <w:rFonts w:cs="Times New Roman" w:hint="eastAsia"/>
        </w:rPr>
        <w:t>。</w:t>
      </w:r>
    </w:p>
    <w:p w14:paraId="2D112785" w14:textId="075B5CCD" w:rsidR="00EC4813" w:rsidDel="00B37539" w:rsidRDefault="00EC4813" w:rsidP="00EC4813">
      <w:pPr>
        <w:spacing w:line="360" w:lineRule="auto"/>
        <w:rPr>
          <w:moveFrom w:id="86" w:author="Alex Wang" w:date="2019-04-03T18:18:00Z"/>
          <w:rFonts w:cs="Times New Roman"/>
        </w:rPr>
      </w:pPr>
      <w:moveFromRangeStart w:id="87" w:author="Alex Wang" w:date="2019-04-03T18:18:00Z" w:name="move5207909"/>
      <w:moveFrom w:id="88" w:author="Alex Wang" w:date="2019-04-03T18:18:00Z">
        <w:r w:rsidDel="00B37539">
          <w:rPr>
            <w:rFonts w:cs="Times New Roman" w:hint="eastAsia"/>
          </w:rPr>
          <w:t>PCM：元数据费用，计算每个文件的每周期费用时都要加上一个小额的元数据费用，以避免过多小文件消耗系统资源。</w:t>
        </w:r>
      </w:moveFrom>
    </w:p>
    <w:moveFromRangeEnd w:id="87"/>
    <w:p w14:paraId="5BFA0E98" w14:textId="4774A84A" w:rsidR="00D60FD3" w:rsidRDefault="00D60FD3" w:rsidP="00184BA3">
      <w:pPr>
        <w:spacing w:line="360" w:lineRule="auto"/>
        <w:rPr>
          <w:rFonts w:cs="Times New Roman"/>
        </w:rPr>
      </w:pPr>
      <w:r>
        <w:rPr>
          <w:rFonts w:cs="Times New Roman" w:hint="eastAsia"/>
        </w:rPr>
        <w:t>PMF：</w:t>
      </w:r>
      <w:r w:rsidR="009F66FC">
        <w:rPr>
          <w:rFonts w:cs="Times New Roman" w:hint="eastAsia"/>
        </w:rPr>
        <w:t>每个</w:t>
      </w:r>
      <w:del w:id="89" w:author="Alex Wang" w:date="2019-04-23T21:22:00Z">
        <w:r w:rsidR="009F66FC" w:rsidDel="00AF4E7B">
          <w:rPr>
            <w:rFonts w:cs="Times New Roman" w:hint="eastAsia"/>
          </w:rPr>
          <w:delText>存储节点</w:delText>
        </w:r>
      </w:del>
      <w:ins w:id="90" w:author="Alex Wang" w:date="2019-04-23T21:22:00Z">
        <w:r w:rsidR="00AF4E7B">
          <w:rPr>
            <w:rFonts w:cs="Times New Roman" w:hint="eastAsia"/>
          </w:rPr>
          <w:t>数据节点</w:t>
        </w:r>
      </w:ins>
      <w:r w:rsidR="005E653B">
        <w:rPr>
          <w:rFonts w:cs="Times New Roman" w:hint="eastAsia"/>
        </w:rPr>
        <w:t>的索引项是分组</w:t>
      </w:r>
      <w:del w:id="91" w:author="Alex Wang" w:date="2019-03-24T11:45:00Z">
        <w:r w:rsidR="005E653B" w:rsidDel="00190FD7">
          <w:rPr>
            <w:rFonts w:cs="Times New Roman" w:hint="eastAsia"/>
          </w:rPr>
          <w:delText>排序</w:delText>
        </w:r>
      </w:del>
      <w:r w:rsidR="005E653B">
        <w:rPr>
          <w:rFonts w:cs="Times New Roman" w:hint="eastAsia"/>
        </w:rPr>
        <w:t>的，按照数据分片的H</w:t>
      </w:r>
      <w:r w:rsidR="005E653B">
        <w:rPr>
          <w:rFonts w:cs="Times New Roman"/>
        </w:rPr>
        <w:t>ash</w:t>
      </w:r>
      <w:r w:rsidR="005E653B">
        <w:rPr>
          <w:rFonts w:cs="Times New Roman" w:hint="eastAsia"/>
        </w:rPr>
        <w:t>值V</w:t>
      </w:r>
      <w:r w:rsidR="005E653B">
        <w:rPr>
          <w:rFonts w:cs="Times New Roman"/>
        </w:rPr>
        <w:t>HF</w:t>
      </w:r>
      <w:r w:rsidR="005E653B">
        <w:rPr>
          <w:rFonts w:cs="Times New Roman" w:hint="eastAsia"/>
        </w:rPr>
        <w:t>来分组，PMF是每一组可以容纳的索引项数量，该值</w:t>
      </w:r>
      <w:del w:id="92" w:author="Alex Wang" w:date="2019-03-11T07:03:00Z">
        <w:r w:rsidR="005E653B" w:rsidDel="005E72F9">
          <w:rPr>
            <w:rFonts w:cs="Times New Roman" w:hint="eastAsia"/>
          </w:rPr>
          <w:delText>该矿机</w:delText>
        </w:r>
      </w:del>
      <w:r w:rsidR="005E653B">
        <w:rPr>
          <w:rFonts w:cs="Times New Roman" w:hint="eastAsia"/>
        </w:rPr>
        <w:t>略大于该</w:t>
      </w:r>
      <w:del w:id="93" w:author="Alex Wang" w:date="2019-04-23T21:22:00Z">
        <w:r w:rsidR="005E653B" w:rsidDel="00AF4E7B">
          <w:rPr>
            <w:rFonts w:cs="Times New Roman" w:hint="eastAsia"/>
          </w:rPr>
          <w:delText>存储节点</w:delText>
        </w:r>
      </w:del>
      <w:ins w:id="94" w:author="Alex Wang" w:date="2019-04-23T21:22:00Z">
        <w:r w:rsidR="00AF4E7B">
          <w:rPr>
            <w:rFonts w:cs="Times New Roman" w:hint="eastAsia"/>
          </w:rPr>
          <w:t>数据节点</w:t>
        </w:r>
      </w:ins>
      <w:r w:rsidR="005E653B">
        <w:rPr>
          <w:rFonts w:cs="Times New Roman" w:hint="eastAsia"/>
        </w:rPr>
        <w:t>最大存储容量/</w:t>
      </w:r>
      <w:r w:rsidR="005E653B">
        <w:rPr>
          <w:rFonts w:cs="Times New Roman"/>
        </w:rPr>
        <w:t>PFL/</w:t>
      </w:r>
      <w:r w:rsidR="005E653B">
        <w:rPr>
          <w:rFonts w:cs="Times New Roman" w:hint="eastAsia"/>
        </w:rPr>
        <w:t>分组数。当一组</w:t>
      </w:r>
      <w:r w:rsidR="0031038A">
        <w:rPr>
          <w:rFonts w:cs="Times New Roman" w:hint="eastAsia"/>
        </w:rPr>
        <w:t>的</w:t>
      </w:r>
      <w:proofErr w:type="gramStart"/>
      <w:r w:rsidR="0031038A">
        <w:rPr>
          <w:rFonts w:cs="Times New Roman" w:hint="eastAsia"/>
        </w:rPr>
        <w:t>索引项满了</w:t>
      </w:r>
      <w:proofErr w:type="gramEnd"/>
      <w:r w:rsidR="0031038A">
        <w:rPr>
          <w:rFonts w:cs="Times New Roman" w:hint="eastAsia"/>
        </w:rPr>
        <w:t>后，将无法再保存该组的新数据，即溢出。</w:t>
      </w:r>
    </w:p>
    <w:p w14:paraId="26BFCBD7" w14:textId="61690B27" w:rsidR="00D145EE" w:rsidRDefault="00D145EE" w:rsidP="00184BA3">
      <w:pPr>
        <w:spacing w:line="360" w:lineRule="auto"/>
        <w:rPr>
          <w:rFonts w:cs="Times New Roman"/>
        </w:rPr>
      </w:pPr>
      <w:r>
        <w:rPr>
          <w:rFonts w:cs="Times New Roman" w:hint="eastAsia"/>
        </w:rPr>
        <w:t>PNB：</w:t>
      </w:r>
      <w:r w:rsidR="005D66B8">
        <w:rPr>
          <w:rFonts w:cs="Times New Roman" w:hint="eastAsia"/>
        </w:rPr>
        <w:t>系统</w:t>
      </w:r>
      <w:r w:rsidR="007A22EF">
        <w:rPr>
          <w:rFonts w:cs="Times New Roman" w:hint="eastAsia"/>
        </w:rPr>
        <w:t>每次</w:t>
      </w:r>
      <w:r w:rsidR="005D66B8">
        <w:rPr>
          <w:rFonts w:cs="Times New Roman" w:hint="eastAsia"/>
        </w:rPr>
        <w:t>预采购的数据分片数量。</w:t>
      </w:r>
      <w:r w:rsidR="007A22EF">
        <w:rPr>
          <w:rFonts w:cs="Times New Roman" w:hint="eastAsia"/>
        </w:rPr>
        <w:t>在每个</w:t>
      </w:r>
      <w:del w:id="95" w:author="Alex Wang" w:date="2019-04-23T21:22:00Z">
        <w:r w:rsidR="007A22EF" w:rsidDel="00AF4E7B">
          <w:rPr>
            <w:rFonts w:cs="Times New Roman" w:hint="eastAsia"/>
          </w:rPr>
          <w:delText>存储节点</w:delText>
        </w:r>
      </w:del>
      <w:ins w:id="96" w:author="Alex Wang" w:date="2019-04-23T21:22:00Z">
        <w:r w:rsidR="00AF4E7B">
          <w:rPr>
            <w:rFonts w:cs="Times New Roman" w:hint="eastAsia"/>
          </w:rPr>
          <w:t>数据节点</w:t>
        </w:r>
      </w:ins>
      <w:r w:rsidR="007A22EF">
        <w:rPr>
          <w:rFonts w:cs="Times New Roman" w:hint="eastAsia"/>
        </w:rPr>
        <w:t>新注册或预采购的空间存满后，系统都会增发HDD预采购PNB</w:t>
      </w:r>
      <w:proofErr w:type="gramStart"/>
      <w:r w:rsidR="007A22EF">
        <w:rPr>
          <w:rFonts w:cs="Times New Roman" w:hint="eastAsia"/>
        </w:rPr>
        <w:t>个</w:t>
      </w:r>
      <w:proofErr w:type="gramEnd"/>
      <w:r w:rsidR="007A22EF">
        <w:rPr>
          <w:rFonts w:cs="Times New Roman" w:hint="eastAsia"/>
        </w:rPr>
        <w:t>数据分片。</w:t>
      </w:r>
    </w:p>
    <w:p w14:paraId="574EDD07" w14:textId="15DDC311" w:rsidR="002C64C8" w:rsidRDefault="00555830" w:rsidP="00DF71D4">
      <w:pPr>
        <w:spacing w:line="360" w:lineRule="auto"/>
        <w:rPr>
          <w:rFonts w:cs="Times New Roman"/>
        </w:rPr>
      </w:pPr>
      <w:r w:rsidRPr="007D010C">
        <w:rPr>
          <w:rFonts w:cs="Times New Roman"/>
        </w:rPr>
        <w:t>PND</w:t>
      </w:r>
      <w:r>
        <w:rPr>
          <w:rFonts w:cs="Times New Roman" w:hint="eastAsia"/>
        </w:rPr>
        <w:t>：一个数据块内</w:t>
      </w:r>
      <w:r w:rsidRPr="007D010C">
        <w:rPr>
          <w:rFonts w:cs="Times New Roman" w:hint="eastAsia"/>
        </w:rPr>
        <w:t>最多容许掉线</w:t>
      </w:r>
      <w:del w:id="97" w:author="Alex Wang" w:date="2019-04-23T21:22:00Z">
        <w:r w:rsidDel="00AF4E7B">
          <w:rPr>
            <w:rFonts w:cs="Times New Roman" w:hint="eastAsia"/>
          </w:rPr>
          <w:delText>存储节点</w:delText>
        </w:r>
      </w:del>
      <w:ins w:id="98" w:author="Alex Wang" w:date="2019-04-23T21:22:00Z">
        <w:r w:rsidR="00AF4E7B">
          <w:rPr>
            <w:rFonts w:cs="Times New Roman" w:hint="eastAsia"/>
          </w:rPr>
          <w:t>数据节点</w:t>
        </w:r>
      </w:ins>
      <w:r>
        <w:rPr>
          <w:rFonts w:cs="Times New Roman" w:hint="eastAsia"/>
        </w:rPr>
        <w:t>的</w:t>
      </w:r>
      <w:r w:rsidRPr="007D010C">
        <w:rPr>
          <w:rFonts w:cs="Times New Roman" w:hint="eastAsia"/>
        </w:rPr>
        <w:t>数量</w:t>
      </w:r>
      <w:r>
        <w:rPr>
          <w:rFonts w:cs="Times New Roman" w:hint="eastAsia"/>
        </w:rPr>
        <w:t>。</w:t>
      </w:r>
      <w:r w:rsidR="00E053B2">
        <w:rPr>
          <w:rFonts w:cs="Times New Roman" w:hint="eastAsia"/>
        </w:rPr>
        <w:t>例如</w:t>
      </w:r>
      <w:r>
        <w:rPr>
          <w:rFonts w:cs="Times New Roman" w:hint="eastAsia"/>
        </w:rPr>
        <w:t>取值</w:t>
      </w:r>
      <w:r w:rsidR="00E053B2">
        <w:rPr>
          <w:rFonts w:cs="Times New Roman" w:hint="eastAsia"/>
        </w:rPr>
        <w:t>1</w:t>
      </w:r>
      <w:r w:rsidR="00181511">
        <w:rPr>
          <w:rFonts w:cs="Times New Roman"/>
        </w:rPr>
        <w:t>6</w:t>
      </w:r>
      <w:r w:rsidR="00E053B2">
        <w:rPr>
          <w:rFonts w:cs="Times New Roman" w:hint="eastAsia"/>
        </w:rPr>
        <w:t>，代表同一个数据</w:t>
      </w:r>
      <w:proofErr w:type="gramStart"/>
      <w:r w:rsidR="00E053B2">
        <w:rPr>
          <w:rFonts w:cs="Times New Roman" w:hint="eastAsia"/>
        </w:rPr>
        <w:t>块允许</w:t>
      </w:r>
      <w:proofErr w:type="gramEnd"/>
      <w:r w:rsidR="00E053B2">
        <w:rPr>
          <w:rFonts w:cs="Times New Roman" w:hint="eastAsia"/>
        </w:rPr>
        <w:t xml:space="preserve"> </w:t>
      </w:r>
      <w:r w:rsidR="00E053B2">
        <w:rPr>
          <w:rFonts w:cs="Times New Roman"/>
        </w:rPr>
        <w:t>1</w:t>
      </w:r>
      <w:r w:rsidR="005F5E68">
        <w:rPr>
          <w:rFonts w:cs="Times New Roman"/>
        </w:rPr>
        <w:t>6</w:t>
      </w:r>
      <w:r w:rsidR="00E053B2">
        <w:rPr>
          <w:rFonts w:cs="Times New Roman" w:hint="eastAsia"/>
        </w:rPr>
        <w:t>个数据分片</w:t>
      </w:r>
      <w:r w:rsidR="005F5E68">
        <w:rPr>
          <w:rFonts w:cs="Times New Roman" w:hint="eastAsia"/>
        </w:rPr>
        <w:t>丢失</w:t>
      </w:r>
      <w:r w:rsidR="00E053B2">
        <w:rPr>
          <w:rFonts w:cs="Times New Roman" w:hint="eastAsia"/>
        </w:rPr>
        <w:t>也不会影响数据可靠性</w:t>
      </w:r>
      <w:r w:rsidR="005F5E68">
        <w:rPr>
          <w:rFonts w:cs="Times New Roman" w:hint="eastAsia"/>
        </w:rPr>
        <w:t>。</w:t>
      </w:r>
    </w:p>
    <w:p w14:paraId="72119A69" w14:textId="77912C3A" w:rsidR="00184BA3" w:rsidRDefault="00C81068" w:rsidP="00184BA3">
      <w:pPr>
        <w:spacing w:line="360" w:lineRule="auto"/>
        <w:rPr>
          <w:ins w:id="99" w:author="Alex Wang" w:date="2019-04-03T18:18:00Z"/>
          <w:rFonts w:cs="Times New Roman"/>
        </w:rPr>
      </w:pPr>
      <w:r>
        <w:rPr>
          <w:rFonts w:cs="Times New Roman" w:hint="eastAsia"/>
        </w:rPr>
        <w:t>PNF：用户端发给</w:t>
      </w:r>
      <w:del w:id="100" w:author="Alex Wang" w:date="2019-04-23T21:22:00Z">
        <w:r w:rsidDel="00AF4E7B">
          <w:rPr>
            <w:rFonts w:cs="Times New Roman" w:hint="eastAsia"/>
          </w:rPr>
          <w:delText>存储节点</w:delText>
        </w:r>
      </w:del>
      <w:ins w:id="101" w:author="Alex Wang" w:date="2019-04-23T21:22:00Z">
        <w:r w:rsidR="00AF4E7B">
          <w:rPr>
            <w:rFonts w:cs="Times New Roman" w:hint="eastAsia"/>
          </w:rPr>
          <w:t>数据节点</w:t>
        </w:r>
      </w:ins>
      <w:r>
        <w:rPr>
          <w:rFonts w:cs="Times New Roman" w:hint="eastAsia"/>
        </w:rPr>
        <w:t>的数据没通过验签和H</w:t>
      </w:r>
      <w:r>
        <w:rPr>
          <w:rFonts w:cs="Times New Roman"/>
        </w:rPr>
        <w:t>ash</w:t>
      </w:r>
      <w:r>
        <w:rPr>
          <w:rFonts w:cs="Times New Roman" w:hint="eastAsia"/>
        </w:rPr>
        <w:t>验证</w:t>
      </w:r>
      <w:r w:rsidR="008E5524">
        <w:rPr>
          <w:rFonts w:cs="Times New Roman" w:hint="eastAsia"/>
        </w:rPr>
        <w:t>时的重试次数</w:t>
      </w:r>
      <w:r>
        <w:rPr>
          <w:rFonts w:cs="Times New Roman" w:hint="eastAsia"/>
        </w:rPr>
        <w:t>，</w:t>
      </w:r>
      <w:r w:rsidR="008E5524">
        <w:rPr>
          <w:rFonts w:cs="Times New Roman" w:hint="eastAsia"/>
        </w:rPr>
        <w:t>超过该次数都失败</w:t>
      </w:r>
      <w:r>
        <w:rPr>
          <w:rFonts w:cs="Times New Roman" w:hint="eastAsia"/>
        </w:rPr>
        <w:t>证明该用户端在作恶捣乱，将被惩罚。</w:t>
      </w:r>
    </w:p>
    <w:p w14:paraId="286DE830" w14:textId="5E8BB286" w:rsidR="00F752D8" w:rsidRDefault="00F752D8" w:rsidP="00184BA3">
      <w:pPr>
        <w:spacing w:line="360" w:lineRule="auto"/>
        <w:rPr>
          <w:rFonts w:cs="Times New Roman"/>
        </w:rPr>
      </w:pPr>
      <w:ins w:id="102" w:author="Alex Wang" w:date="2019-04-03T18:18:00Z">
        <w:r>
          <w:rPr>
            <w:rFonts w:cs="Times New Roman" w:hint="eastAsia"/>
          </w:rPr>
          <w:t>PNR：重建一个故障节点的数据</w:t>
        </w:r>
      </w:ins>
      <w:ins w:id="103" w:author="Alex Wang" w:date="2019-04-03T18:19:00Z">
        <w:r>
          <w:rPr>
            <w:rFonts w:cs="Times New Roman" w:hint="eastAsia"/>
          </w:rPr>
          <w:t>的节点数。例如当PNR=</w:t>
        </w:r>
        <w:r>
          <w:rPr>
            <w:rFonts w:cs="Times New Roman"/>
          </w:rPr>
          <w:t>100</w:t>
        </w:r>
      </w:ins>
      <w:ins w:id="104" w:author="Alex Wang" w:date="2019-04-12T01:49:00Z">
        <w:r w:rsidR="00D03019">
          <w:rPr>
            <w:rFonts w:cs="Times New Roman"/>
          </w:rPr>
          <w:t>0</w:t>
        </w:r>
      </w:ins>
      <w:ins w:id="105" w:author="Alex Wang" w:date="2019-04-03T18:19:00Z">
        <w:r>
          <w:rPr>
            <w:rFonts w:cs="Times New Roman" w:hint="eastAsia"/>
          </w:rPr>
          <w:t>时，就是1</w:t>
        </w:r>
        <w:r>
          <w:rPr>
            <w:rFonts w:cs="Times New Roman"/>
          </w:rPr>
          <w:t>00</w:t>
        </w:r>
      </w:ins>
      <w:ins w:id="106" w:author="Alex Wang" w:date="2019-04-12T01:49:00Z">
        <w:r w:rsidR="00D03019">
          <w:rPr>
            <w:rFonts w:cs="Times New Roman"/>
          </w:rPr>
          <w:t>0</w:t>
        </w:r>
      </w:ins>
      <w:ins w:id="107" w:author="Alex Wang" w:date="2019-04-03T18:19:00Z">
        <w:r>
          <w:rPr>
            <w:rFonts w:cs="Times New Roman" w:hint="eastAsia"/>
          </w:rPr>
          <w:t>个节点同时重建一个故障节点的数据，每个节点</w:t>
        </w:r>
      </w:ins>
      <w:ins w:id="108" w:author="Alex Wang" w:date="2019-04-03T18:20:00Z">
        <w:r>
          <w:rPr>
            <w:rFonts w:cs="Times New Roman" w:hint="eastAsia"/>
          </w:rPr>
          <w:t>重建</w:t>
        </w:r>
      </w:ins>
      <w:ins w:id="109" w:author="Alex Wang" w:date="2019-04-12T01:49:00Z">
        <w:r w:rsidR="00447F2F">
          <w:rPr>
            <w:rFonts w:cs="Times New Roman" w:hint="eastAsia"/>
          </w:rPr>
          <w:t>0</w:t>
        </w:r>
        <w:r w:rsidR="00447F2F">
          <w:rPr>
            <w:rFonts w:cs="Times New Roman"/>
          </w:rPr>
          <w:t>.</w:t>
        </w:r>
      </w:ins>
      <w:ins w:id="110" w:author="Alex Wang" w:date="2019-04-03T18:20:00Z">
        <w:r>
          <w:rPr>
            <w:rFonts w:cs="Times New Roman" w:hint="eastAsia"/>
          </w:rPr>
          <w:t>1%的数据。</w:t>
        </w:r>
      </w:ins>
    </w:p>
    <w:p w14:paraId="64D6C086" w14:textId="51A19974" w:rsidR="005F5E68" w:rsidRDefault="005F5E68" w:rsidP="00184BA3">
      <w:pPr>
        <w:spacing w:line="360" w:lineRule="auto"/>
        <w:rPr>
          <w:rFonts w:cs="Times New Roman"/>
        </w:rPr>
      </w:pPr>
      <w:r>
        <w:rPr>
          <w:rFonts w:cs="Times New Roman" w:hint="eastAsia"/>
        </w:rPr>
        <w:t>PPC：记账周期</w:t>
      </w:r>
      <w:r w:rsidR="00A45DC4">
        <w:rPr>
          <w:rFonts w:cs="Times New Roman" w:hint="eastAsia"/>
        </w:rPr>
        <w:t>，</w:t>
      </w:r>
      <w:r w:rsidR="00916F39">
        <w:rPr>
          <w:rFonts w:cs="Times New Roman" w:hint="eastAsia"/>
        </w:rPr>
        <w:t>每周期费用和每周期收益就是以记账周期为单位计算存储费用和挖矿收益的。</w:t>
      </w:r>
    </w:p>
    <w:p w14:paraId="3FC8974D" w14:textId="695F9C1B" w:rsidR="005F5E68" w:rsidRPr="008E2843" w:rsidRDefault="005F5E68" w:rsidP="00184BA3">
      <w:pPr>
        <w:spacing w:line="360" w:lineRule="auto"/>
        <w:rPr>
          <w:rFonts w:cs="Times New Roman"/>
        </w:rPr>
      </w:pPr>
      <w:r>
        <w:rPr>
          <w:rFonts w:cs="Times New Roman" w:hint="eastAsia"/>
        </w:rPr>
        <w:t>PMS：最短存储</w:t>
      </w:r>
      <w:r w:rsidR="00206E1C">
        <w:rPr>
          <w:rFonts w:cs="Times New Roman" w:hint="eastAsia"/>
        </w:rPr>
        <w:t>时间</w:t>
      </w:r>
      <w:r w:rsidR="00791FF5">
        <w:rPr>
          <w:rFonts w:cs="Times New Roman" w:hint="eastAsia"/>
        </w:rPr>
        <w:t>。每个文件在上传后必须存储的最短周期，例如</w:t>
      </w:r>
      <w:r w:rsidR="00791FF5">
        <w:rPr>
          <w:rFonts w:cs="Times New Roman"/>
        </w:rPr>
        <w:t>60</w:t>
      </w:r>
      <w:r w:rsidR="00791FF5">
        <w:rPr>
          <w:rFonts w:cs="Times New Roman" w:hint="eastAsia"/>
        </w:rPr>
        <w:t>天，以避免频繁存储删除数据导致的系统负载过重。</w:t>
      </w:r>
    </w:p>
    <w:p w14:paraId="285DAC8D" w14:textId="77777777" w:rsidR="00184BA3" w:rsidRPr="003B6DB0" w:rsidRDefault="00184BA3" w:rsidP="00184BA3">
      <w:pPr>
        <w:spacing w:line="360" w:lineRule="auto"/>
        <w:rPr>
          <w:rFonts w:cs="Times New Roman"/>
        </w:rPr>
      </w:pPr>
    </w:p>
    <w:p w14:paraId="2CB1612F" w14:textId="77777777" w:rsidR="00184BA3" w:rsidRPr="008E2843" w:rsidRDefault="00184BA3" w:rsidP="00184BA3">
      <w:pPr>
        <w:spacing w:line="360" w:lineRule="auto"/>
        <w:rPr>
          <w:rFonts w:cs="Times New Roman"/>
          <w:b/>
        </w:rPr>
      </w:pPr>
      <w:r w:rsidRPr="008E2843">
        <w:rPr>
          <w:rFonts w:cs="Times New Roman" w:hint="eastAsia"/>
          <w:b/>
        </w:rPr>
        <w:t>值</w:t>
      </w:r>
    </w:p>
    <w:p w14:paraId="78E52D68" w14:textId="5A5FB9C4" w:rsidR="0088297C" w:rsidRDefault="0088297C" w:rsidP="00184BA3">
      <w:pPr>
        <w:spacing w:line="360" w:lineRule="auto"/>
        <w:rPr>
          <w:rFonts w:cs="Times New Roman"/>
        </w:rPr>
      </w:pPr>
      <w:r>
        <w:rPr>
          <w:rFonts w:cs="Times New Roman" w:hint="eastAsia"/>
        </w:rPr>
        <w:t>KD：去重用的对称密钥，由数据块</w:t>
      </w:r>
      <w:r w:rsidR="00247B27">
        <w:rPr>
          <w:rFonts w:cs="Times New Roman" w:hint="eastAsia"/>
        </w:rPr>
        <w:t>的明文计算而来。</w:t>
      </w:r>
    </w:p>
    <w:p w14:paraId="2BEA1840" w14:textId="4147BF83" w:rsidR="00184BA3" w:rsidRDefault="00184BA3" w:rsidP="00184BA3">
      <w:pPr>
        <w:spacing w:line="360" w:lineRule="auto"/>
        <w:rPr>
          <w:rFonts w:cs="Times New Roman"/>
        </w:rPr>
      </w:pPr>
      <w:r>
        <w:rPr>
          <w:rFonts w:cs="Times New Roman" w:hint="eastAsia"/>
        </w:rPr>
        <w:t>KED：</w:t>
      </w:r>
      <w:r w:rsidR="00787FD8" w:rsidRPr="007D010C">
        <w:rPr>
          <w:rFonts w:cs="Times New Roman" w:hint="eastAsia"/>
        </w:rPr>
        <w:t>去重用加密存储密钥</w:t>
      </w:r>
      <w:r w:rsidR="00787FD8">
        <w:rPr>
          <w:rFonts w:cs="Times New Roman" w:hint="eastAsia"/>
        </w:rPr>
        <w:t>，</w:t>
      </w:r>
      <w:r>
        <w:rPr>
          <w:rFonts w:cs="Times New Roman" w:hint="eastAsia"/>
        </w:rPr>
        <w:t>用去重密钥</w:t>
      </w:r>
      <w:r w:rsidR="00787FD8">
        <w:rPr>
          <w:rFonts w:cs="Times New Roman" w:hint="eastAsia"/>
        </w:rPr>
        <w:t>KD</w:t>
      </w:r>
      <w:r>
        <w:rPr>
          <w:rFonts w:cs="Times New Roman" w:hint="eastAsia"/>
        </w:rPr>
        <w:t>加密存储密钥</w:t>
      </w:r>
      <w:r w:rsidR="00787FD8">
        <w:rPr>
          <w:rFonts w:cs="Times New Roman" w:hint="eastAsia"/>
        </w:rPr>
        <w:t>KS</w:t>
      </w:r>
      <w:r>
        <w:rPr>
          <w:rFonts w:cs="Times New Roman" w:hint="eastAsia"/>
        </w:rPr>
        <w:t>得到的</w:t>
      </w:r>
      <w:r w:rsidR="00787FD8">
        <w:rPr>
          <w:rFonts w:cs="Times New Roman" w:hint="eastAsia"/>
        </w:rPr>
        <w:t>值</w:t>
      </w:r>
      <w:r w:rsidR="004130EF">
        <w:rPr>
          <w:rFonts w:cs="Times New Roman" w:hint="eastAsia"/>
        </w:rPr>
        <w:t>。</w:t>
      </w:r>
    </w:p>
    <w:p w14:paraId="788ACA7F" w14:textId="6915E3F4" w:rsidR="002252C9" w:rsidRDefault="002252C9" w:rsidP="00184BA3">
      <w:pPr>
        <w:spacing w:line="360" w:lineRule="auto"/>
        <w:rPr>
          <w:rFonts w:cs="Times New Roman"/>
        </w:rPr>
      </w:pPr>
      <w:r>
        <w:rPr>
          <w:rFonts w:cs="Times New Roman" w:hint="eastAsia"/>
        </w:rPr>
        <w:t>KL：导出授权时加密用的随机对称密钥。</w:t>
      </w:r>
    </w:p>
    <w:p w14:paraId="7662DE37" w14:textId="6F69B2B5" w:rsidR="001F0622" w:rsidRDefault="001F0622" w:rsidP="00184BA3">
      <w:pPr>
        <w:spacing w:line="360" w:lineRule="auto"/>
        <w:rPr>
          <w:rFonts w:cs="Times New Roman"/>
        </w:rPr>
      </w:pPr>
      <w:r>
        <w:rPr>
          <w:rFonts w:cs="Times New Roman" w:hint="eastAsia"/>
        </w:rPr>
        <w:lastRenderedPageBreak/>
        <w:t>KEL：</w:t>
      </w:r>
      <w:r w:rsidR="001B71C6">
        <w:rPr>
          <w:rFonts w:cs="Times New Roman" w:hint="eastAsia"/>
        </w:rPr>
        <w:t>用被授权方公</w:t>
      </w:r>
      <w:proofErr w:type="gramStart"/>
      <w:r w:rsidR="001B71C6">
        <w:rPr>
          <w:rFonts w:cs="Times New Roman" w:hint="eastAsia"/>
        </w:rPr>
        <w:t>钥</w:t>
      </w:r>
      <w:proofErr w:type="gramEnd"/>
      <w:r w:rsidR="001B71C6">
        <w:rPr>
          <w:rFonts w:cs="Times New Roman" w:hint="eastAsia"/>
        </w:rPr>
        <w:t>加密KL得到的值。</w:t>
      </w:r>
    </w:p>
    <w:p w14:paraId="5C1C5266" w14:textId="32DFD176" w:rsidR="00515CA7" w:rsidRDefault="00515CA7" w:rsidP="00184BA3">
      <w:pPr>
        <w:spacing w:line="360" w:lineRule="auto"/>
        <w:rPr>
          <w:rFonts w:cs="Times New Roman"/>
        </w:rPr>
      </w:pPr>
      <w:r w:rsidRPr="007D010C">
        <w:rPr>
          <w:rFonts w:cs="Times New Roman"/>
        </w:rPr>
        <w:t>KEU</w:t>
      </w:r>
      <w:r>
        <w:rPr>
          <w:rFonts w:cs="Times New Roman" w:hint="eastAsia"/>
        </w:rPr>
        <w:t>：</w:t>
      </w:r>
      <w:r w:rsidRPr="007D010C">
        <w:rPr>
          <w:rFonts w:cs="Times New Roman" w:hint="eastAsia"/>
        </w:rPr>
        <w:t>用户加密存储密钥</w:t>
      </w:r>
      <w:r w:rsidR="00063772">
        <w:rPr>
          <w:rFonts w:cs="Times New Roman" w:hint="eastAsia"/>
        </w:rPr>
        <w:t>，以用户存储公</w:t>
      </w:r>
      <w:proofErr w:type="gramStart"/>
      <w:r w:rsidR="00063772">
        <w:rPr>
          <w:rFonts w:cs="Times New Roman" w:hint="eastAsia"/>
        </w:rPr>
        <w:t>钥</w:t>
      </w:r>
      <w:proofErr w:type="spellStart"/>
      <w:proofErr w:type="gramEnd"/>
      <w:r w:rsidR="00063772">
        <w:rPr>
          <w:rFonts w:cs="Times New Roman" w:hint="eastAsia"/>
        </w:rPr>
        <w:t>K</w:t>
      </w:r>
      <w:r w:rsidR="00063772">
        <w:rPr>
          <w:rFonts w:cs="Times New Roman"/>
        </w:rPr>
        <w:t>USp</w:t>
      </w:r>
      <w:proofErr w:type="spellEnd"/>
      <w:r w:rsidR="00063772">
        <w:rPr>
          <w:rFonts w:cs="Times New Roman" w:hint="eastAsia"/>
        </w:rPr>
        <w:t>加密存储密钥KS得到的值</w:t>
      </w:r>
      <w:r>
        <w:rPr>
          <w:rFonts w:cs="Times New Roman" w:hint="eastAsia"/>
        </w:rPr>
        <w:t>。</w:t>
      </w:r>
    </w:p>
    <w:p w14:paraId="4054807B" w14:textId="7B9F4132" w:rsidR="004130EF" w:rsidRDefault="004130EF" w:rsidP="00184BA3">
      <w:pPr>
        <w:spacing w:line="360" w:lineRule="auto"/>
        <w:rPr>
          <w:rFonts w:cs="Times New Roman"/>
        </w:rPr>
      </w:pPr>
      <w:r>
        <w:rPr>
          <w:rFonts w:cs="Times New Roman" w:hint="eastAsia"/>
        </w:rPr>
        <w:t>KS： 存储密钥，用于加密各数据分片的对称密钥，随机产生以保证在产生之前没有任何人知晓。</w:t>
      </w:r>
      <w:ins w:id="111" w:author="Alex Wang" w:date="2019-03-11T07:27:00Z">
        <w:r w:rsidR="001A590E">
          <w:rPr>
            <w:rFonts w:cs="Times New Roman" w:hint="eastAsia"/>
          </w:rPr>
          <w:t>前</w:t>
        </w:r>
      </w:ins>
      <w:ins w:id="112" w:author="Alex Wang" w:date="2019-03-11T07:26:00Z">
        <w:r w:rsidR="006878A4">
          <w:rPr>
            <w:rFonts w:cs="Times New Roman" w:hint="eastAsia"/>
          </w:rPr>
          <w:t>1</w:t>
        </w:r>
        <w:r w:rsidR="006878A4">
          <w:rPr>
            <w:rFonts w:cs="Times New Roman"/>
          </w:rPr>
          <w:t>92</w:t>
        </w:r>
        <w:r w:rsidR="006878A4">
          <w:rPr>
            <w:rFonts w:cs="Times New Roman" w:hint="eastAsia"/>
          </w:rPr>
          <w:t>位均为0</w:t>
        </w:r>
      </w:ins>
      <w:ins w:id="113" w:author="Alex Wang" w:date="2019-03-11T07:27:00Z">
        <w:r w:rsidR="001A590E">
          <w:rPr>
            <w:rFonts w:cs="Times New Roman" w:hint="eastAsia"/>
          </w:rPr>
          <w:t>的存储密钥</w:t>
        </w:r>
      </w:ins>
      <w:ins w:id="114" w:author="Alex Wang" w:date="2019-04-07T14:18:00Z">
        <w:r w:rsidR="00AB5402">
          <w:rPr>
            <w:rFonts w:cs="Times New Roman" w:hint="eastAsia"/>
          </w:rPr>
          <w:t>保留</w:t>
        </w:r>
      </w:ins>
      <w:ins w:id="115" w:author="Alex Wang" w:date="2019-03-11T08:37:00Z">
        <w:r w:rsidR="00C56127">
          <w:rPr>
            <w:rFonts w:cs="Times New Roman" w:hint="eastAsia"/>
          </w:rPr>
          <w:t>为特殊用途</w:t>
        </w:r>
      </w:ins>
      <w:ins w:id="116" w:author="Alex Wang" w:date="2019-03-11T09:27:00Z">
        <w:r w:rsidR="00A91D3C">
          <w:rPr>
            <w:rFonts w:cs="Times New Roman" w:hint="eastAsia"/>
          </w:rPr>
          <w:t>。</w:t>
        </w:r>
      </w:ins>
    </w:p>
    <w:p w14:paraId="2064493F" w14:textId="463DA5A2" w:rsidR="00B130BC" w:rsidRDefault="00232BFA" w:rsidP="00184BA3">
      <w:pPr>
        <w:spacing w:line="360" w:lineRule="auto"/>
        <w:rPr>
          <w:rFonts w:cs="Times New Roman"/>
        </w:rPr>
      </w:pPr>
      <w:proofErr w:type="spellStart"/>
      <w:r>
        <w:rPr>
          <w:rFonts w:cs="Times New Roman"/>
        </w:rPr>
        <w:t>KUE</w:t>
      </w:r>
      <w:r w:rsidR="00B130BC" w:rsidRPr="007D010C">
        <w:rPr>
          <w:rFonts w:cs="Times New Roman"/>
        </w:rPr>
        <w:t>p</w:t>
      </w:r>
      <w:proofErr w:type="spellEnd"/>
      <w:r w:rsidR="00B130BC">
        <w:rPr>
          <w:rFonts w:cs="Times New Roman" w:hint="eastAsia"/>
        </w:rPr>
        <w:t>：</w:t>
      </w:r>
      <w:r w:rsidR="00B130BC" w:rsidRPr="007D010C">
        <w:rPr>
          <w:rFonts w:cs="Times New Roman" w:hint="eastAsia"/>
        </w:rPr>
        <w:t>用户</w:t>
      </w:r>
      <w:r w:rsidR="00B932CD">
        <w:rPr>
          <w:rFonts w:cs="Times New Roman" w:hint="eastAsia"/>
        </w:rPr>
        <w:t>加密</w:t>
      </w:r>
      <w:r w:rsidR="00B130BC" w:rsidRPr="007D010C">
        <w:rPr>
          <w:rFonts w:cs="Times New Roman" w:hint="eastAsia"/>
        </w:rPr>
        <w:t>公</w:t>
      </w:r>
      <w:proofErr w:type="gramStart"/>
      <w:r w:rsidR="00B130BC" w:rsidRPr="007D010C">
        <w:rPr>
          <w:rFonts w:cs="Times New Roman" w:hint="eastAsia"/>
        </w:rPr>
        <w:t>钥</w:t>
      </w:r>
      <w:proofErr w:type="gramEnd"/>
      <w:r w:rsidR="00B130BC">
        <w:rPr>
          <w:rFonts w:cs="Times New Roman" w:hint="eastAsia"/>
        </w:rPr>
        <w:t>。</w:t>
      </w:r>
    </w:p>
    <w:p w14:paraId="39BB8AE6" w14:textId="762D9D4B" w:rsidR="0088057D" w:rsidRDefault="00942885" w:rsidP="00184BA3">
      <w:pPr>
        <w:spacing w:line="360" w:lineRule="auto"/>
        <w:rPr>
          <w:ins w:id="117" w:author="Alex Wang" w:date="2019-04-19T02:11:00Z"/>
          <w:rFonts w:cs="Times New Roman"/>
        </w:rPr>
      </w:pPr>
      <w:r>
        <w:rPr>
          <w:rFonts w:cs="Times New Roman" w:hint="eastAsia"/>
        </w:rPr>
        <w:t>VBI：每个数据块的</w:t>
      </w:r>
      <w:ins w:id="118" w:author="Alex Wang" w:date="2019-04-07T19:28:00Z">
        <w:r w:rsidR="0088057D">
          <w:rPr>
            <w:rFonts w:cs="Times New Roman" w:hint="eastAsia"/>
          </w:rPr>
          <w:t>“</w:t>
        </w:r>
      </w:ins>
      <w:r w:rsidR="00D0384E">
        <w:rPr>
          <w:rFonts w:cs="Times New Roman" w:hint="eastAsia"/>
        </w:rPr>
        <w:t>V</w:t>
      </w:r>
      <w:r w:rsidR="00D0384E">
        <w:rPr>
          <w:rFonts w:cs="Times New Roman"/>
        </w:rPr>
        <w:t>HP</w:t>
      </w:r>
      <w:del w:id="119" w:author="Alex Wang" w:date="2019-04-07T19:28:00Z">
        <w:r w:rsidR="00D0384E" w:rsidDel="0088057D">
          <w:rPr>
            <w:rFonts w:cs="Times New Roman"/>
          </w:rPr>
          <w:delText>/</w:delText>
        </w:r>
      </w:del>
      <w:r w:rsidR="00D0384E">
        <w:rPr>
          <w:rFonts w:cs="Times New Roman" w:hint="eastAsia"/>
        </w:rPr>
        <w:t>VH</w:t>
      </w:r>
      <w:r w:rsidR="00DD32C8">
        <w:rPr>
          <w:rFonts w:cs="Times New Roman" w:hint="eastAsia"/>
        </w:rPr>
        <w:t>F列表</w:t>
      </w:r>
      <w:ins w:id="120" w:author="Alex Wang" w:date="2019-04-07T19:28:00Z">
        <w:r w:rsidR="0088057D">
          <w:rPr>
            <w:rFonts w:cs="Times New Roman" w:hint="eastAsia"/>
          </w:rPr>
          <w:t>”</w:t>
        </w:r>
      </w:ins>
      <w:r w:rsidR="00D0384E">
        <w:rPr>
          <w:rFonts w:cs="Times New Roman" w:hint="eastAsia"/>
        </w:rPr>
        <w:t>组合的</w:t>
      </w:r>
      <w:r>
        <w:rPr>
          <w:rFonts w:cs="Times New Roman" w:hint="eastAsia"/>
        </w:rPr>
        <w:t>唯一序号</w:t>
      </w:r>
      <w:r w:rsidR="00991630">
        <w:rPr>
          <w:rFonts w:cs="Times New Roman" w:hint="eastAsia"/>
        </w:rPr>
        <w:t>，全网唯一</w:t>
      </w:r>
      <w:r w:rsidR="0057201F">
        <w:rPr>
          <w:rFonts w:cs="Times New Roman" w:hint="eastAsia"/>
        </w:rPr>
        <w:t>。</w:t>
      </w:r>
      <w:r w:rsidR="007750F5">
        <w:rPr>
          <w:rFonts w:cs="Times New Roman" w:hint="eastAsia"/>
        </w:rPr>
        <w:t>VBI中包含了该数据</w:t>
      </w:r>
      <w:proofErr w:type="gramStart"/>
      <w:r w:rsidR="007750F5">
        <w:rPr>
          <w:rFonts w:cs="Times New Roman" w:hint="eastAsia"/>
        </w:rPr>
        <w:t>块所在</w:t>
      </w:r>
      <w:proofErr w:type="gramEnd"/>
      <w:r w:rsidR="007750F5">
        <w:rPr>
          <w:rFonts w:cs="Times New Roman" w:hint="eastAsia"/>
        </w:rPr>
        <w:t>的超级节点编号，可以依据VBI</w:t>
      </w:r>
      <w:r w:rsidR="00B90C8E">
        <w:rPr>
          <w:rFonts w:cs="Times New Roman" w:hint="eastAsia"/>
        </w:rPr>
        <w:t>找到</w:t>
      </w:r>
      <w:r w:rsidR="003D4FB4">
        <w:rPr>
          <w:rFonts w:cs="Times New Roman" w:hint="eastAsia"/>
        </w:rPr>
        <w:t>其对应的</w:t>
      </w:r>
      <w:del w:id="121" w:author="Alex Wang" w:date="2019-04-03T13:11:00Z">
        <w:r w:rsidR="003D4FB4" w:rsidDel="00427C59">
          <w:rPr>
            <w:rFonts w:cs="Times New Roman" w:hint="eastAsia"/>
          </w:rPr>
          <w:delText>BPD</w:delText>
        </w:r>
      </w:del>
      <w:ins w:id="122" w:author="Alex Wang" w:date="2019-04-03T13:11:00Z">
        <w:r w:rsidR="00427C59">
          <w:rPr>
            <w:rFonts w:cs="Times New Roman" w:hint="eastAsia"/>
          </w:rPr>
          <w:t>SND</w:t>
        </w:r>
      </w:ins>
      <w:r w:rsidR="003D4FB4">
        <w:rPr>
          <w:rFonts w:cs="Times New Roman" w:hint="eastAsia"/>
        </w:rPr>
        <w:t>。</w:t>
      </w:r>
    </w:p>
    <w:p w14:paraId="4EF84267" w14:textId="3B449C34" w:rsidR="0058073A" w:rsidRDefault="0058073A" w:rsidP="00184BA3">
      <w:pPr>
        <w:spacing w:line="360" w:lineRule="auto"/>
        <w:rPr>
          <w:rFonts w:cs="Times New Roman"/>
        </w:rPr>
      </w:pPr>
      <w:ins w:id="123" w:author="Alex Wang" w:date="2019-04-19T02:11:00Z">
        <w:r>
          <w:rPr>
            <w:rFonts w:cs="Times New Roman" w:hint="eastAsia"/>
          </w:rPr>
          <w:t>VHB：一个数据块的所有数据分片的</w:t>
        </w:r>
      </w:ins>
      <w:ins w:id="124" w:author="Alex Wang" w:date="2019-04-19T02:12:00Z">
        <w:r>
          <w:rPr>
            <w:rFonts w:cs="Times New Roman" w:hint="eastAsia"/>
          </w:rPr>
          <w:t>H</w:t>
        </w:r>
        <w:r>
          <w:rPr>
            <w:rFonts w:cs="Times New Roman"/>
          </w:rPr>
          <w:t>ash</w:t>
        </w:r>
        <w:r>
          <w:rPr>
            <w:rFonts w:cs="Times New Roman" w:hint="eastAsia"/>
          </w:rPr>
          <w:t>值V</w:t>
        </w:r>
        <w:r>
          <w:rPr>
            <w:rFonts w:cs="Times New Roman"/>
          </w:rPr>
          <w:t>HF</w:t>
        </w:r>
        <w:r>
          <w:rPr>
            <w:rFonts w:cs="Times New Roman" w:hint="eastAsia"/>
          </w:rPr>
          <w:t>的列表的H</w:t>
        </w:r>
        <w:r>
          <w:rPr>
            <w:rFonts w:cs="Times New Roman"/>
          </w:rPr>
          <w:t>ash</w:t>
        </w:r>
        <w:r>
          <w:rPr>
            <w:rFonts w:cs="Times New Roman" w:hint="eastAsia"/>
          </w:rPr>
          <w:t>值。</w:t>
        </w:r>
      </w:ins>
    </w:p>
    <w:p w14:paraId="1F7FCF13" w14:textId="63BC3F50" w:rsidR="009A2CB1" w:rsidRDefault="009A2CB1" w:rsidP="00184BA3">
      <w:pPr>
        <w:spacing w:line="360" w:lineRule="auto"/>
        <w:rPr>
          <w:ins w:id="125" w:author="Alex Wang" w:date="2019-04-07T19:28:00Z"/>
          <w:rFonts w:cs="Times New Roman"/>
        </w:rPr>
      </w:pPr>
      <w:r>
        <w:rPr>
          <w:rFonts w:cs="Times New Roman" w:hint="eastAsia"/>
        </w:rPr>
        <w:t>VHF：一个数据分片的H</w:t>
      </w:r>
      <w:r>
        <w:rPr>
          <w:rFonts w:cs="Times New Roman"/>
        </w:rPr>
        <w:t>ash</w:t>
      </w:r>
      <w:r>
        <w:rPr>
          <w:rFonts w:cs="Times New Roman" w:hint="eastAsia"/>
        </w:rPr>
        <w:t>值。</w:t>
      </w:r>
      <w:r w:rsidR="007C769B">
        <w:rPr>
          <w:rFonts w:cs="Times New Roman" w:hint="eastAsia"/>
        </w:rPr>
        <w:t>一个数据块的所有数据分片的</w:t>
      </w:r>
      <w:r w:rsidR="007C769B">
        <w:rPr>
          <w:rFonts w:cs="Times New Roman"/>
        </w:rPr>
        <w:t>VHF</w:t>
      </w:r>
      <w:r w:rsidR="007C769B">
        <w:rPr>
          <w:rFonts w:cs="Times New Roman" w:hint="eastAsia"/>
        </w:rPr>
        <w:t>列表代表该数据块的密文H</w:t>
      </w:r>
      <w:r w:rsidR="007C769B">
        <w:rPr>
          <w:rFonts w:cs="Times New Roman"/>
        </w:rPr>
        <w:t>ash</w:t>
      </w:r>
      <w:r w:rsidR="007C769B">
        <w:rPr>
          <w:rFonts w:cs="Times New Roman" w:hint="eastAsia"/>
        </w:rPr>
        <w:t>值。</w:t>
      </w:r>
    </w:p>
    <w:p w14:paraId="47D5DB52" w14:textId="1AE1872F" w:rsidR="0088057D" w:rsidRPr="0088057D" w:rsidRDefault="0088057D" w:rsidP="00184BA3">
      <w:pPr>
        <w:spacing w:line="360" w:lineRule="auto"/>
        <w:rPr>
          <w:rFonts w:cs="Times New Roman"/>
        </w:rPr>
      </w:pPr>
      <w:ins w:id="126" w:author="Alex Wang" w:date="2019-04-07T19:28:00Z">
        <w:r>
          <w:rPr>
            <w:rFonts w:cs="Times New Roman" w:hint="eastAsia"/>
          </w:rPr>
          <w:t>VHP：一个数据块的明文</w:t>
        </w:r>
      </w:ins>
      <w:ins w:id="127" w:author="Alex Wang" w:date="2019-04-07T19:29:00Z">
        <w:r>
          <w:rPr>
            <w:rFonts w:cs="Times New Roman" w:hint="eastAsia"/>
          </w:rPr>
          <w:t>H</w:t>
        </w:r>
        <w:r>
          <w:rPr>
            <w:rFonts w:cs="Times New Roman"/>
          </w:rPr>
          <w:t>ash</w:t>
        </w:r>
        <w:r>
          <w:rPr>
            <w:rFonts w:cs="Times New Roman" w:hint="eastAsia"/>
          </w:rPr>
          <w:t>值。</w:t>
        </w:r>
      </w:ins>
    </w:p>
    <w:p w14:paraId="34CF312E" w14:textId="7DC173C8" w:rsidR="004B2AEC" w:rsidRDefault="00184BA3" w:rsidP="004B2AEC">
      <w:pPr>
        <w:spacing w:line="360" w:lineRule="auto"/>
        <w:rPr>
          <w:ins w:id="128" w:author="Alex Wang" w:date="2019-04-21T16:32:00Z"/>
          <w:rFonts w:cs="Times New Roman"/>
        </w:rPr>
      </w:pPr>
      <w:r>
        <w:rPr>
          <w:rFonts w:cs="Times New Roman" w:hint="eastAsia"/>
        </w:rPr>
        <w:t>VHW：文件的整体明文H</w:t>
      </w:r>
      <w:r>
        <w:rPr>
          <w:rFonts w:cs="Times New Roman"/>
        </w:rPr>
        <w:t>ash</w:t>
      </w:r>
      <w:r>
        <w:rPr>
          <w:rFonts w:cs="Times New Roman" w:hint="eastAsia"/>
        </w:rPr>
        <w:t>值，暂定3</w:t>
      </w:r>
      <w:r>
        <w:rPr>
          <w:rFonts w:cs="Times New Roman"/>
        </w:rPr>
        <w:t>2</w:t>
      </w:r>
      <w:r>
        <w:rPr>
          <w:rFonts w:cs="Times New Roman" w:hint="eastAsia"/>
        </w:rPr>
        <w:t>字节</w:t>
      </w:r>
      <w:r w:rsidR="009A2CB1">
        <w:rPr>
          <w:rFonts w:cs="Times New Roman" w:hint="eastAsia"/>
        </w:rPr>
        <w:t>。</w:t>
      </w:r>
    </w:p>
    <w:p w14:paraId="0183C87B" w14:textId="46B9B3F8" w:rsidR="00816821" w:rsidRDefault="00816821" w:rsidP="004B2AEC">
      <w:pPr>
        <w:spacing w:line="360" w:lineRule="auto"/>
        <w:rPr>
          <w:rFonts w:cs="Times New Roman"/>
        </w:rPr>
      </w:pPr>
      <w:ins w:id="129" w:author="Alex Wang" w:date="2019-04-21T16:33:00Z">
        <w:r>
          <w:rPr>
            <w:rFonts w:cs="Times New Roman" w:hint="eastAsia"/>
          </w:rPr>
          <w:t>V</w:t>
        </w:r>
        <w:r>
          <w:rPr>
            <w:rFonts w:cs="Times New Roman"/>
          </w:rPr>
          <w:t>ND</w:t>
        </w:r>
        <w:r>
          <w:rPr>
            <w:rFonts w:cs="Times New Roman" w:hint="eastAsia"/>
          </w:rPr>
          <w:t>：</w:t>
        </w:r>
        <w:r w:rsidR="003060A4">
          <w:rPr>
            <w:rFonts w:cs="Times New Roman" w:hint="eastAsia"/>
          </w:rPr>
          <w:t>全局文件流水号，</w:t>
        </w:r>
      </w:ins>
      <w:ins w:id="130" w:author="Alex Wang" w:date="2019-04-21T16:34:00Z">
        <w:r w:rsidR="003060A4">
          <w:rPr>
            <w:rFonts w:cs="Times New Roman" w:hint="eastAsia"/>
          </w:rPr>
          <w:t>全局文件去重表DFD中使用。这是</w:t>
        </w:r>
      </w:ins>
      <w:ins w:id="131" w:author="Alex Wang" w:date="2019-04-21T16:33:00Z">
        <w:r w:rsidR="003060A4">
          <w:rPr>
            <w:rFonts w:cs="Times New Roman" w:hint="eastAsia"/>
          </w:rPr>
          <w:t>比H</w:t>
        </w:r>
        <w:r w:rsidR="003060A4">
          <w:rPr>
            <w:rFonts w:cs="Times New Roman"/>
          </w:rPr>
          <w:t>ash</w:t>
        </w:r>
        <w:r w:rsidR="003060A4">
          <w:rPr>
            <w:rFonts w:cs="Times New Roman" w:hint="eastAsia"/>
          </w:rPr>
          <w:t>值更短的唯一ID，而且不泄露与文件内容相关的任何信息，暂定</w:t>
        </w:r>
        <w:r w:rsidR="003060A4">
          <w:rPr>
            <w:rFonts w:cs="Times New Roman"/>
          </w:rPr>
          <w:t>8</w:t>
        </w:r>
        <w:r w:rsidR="003060A4">
          <w:rPr>
            <w:rFonts w:cs="Times New Roman" w:hint="eastAsia"/>
          </w:rPr>
          <w:t>字节，由生成VN</w:t>
        </w:r>
      </w:ins>
      <w:ins w:id="132" w:author="Alex Wang" w:date="2019-04-21T16:34:00Z">
        <w:r w:rsidR="00D169DB">
          <w:rPr>
            <w:rFonts w:cs="Times New Roman" w:hint="eastAsia"/>
          </w:rPr>
          <w:t>D</w:t>
        </w:r>
      </w:ins>
      <w:ins w:id="133" w:author="Alex Wang" w:date="2019-04-21T16:33:00Z">
        <w:r w:rsidR="003060A4">
          <w:rPr>
            <w:rFonts w:cs="Times New Roman" w:hint="eastAsia"/>
          </w:rPr>
          <w:t>的超级节点ID和该节点的自增序号构成。</w:t>
        </w:r>
      </w:ins>
    </w:p>
    <w:p w14:paraId="7FB10961" w14:textId="09DC005F" w:rsidR="004B2AEC" w:rsidRDefault="004B2AEC" w:rsidP="004B2AEC">
      <w:pPr>
        <w:spacing w:line="360" w:lineRule="auto"/>
        <w:rPr>
          <w:rFonts w:cs="Times New Roman"/>
        </w:rPr>
      </w:pPr>
      <w:r>
        <w:rPr>
          <w:rFonts w:cs="Times New Roman" w:hint="eastAsia"/>
        </w:rPr>
        <w:t>VNF：一个</w:t>
      </w:r>
      <w:r w:rsidR="006B6179">
        <w:rPr>
          <w:rFonts w:cs="Times New Roman" w:hint="eastAsia"/>
        </w:rPr>
        <w:t>压缩加密后的</w:t>
      </w:r>
      <w:r>
        <w:rPr>
          <w:rFonts w:cs="Times New Roman" w:hint="eastAsia"/>
        </w:rPr>
        <w:t>数据块分成多少个</w:t>
      </w:r>
      <w:r w:rsidR="00853685">
        <w:rPr>
          <w:rFonts w:cs="Times New Roman" w:hint="eastAsia"/>
        </w:rPr>
        <w:t>冗余的</w:t>
      </w:r>
      <w:r>
        <w:rPr>
          <w:rFonts w:cs="Times New Roman" w:hint="eastAsia"/>
        </w:rPr>
        <w:t>数据分片。YTFS采取数据分片定长的模式，所以每个数据块的VNF可能都是不同的。</w:t>
      </w:r>
    </w:p>
    <w:p w14:paraId="5EA84B03" w14:textId="5856A316" w:rsidR="00184BA3" w:rsidRDefault="00184BA3" w:rsidP="00184BA3">
      <w:pPr>
        <w:spacing w:line="360" w:lineRule="auto"/>
        <w:rPr>
          <w:rFonts w:cs="Times New Roman"/>
        </w:rPr>
      </w:pPr>
      <w:r>
        <w:rPr>
          <w:rFonts w:cs="Times New Roman" w:hint="eastAsia"/>
        </w:rPr>
        <w:t>VNU：</w:t>
      </w:r>
      <w:ins w:id="134" w:author="Alex Wang" w:date="2019-04-21T16:33:00Z">
        <w:r w:rsidR="00816821">
          <w:rPr>
            <w:rFonts w:cs="Times New Roman" w:hint="eastAsia"/>
          </w:rPr>
          <w:t>用户</w:t>
        </w:r>
      </w:ins>
      <w:r>
        <w:rPr>
          <w:rFonts w:cs="Times New Roman" w:hint="eastAsia"/>
        </w:rPr>
        <w:t>文件流水号，</w:t>
      </w:r>
      <w:ins w:id="135" w:author="Alex Wang" w:date="2019-04-21T16:34:00Z">
        <w:r w:rsidR="00D169DB">
          <w:rPr>
            <w:rFonts w:cs="Times New Roman" w:hint="eastAsia"/>
          </w:rPr>
          <w:t>用户文件去重表DUD中使用。这是</w:t>
        </w:r>
      </w:ins>
      <w:r>
        <w:rPr>
          <w:rFonts w:cs="Times New Roman" w:hint="eastAsia"/>
        </w:rPr>
        <w:t>比H</w:t>
      </w:r>
      <w:r>
        <w:rPr>
          <w:rFonts w:cs="Times New Roman"/>
        </w:rPr>
        <w:t>ash</w:t>
      </w:r>
      <w:r>
        <w:rPr>
          <w:rFonts w:cs="Times New Roman" w:hint="eastAsia"/>
        </w:rPr>
        <w:t>值更短的唯一ID，而且不泄露与文件内容相关的任何信息，暂定</w:t>
      </w:r>
      <w:ins w:id="136" w:author="Alex Wang" w:date="2019-03-11T07:19:00Z">
        <w:r w:rsidR="00F20EF1">
          <w:rPr>
            <w:rFonts w:cs="Times New Roman"/>
          </w:rPr>
          <w:t>8</w:t>
        </w:r>
      </w:ins>
      <w:del w:id="137" w:author="Alex Wang" w:date="2019-03-11T07:19:00Z">
        <w:r w:rsidDel="00F20EF1">
          <w:rPr>
            <w:rFonts w:cs="Times New Roman" w:hint="eastAsia"/>
          </w:rPr>
          <w:delText>1</w:delText>
        </w:r>
        <w:r w:rsidDel="00F20EF1">
          <w:rPr>
            <w:rFonts w:cs="Times New Roman"/>
          </w:rPr>
          <w:delText>2</w:delText>
        </w:r>
      </w:del>
      <w:r>
        <w:rPr>
          <w:rFonts w:cs="Times New Roman" w:hint="eastAsia"/>
        </w:rPr>
        <w:t>字节</w:t>
      </w:r>
      <w:ins w:id="138" w:author="Alex Wang" w:date="2019-03-11T07:18:00Z">
        <w:r w:rsidR="008C0BFC">
          <w:rPr>
            <w:rFonts w:cs="Times New Roman" w:hint="eastAsia"/>
          </w:rPr>
          <w:t>，由生成VNU的超级节点ID和该节点</w:t>
        </w:r>
        <w:r w:rsidR="00276085">
          <w:rPr>
            <w:rFonts w:cs="Times New Roman" w:hint="eastAsia"/>
          </w:rPr>
          <w:t>的</w:t>
        </w:r>
      </w:ins>
      <w:ins w:id="139" w:author="Alex Wang" w:date="2019-03-11T07:19:00Z">
        <w:r w:rsidR="00276085">
          <w:rPr>
            <w:rFonts w:cs="Times New Roman" w:hint="eastAsia"/>
          </w:rPr>
          <w:t>自增序号构成</w:t>
        </w:r>
      </w:ins>
      <w:r w:rsidR="009A2CB1">
        <w:rPr>
          <w:rFonts w:cs="Times New Roman" w:hint="eastAsia"/>
        </w:rPr>
        <w:t>。</w:t>
      </w:r>
    </w:p>
    <w:p w14:paraId="718C5B93" w14:textId="2466253C" w:rsidR="00184BA3" w:rsidRDefault="00AB6164" w:rsidP="00184BA3">
      <w:pPr>
        <w:spacing w:line="360" w:lineRule="auto"/>
        <w:rPr>
          <w:rFonts w:cs="Times New Roman"/>
        </w:rPr>
      </w:pPr>
      <w:r>
        <w:rPr>
          <w:rFonts w:cs="Times New Roman" w:hint="eastAsia"/>
        </w:rPr>
        <w:t>VPS：</w:t>
      </w:r>
      <w:r w:rsidR="0037159D">
        <w:rPr>
          <w:rFonts w:cs="Times New Roman" w:hint="eastAsia"/>
        </w:rPr>
        <w:t>整个YTFS系统的物理总存储容量。</w:t>
      </w:r>
    </w:p>
    <w:p w14:paraId="19ACF51A" w14:textId="77777777" w:rsidR="00AB6164" w:rsidRPr="008E2843" w:rsidRDefault="00AB6164" w:rsidP="00184BA3">
      <w:pPr>
        <w:spacing w:line="360" w:lineRule="auto"/>
        <w:rPr>
          <w:rFonts w:cs="Times New Roman"/>
        </w:rPr>
      </w:pPr>
    </w:p>
    <w:p w14:paraId="30A20E37" w14:textId="7B58C637" w:rsidR="00184BA3" w:rsidRPr="008E2843" w:rsidRDefault="00D32FD1" w:rsidP="00184BA3">
      <w:pPr>
        <w:spacing w:line="360" w:lineRule="auto"/>
        <w:rPr>
          <w:rFonts w:cs="Times New Roman"/>
          <w:b/>
        </w:rPr>
      </w:pPr>
      <w:r>
        <w:rPr>
          <w:rFonts w:cs="Times New Roman" w:hint="eastAsia"/>
          <w:b/>
        </w:rPr>
        <w:t>代号</w:t>
      </w:r>
    </w:p>
    <w:p w14:paraId="336B797C" w14:textId="746F72B8" w:rsidR="002B405E" w:rsidRDefault="002B405E" w:rsidP="00184BA3">
      <w:pPr>
        <w:spacing w:line="360" w:lineRule="auto"/>
        <w:rPr>
          <w:ins w:id="140" w:author="Alex Wang" w:date="2019-04-20T09:51:00Z"/>
          <w:rFonts w:cs="Times New Roman"/>
        </w:rPr>
      </w:pPr>
      <w:ins w:id="141" w:author="Alex Wang" w:date="2019-04-20T09:51:00Z">
        <w:r>
          <w:rPr>
            <w:rFonts w:cs="Times New Roman" w:hint="eastAsia"/>
          </w:rPr>
          <w:t>SNF：与某文件对应的</w:t>
        </w:r>
      </w:ins>
      <w:ins w:id="142" w:author="Alex Wang" w:date="2019-04-20T09:52:00Z">
        <w:r>
          <w:rPr>
            <w:rFonts w:cs="Times New Roman" w:hint="eastAsia"/>
          </w:rPr>
          <w:t>超级节点，根据文件H</w:t>
        </w:r>
        <w:r>
          <w:rPr>
            <w:rFonts w:cs="Times New Roman"/>
          </w:rPr>
          <w:t>ash</w:t>
        </w:r>
        <w:r>
          <w:rPr>
            <w:rFonts w:cs="Times New Roman" w:hint="eastAsia"/>
          </w:rPr>
          <w:t>值V</w:t>
        </w:r>
        <w:r>
          <w:rPr>
            <w:rFonts w:cs="Times New Roman"/>
          </w:rPr>
          <w:t>HW</w:t>
        </w:r>
        <w:r>
          <w:rPr>
            <w:rFonts w:cs="Times New Roman" w:hint="eastAsia"/>
          </w:rPr>
          <w:t>计算</w:t>
        </w:r>
      </w:ins>
    </w:p>
    <w:p w14:paraId="5408188A" w14:textId="73342B3B" w:rsidR="00184BA3" w:rsidRDefault="00184BA3" w:rsidP="00184BA3">
      <w:pPr>
        <w:spacing w:line="360" w:lineRule="auto"/>
        <w:rPr>
          <w:rFonts w:cs="Times New Roman"/>
        </w:rPr>
      </w:pPr>
      <w:del w:id="143" w:author="Alex Wang" w:date="2019-04-03T13:11:00Z">
        <w:r w:rsidDel="00427C59">
          <w:rPr>
            <w:rFonts w:cs="Times New Roman" w:hint="eastAsia"/>
          </w:rPr>
          <w:delText>BPU</w:delText>
        </w:r>
      </w:del>
      <w:ins w:id="144" w:author="Alex Wang" w:date="2019-04-03T13:11:00Z">
        <w:r w:rsidR="00427C59">
          <w:rPr>
            <w:rFonts w:cs="Times New Roman" w:hint="eastAsia"/>
          </w:rPr>
          <w:t>SNU</w:t>
        </w:r>
      </w:ins>
      <w:r>
        <w:rPr>
          <w:rFonts w:cs="Times New Roman" w:hint="eastAsia"/>
        </w:rPr>
        <w:t>：与某用户对应的超级节点，根据用户ID取模计算</w:t>
      </w:r>
    </w:p>
    <w:p w14:paraId="55A247B0" w14:textId="2846661F" w:rsidR="00184BA3" w:rsidRDefault="00184BA3" w:rsidP="00184BA3">
      <w:pPr>
        <w:spacing w:line="360" w:lineRule="auto"/>
        <w:rPr>
          <w:rFonts w:cs="Times New Roman"/>
        </w:rPr>
      </w:pPr>
      <w:del w:id="145" w:author="Alex Wang" w:date="2019-04-03T13:11:00Z">
        <w:r w:rsidDel="00427C59">
          <w:rPr>
            <w:rFonts w:cs="Times New Roman" w:hint="eastAsia"/>
          </w:rPr>
          <w:delText>BPD</w:delText>
        </w:r>
      </w:del>
      <w:ins w:id="146" w:author="Alex Wang" w:date="2019-04-03T13:11:00Z">
        <w:r w:rsidR="00427C59">
          <w:rPr>
            <w:rFonts w:cs="Times New Roman" w:hint="eastAsia"/>
          </w:rPr>
          <w:t>SND</w:t>
        </w:r>
      </w:ins>
      <w:r>
        <w:rPr>
          <w:rFonts w:cs="Times New Roman" w:hint="eastAsia"/>
        </w:rPr>
        <w:t>：与</w:t>
      </w:r>
      <w:proofErr w:type="gramStart"/>
      <w:r>
        <w:rPr>
          <w:rFonts w:cs="Times New Roman" w:hint="eastAsia"/>
        </w:rPr>
        <w:t>某数据</w:t>
      </w:r>
      <w:proofErr w:type="gramEnd"/>
      <w:r>
        <w:rPr>
          <w:rFonts w:cs="Times New Roman" w:hint="eastAsia"/>
        </w:rPr>
        <w:t>块对应的超级节点，根据VHP取模计算</w:t>
      </w:r>
    </w:p>
    <w:p w14:paraId="4DA517CF" w14:textId="0D48C1A9" w:rsidR="00184BA3" w:rsidRDefault="00184BA3" w:rsidP="00184BA3">
      <w:pPr>
        <w:spacing w:line="360" w:lineRule="auto"/>
        <w:rPr>
          <w:rFonts w:cs="Times New Roman"/>
        </w:rPr>
      </w:pPr>
      <w:del w:id="147" w:author="Alex Wang" w:date="2019-04-03T13:11:00Z">
        <w:r w:rsidDel="00427C59">
          <w:rPr>
            <w:rFonts w:cs="Times New Roman" w:hint="eastAsia"/>
          </w:rPr>
          <w:delText>BPM</w:delText>
        </w:r>
      </w:del>
      <w:ins w:id="148" w:author="Alex Wang" w:date="2019-04-03T13:11:00Z">
        <w:r w:rsidR="00427C59">
          <w:rPr>
            <w:rFonts w:cs="Times New Roman" w:hint="eastAsia"/>
          </w:rPr>
          <w:t>SNM</w:t>
        </w:r>
      </w:ins>
      <w:r>
        <w:rPr>
          <w:rFonts w:cs="Times New Roman" w:hint="eastAsia"/>
        </w:rPr>
        <w:t>：与某</w:t>
      </w:r>
      <w:del w:id="149" w:author="Alex Wang" w:date="2019-04-23T21:22:00Z">
        <w:r w:rsidDel="00AF4E7B">
          <w:rPr>
            <w:rFonts w:cs="Times New Roman" w:hint="eastAsia"/>
          </w:rPr>
          <w:delText>存储节点</w:delText>
        </w:r>
      </w:del>
      <w:ins w:id="150" w:author="Alex Wang" w:date="2019-04-23T21:22:00Z">
        <w:r w:rsidR="00AF4E7B">
          <w:rPr>
            <w:rFonts w:cs="Times New Roman" w:hint="eastAsia"/>
          </w:rPr>
          <w:t>数据节点</w:t>
        </w:r>
      </w:ins>
      <w:r>
        <w:rPr>
          <w:rFonts w:cs="Times New Roman" w:hint="eastAsia"/>
        </w:rPr>
        <w:t>对应的超级节点，根据</w:t>
      </w:r>
      <w:del w:id="151" w:author="Alex Wang" w:date="2019-04-23T21:22:00Z">
        <w:r w:rsidDel="00AF4E7B">
          <w:rPr>
            <w:rFonts w:cs="Times New Roman" w:hint="eastAsia"/>
          </w:rPr>
          <w:delText>存储节点</w:delText>
        </w:r>
      </w:del>
      <w:ins w:id="152" w:author="Alex Wang" w:date="2019-04-23T21:22:00Z">
        <w:r w:rsidR="00AF4E7B">
          <w:rPr>
            <w:rFonts w:cs="Times New Roman" w:hint="eastAsia"/>
          </w:rPr>
          <w:t>数据节点</w:t>
        </w:r>
      </w:ins>
      <w:r>
        <w:rPr>
          <w:rFonts w:cs="Times New Roman" w:hint="eastAsia"/>
        </w:rPr>
        <w:t>ID取模计算</w:t>
      </w:r>
    </w:p>
    <w:p w14:paraId="7E424858" w14:textId="77777777" w:rsidR="00184BA3" w:rsidRDefault="00184BA3" w:rsidP="00184BA3">
      <w:pPr>
        <w:spacing w:line="360" w:lineRule="auto"/>
        <w:rPr>
          <w:rFonts w:cs="Times New Roman"/>
        </w:rPr>
      </w:pPr>
    </w:p>
    <w:p w14:paraId="79B07DE5" w14:textId="02DAA472" w:rsidR="00184BA3" w:rsidRDefault="00184BA3" w:rsidP="00DE247E">
      <w:pPr>
        <w:pStyle w:val="a4"/>
        <w:spacing w:line="360" w:lineRule="auto"/>
        <w:ind w:left="432" w:firstLineChars="0" w:firstLine="0"/>
        <w:rPr>
          <w:rFonts w:cs="Times New Roman"/>
          <w:b/>
        </w:rPr>
      </w:pPr>
    </w:p>
    <w:p w14:paraId="57233548" w14:textId="71FB83E4" w:rsidR="007D010C" w:rsidRPr="003B6DB0" w:rsidRDefault="00DC7595" w:rsidP="00DE247E">
      <w:pPr>
        <w:pStyle w:val="2"/>
      </w:pPr>
      <w:r>
        <w:rPr>
          <w:rFonts w:hint="eastAsia"/>
        </w:rPr>
        <w:lastRenderedPageBreak/>
        <w:t>二、</w:t>
      </w:r>
      <w:r w:rsidR="007D010C" w:rsidRPr="003B6DB0">
        <w:rPr>
          <w:rFonts w:hint="eastAsia"/>
        </w:rPr>
        <w:t>总体架构：</w:t>
      </w:r>
    </w:p>
    <w:p w14:paraId="7CBFF879" w14:textId="77777777" w:rsidR="007D010C" w:rsidRPr="007D010C" w:rsidRDefault="00BB5549" w:rsidP="007D010C">
      <w:pPr>
        <w:spacing w:line="360" w:lineRule="auto"/>
        <w:rPr>
          <w:rFonts w:cs="Times New Roman"/>
        </w:rPr>
      </w:pPr>
      <w:r>
        <w:object w:dxaOrig="10548" w:dyaOrig="6901" w14:anchorId="6563B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70.6pt" o:ole="">
            <v:imagedata r:id="rId7" o:title=""/>
          </v:shape>
          <o:OLEObject Type="Embed" ProgID="Visio.Drawing.15" ShapeID="_x0000_i1025" DrawAspect="Content" ObjectID="_1617562374" r:id="rId8"/>
        </w:object>
      </w:r>
    </w:p>
    <w:p w14:paraId="79B638B1" w14:textId="13A7222E" w:rsidR="002E0C5B" w:rsidRDefault="002E0C5B" w:rsidP="007D010C">
      <w:pPr>
        <w:spacing w:line="360" w:lineRule="auto"/>
        <w:rPr>
          <w:rFonts w:cs="Times New Roman"/>
        </w:rPr>
      </w:pPr>
      <w:r>
        <w:rPr>
          <w:rFonts w:cs="Times New Roman" w:hint="eastAsia"/>
        </w:rPr>
        <w:t>Y</w:t>
      </w:r>
      <w:r>
        <w:rPr>
          <w:rFonts w:cs="Times New Roman"/>
        </w:rPr>
        <w:t>ottaChain</w:t>
      </w:r>
      <w:r>
        <w:rPr>
          <w:rFonts w:cs="Times New Roman" w:hint="eastAsia"/>
        </w:rPr>
        <w:t>按照满足商业目的的最小实现的原则设计，尽量降低工程实现的难度。为此，采用EOS半中心化的架构，利用可信的超级节点管理存储元数据、密钥数据、用户数据和矿工数据，从而</w:t>
      </w:r>
      <w:r w:rsidR="00D215BA">
        <w:rPr>
          <w:rFonts w:cs="Times New Roman" w:hint="eastAsia"/>
        </w:rPr>
        <w:t>在充分满足商业目的（存储是去中心化的、矿工能挖矿挣钱、中心化应用能无缝迁移、数据不会丢、数据不会被偷、成本比中心化存储大幅度降低、数据可靠性比中心化存储大幅度提升）的前提下大幅降低了工程实现的难度。</w:t>
      </w:r>
    </w:p>
    <w:p w14:paraId="6BAC3AAE" w14:textId="55F6D780" w:rsidR="007D010C" w:rsidRPr="007D010C" w:rsidRDefault="007D010C" w:rsidP="007D010C">
      <w:pPr>
        <w:spacing w:line="360" w:lineRule="auto"/>
        <w:rPr>
          <w:rFonts w:cs="Times New Roman"/>
        </w:rPr>
      </w:pPr>
      <w:r w:rsidRPr="007D010C">
        <w:rPr>
          <w:rFonts w:cs="Times New Roman" w:hint="eastAsia"/>
        </w:rPr>
        <w:t>整体架构设计图如上图所示，共分三种节点</w:t>
      </w:r>
    </w:p>
    <w:p w14:paraId="495427D0" w14:textId="5ED74C03" w:rsidR="007D010C" w:rsidRPr="007D010C" w:rsidRDefault="007D010C" w:rsidP="007D010C">
      <w:pPr>
        <w:spacing w:line="360" w:lineRule="auto"/>
        <w:rPr>
          <w:rFonts w:cs="Times New Roman"/>
        </w:rPr>
      </w:pPr>
      <w:r w:rsidRPr="007D010C">
        <w:rPr>
          <w:rFonts w:cs="Times New Roman"/>
        </w:rPr>
        <w:t xml:space="preserve">1. </w:t>
      </w:r>
      <w:r w:rsidRPr="007D010C">
        <w:rPr>
          <w:rFonts w:cs="Times New Roman" w:hint="eastAsia"/>
        </w:rPr>
        <w:t>超级节点：负责记录区块数据、内部交易市场、密钥管理、矿工激励、</w:t>
      </w:r>
      <w:r w:rsidR="00871BCB">
        <w:rPr>
          <w:rFonts w:cs="Times New Roman" w:hint="eastAsia"/>
        </w:rPr>
        <w:t>存储管理</w:t>
      </w:r>
      <w:r w:rsidR="00506769">
        <w:rPr>
          <w:rFonts w:cs="Times New Roman" w:hint="eastAsia"/>
        </w:rPr>
        <w:t>用户端</w:t>
      </w:r>
      <w:r w:rsidRPr="007D010C">
        <w:rPr>
          <w:rFonts w:cs="Times New Roman" w:hint="eastAsia"/>
        </w:rPr>
        <w:t>。</w:t>
      </w:r>
    </w:p>
    <w:p w14:paraId="3C88211E" w14:textId="243DCCF2" w:rsidR="007D010C" w:rsidRDefault="007D010C" w:rsidP="007D010C">
      <w:pPr>
        <w:spacing w:line="360" w:lineRule="auto"/>
        <w:rPr>
          <w:rFonts w:cs="Times New Roman"/>
        </w:rPr>
      </w:pPr>
      <w:r w:rsidRPr="007D010C">
        <w:rPr>
          <w:rFonts w:cs="Times New Roman"/>
        </w:rPr>
        <w:tab/>
      </w:r>
      <w:r w:rsidRPr="007D010C">
        <w:rPr>
          <w:rFonts w:cs="Times New Roman" w:hint="eastAsia"/>
        </w:rPr>
        <w:t>超级节点上运行</w:t>
      </w:r>
      <w:ins w:id="153" w:author="Alex Wang" w:date="2019-04-03T20:15:00Z">
        <w:r w:rsidR="00E7136A">
          <w:rPr>
            <w:rFonts w:cs="Times New Roman" w:hint="eastAsia"/>
          </w:rPr>
          <w:t>Y</w:t>
        </w:r>
      </w:ins>
      <w:ins w:id="154" w:author="Alex Wang" w:date="2019-04-03T20:17:00Z">
        <w:r w:rsidR="00390B16">
          <w:rPr>
            <w:rFonts w:cs="Times New Roman"/>
          </w:rPr>
          <w:t>ottaChain</w:t>
        </w:r>
      </w:ins>
      <w:ins w:id="155" w:author="Alex Wang" w:date="2019-04-03T20:15:00Z">
        <w:r w:rsidR="00E7136A">
          <w:rPr>
            <w:rFonts w:cs="Times New Roman" w:hint="eastAsia"/>
          </w:rPr>
          <w:t>主链</w:t>
        </w:r>
      </w:ins>
      <w:del w:id="156" w:author="Alex Wang" w:date="2019-04-03T20:15:00Z">
        <w:r w:rsidRPr="007D010C" w:rsidDel="00E7136A">
          <w:rPr>
            <w:rFonts w:cs="Times New Roman"/>
          </w:rPr>
          <w:delText>EOS</w:delText>
        </w:r>
      </w:del>
      <w:r w:rsidRPr="007D010C">
        <w:rPr>
          <w:rFonts w:cs="Times New Roman" w:hint="eastAsia"/>
        </w:rPr>
        <w:t>超级节点程序</w:t>
      </w:r>
      <w:ins w:id="157" w:author="Alex Wang" w:date="2019-04-03T20:15:00Z">
        <w:r w:rsidR="00E7136A">
          <w:rPr>
            <w:rFonts w:cs="Times New Roman" w:hint="eastAsia"/>
          </w:rPr>
          <w:t>（基于EOS代码修改）</w:t>
        </w:r>
      </w:ins>
      <w:r w:rsidRPr="007D010C">
        <w:rPr>
          <w:rFonts w:cs="Times New Roman" w:hint="eastAsia"/>
        </w:rPr>
        <w:t>、</w:t>
      </w:r>
      <w:del w:id="158" w:author="Alex Wang" w:date="2019-04-03T20:16:00Z">
        <w:r w:rsidRPr="007D010C" w:rsidDel="00390B16">
          <w:rPr>
            <w:rFonts w:cs="Times New Roman"/>
          </w:rPr>
          <w:delText>YottaChain</w:delText>
        </w:r>
        <w:r w:rsidRPr="007D010C" w:rsidDel="00390B16">
          <w:rPr>
            <w:rFonts w:cs="Times New Roman" w:hint="eastAsia"/>
          </w:rPr>
          <w:delText>超级节点程序和</w:delText>
        </w:r>
        <w:r w:rsidRPr="007D010C" w:rsidDel="00390B16">
          <w:rPr>
            <w:rFonts w:cs="Times New Roman"/>
          </w:rPr>
          <w:delText>YottaChain</w:delText>
        </w:r>
      </w:del>
      <w:r w:rsidRPr="007D010C">
        <w:rPr>
          <w:rFonts w:cs="Times New Roman" w:hint="eastAsia"/>
        </w:rPr>
        <w:t>智能合约</w:t>
      </w:r>
      <w:ins w:id="159" w:author="Alex Wang" w:date="2019-04-03T20:16:00Z">
        <w:r w:rsidR="00390B16">
          <w:rPr>
            <w:rFonts w:cs="Times New Roman" w:hint="eastAsia"/>
          </w:rPr>
          <w:t>、YTFS核心服务、YTFS扩展服务</w:t>
        </w:r>
      </w:ins>
      <w:ins w:id="160" w:author="Alex Wang" w:date="2019-04-03T20:17:00Z">
        <w:r w:rsidR="00390B16">
          <w:rPr>
            <w:rFonts w:cs="Times New Roman" w:hint="eastAsia"/>
          </w:rPr>
          <w:t>和系统管控</w:t>
        </w:r>
        <w:r w:rsidR="00032C62">
          <w:rPr>
            <w:rFonts w:cs="Times New Roman" w:hint="eastAsia"/>
          </w:rPr>
          <w:t>超级节点端</w:t>
        </w:r>
      </w:ins>
      <w:r w:rsidRPr="007D010C">
        <w:rPr>
          <w:rFonts w:cs="Times New Roman" w:hint="eastAsia"/>
        </w:rPr>
        <w:t>。其中每个超级节点上运行的</w:t>
      </w:r>
      <w:r w:rsidRPr="007D010C">
        <w:rPr>
          <w:rFonts w:cs="Times New Roman"/>
        </w:rPr>
        <w:t>YottaChain</w:t>
      </w:r>
      <w:r w:rsidRPr="007D010C">
        <w:rPr>
          <w:rFonts w:cs="Times New Roman" w:hint="eastAsia"/>
        </w:rPr>
        <w:t>超级节点程序的数据是不同的，</w:t>
      </w:r>
      <w:ins w:id="161" w:author="Alex Wang" w:date="2019-04-03T20:14:00Z">
        <w:r w:rsidR="00992155" w:rsidRPr="007D010C" w:rsidDel="00992155">
          <w:rPr>
            <w:rFonts w:cs="Times New Roman" w:hint="eastAsia"/>
          </w:rPr>
          <w:t xml:space="preserve"> </w:t>
        </w:r>
      </w:ins>
      <w:del w:id="162" w:author="Alex Wang" w:date="2019-04-03T20:14:00Z">
        <w:r w:rsidRPr="007D010C" w:rsidDel="00992155">
          <w:rPr>
            <w:rFonts w:cs="Times New Roman" w:hint="eastAsia"/>
          </w:rPr>
          <w:delText>可以视为</w:delText>
        </w:r>
        <w:r w:rsidRPr="007D010C" w:rsidDel="00992155">
          <w:rPr>
            <w:rFonts w:cs="Times New Roman"/>
          </w:rPr>
          <w:delText>1</w:delText>
        </w:r>
        <w:r w:rsidRPr="007D010C" w:rsidDel="00992155">
          <w:rPr>
            <w:rFonts w:cs="Times New Roman" w:hint="eastAsia"/>
          </w:rPr>
          <w:delText>主</w:delText>
        </w:r>
        <w:r w:rsidRPr="007D010C" w:rsidDel="00992155">
          <w:rPr>
            <w:rFonts w:cs="Times New Roman"/>
          </w:rPr>
          <w:delText>5</w:delText>
        </w:r>
        <w:r w:rsidRPr="007D010C" w:rsidDel="00992155">
          <w:rPr>
            <w:rFonts w:cs="Times New Roman" w:hint="eastAsia"/>
          </w:rPr>
          <w:delText>备（</w:delText>
        </w:r>
      </w:del>
      <w:r w:rsidRPr="007D010C">
        <w:rPr>
          <w:rFonts w:cs="Times New Roman"/>
        </w:rPr>
        <w:t>10</w:t>
      </w:r>
      <w:ins w:id="163" w:author="Alex Wang" w:date="2019-04-03T20:12:00Z">
        <w:r w:rsidR="002B6216">
          <w:rPr>
            <w:rFonts w:cs="Times New Roman"/>
          </w:rPr>
          <w:t>5</w:t>
        </w:r>
      </w:ins>
      <w:del w:id="164" w:author="Alex Wang" w:date="2019-04-03T20:12:00Z">
        <w:r w:rsidRPr="007D010C" w:rsidDel="002B6216">
          <w:rPr>
            <w:rFonts w:cs="Times New Roman"/>
          </w:rPr>
          <w:delText>0</w:delText>
        </w:r>
      </w:del>
      <w:proofErr w:type="gramStart"/>
      <w:r w:rsidRPr="007D010C">
        <w:rPr>
          <w:rFonts w:cs="Times New Roman" w:hint="eastAsia"/>
        </w:rPr>
        <w:t>个</w:t>
      </w:r>
      <w:proofErr w:type="gramEnd"/>
      <w:r w:rsidRPr="007D010C">
        <w:rPr>
          <w:rFonts w:cs="Times New Roman" w:hint="eastAsia"/>
        </w:rPr>
        <w:t>备用节点分为</w:t>
      </w:r>
      <w:r w:rsidRPr="007D010C">
        <w:rPr>
          <w:rFonts w:cs="Times New Roman"/>
        </w:rPr>
        <w:t>2</w:t>
      </w:r>
      <w:ins w:id="165" w:author="Alex Wang" w:date="2019-04-03T20:12:00Z">
        <w:r w:rsidR="002B6216">
          <w:rPr>
            <w:rFonts w:cs="Times New Roman"/>
          </w:rPr>
          <w:t>1</w:t>
        </w:r>
      </w:ins>
      <w:del w:id="166" w:author="Alex Wang" w:date="2019-04-03T20:12:00Z">
        <w:r w:rsidRPr="007D010C" w:rsidDel="002B6216">
          <w:rPr>
            <w:rFonts w:cs="Times New Roman"/>
          </w:rPr>
          <w:delText>0</w:delText>
        </w:r>
      </w:del>
      <w:r w:rsidRPr="007D010C">
        <w:rPr>
          <w:rFonts w:cs="Times New Roman" w:hint="eastAsia"/>
        </w:rPr>
        <w:t>组，</w:t>
      </w:r>
      <w:ins w:id="167" w:author="Alex Wang" w:date="2019-04-03T20:13:00Z">
        <w:r w:rsidR="001957E4">
          <w:rPr>
            <w:rFonts w:cs="Times New Roman" w:hint="eastAsia"/>
          </w:rPr>
          <w:t>每组与一个超级节点共同构成</w:t>
        </w:r>
      </w:ins>
      <w:ins w:id="168" w:author="Alex Wang" w:date="2019-04-03T20:14:00Z">
        <w:r w:rsidR="007D6835">
          <w:rPr>
            <w:rFonts w:cs="Times New Roman" w:hint="eastAsia"/>
          </w:rPr>
          <w:t>一个</w:t>
        </w:r>
      </w:ins>
      <w:ins w:id="169" w:author="Alex Wang" w:date="2019-04-03T20:13:00Z">
        <w:r w:rsidR="001957E4">
          <w:rPr>
            <w:rFonts w:cs="Times New Roman" w:hint="eastAsia"/>
          </w:rPr>
          <w:t>1主5备的</w:t>
        </w:r>
      </w:ins>
      <w:del w:id="170" w:author="Alex Wang" w:date="2019-04-03T20:14:00Z">
        <w:r w:rsidRPr="007D010C" w:rsidDel="001957E4">
          <w:rPr>
            <w:rFonts w:cs="Times New Roman" w:hint="eastAsia"/>
          </w:rPr>
          <w:delText>分别作为</w:delText>
        </w:r>
        <w:r w:rsidRPr="007D010C" w:rsidDel="001957E4">
          <w:rPr>
            <w:rFonts w:cs="Times New Roman"/>
          </w:rPr>
          <w:delText>2</w:delText>
        </w:r>
      </w:del>
      <w:del w:id="171" w:author="Alex Wang" w:date="2019-04-03T20:12:00Z">
        <w:r w:rsidRPr="007D010C" w:rsidDel="001957E4">
          <w:rPr>
            <w:rFonts w:cs="Times New Roman"/>
          </w:rPr>
          <w:delText>0</w:delText>
        </w:r>
      </w:del>
      <w:del w:id="172" w:author="Alex Wang" w:date="2019-04-03T20:14:00Z">
        <w:r w:rsidRPr="007D010C" w:rsidDel="001957E4">
          <w:rPr>
            <w:rFonts w:cs="Times New Roman" w:hint="eastAsia"/>
          </w:rPr>
          <w:delText>个超级节点的备用节点，第</w:delText>
        </w:r>
        <w:r w:rsidRPr="007D010C" w:rsidDel="001957E4">
          <w:rPr>
            <w:rFonts w:cs="Times New Roman"/>
          </w:rPr>
          <w:delText>21</w:delText>
        </w:r>
        <w:r w:rsidRPr="007D010C" w:rsidDel="001957E4">
          <w:rPr>
            <w:rFonts w:cs="Times New Roman" w:hint="eastAsia"/>
          </w:rPr>
          <w:delText>个超级节点是由</w:delText>
        </w:r>
        <w:r w:rsidRPr="007D010C" w:rsidDel="001957E4">
          <w:rPr>
            <w:rFonts w:cs="Times New Roman"/>
          </w:rPr>
          <w:delText>100</w:delText>
        </w:r>
        <w:r w:rsidRPr="007D010C" w:rsidDel="001957E4">
          <w:rPr>
            <w:rFonts w:cs="Times New Roman" w:hint="eastAsia"/>
          </w:rPr>
          <w:delText>个备用节点轮流担任，备用节点担任超级节点期间不影响其作为另外一个超级节点的备用节点的职能</w:delText>
        </w:r>
        <w:r w:rsidRPr="007D010C" w:rsidDel="00992155">
          <w:rPr>
            <w:rFonts w:cs="Times New Roman" w:hint="eastAsia"/>
          </w:rPr>
          <w:delText>）的一个</w:delText>
        </w:r>
      </w:del>
      <w:r w:rsidRPr="007D010C">
        <w:rPr>
          <w:rFonts w:cs="Times New Roman" w:hint="eastAsia"/>
        </w:rPr>
        <w:t>小集群，而</w:t>
      </w:r>
      <w:r w:rsidRPr="007D010C">
        <w:rPr>
          <w:rFonts w:cs="Times New Roman"/>
        </w:rPr>
        <w:t>YottaChain</w:t>
      </w:r>
      <w:r w:rsidRPr="007D010C">
        <w:rPr>
          <w:rFonts w:cs="Times New Roman" w:hint="eastAsia"/>
        </w:rPr>
        <w:t>智能合约的数据保存在</w:t>
      </w:r>
      <w:r w:rsidRPr="007D010C">
        <w:rPr>
          <w:rFonts w:cs="Times New Roman"/>
        </w:rPr>
        <w:t>EOS RAM</w:t>
      </w:r>
      <w:r w:rsidRPr="007D010C">
        <w:rPr>
          <w:rFonts w:cs="Times New Roman" w:hint="eastAsia"/>
        </w:rPr>
        <w:t>上，</w:t>
      </w:r>
      <w:ins w:id="173" w:author="Alex Wang" w:date="2019-04-03T20:14:00Z">
        <w:r w:rsidR="007D6835">
          <w:rPr>
            <w:rFonts w:cs="Times New Roman" w:hint="eastAsia"/>
          </w:rPr>
          <w:t>是</w:t>
        </w:r>
      </w:ins>
      <w:r w:rsidRPr="007D010C">
        <w:rPr>
          <w:rFonts w:cs="Times New Roman" w:hint="eastAsia"/>
        </w:rPr>
        <w:t>所有超级节点都会同步的公共数据。</w:t>
      </w:r>
    </w:p>
    <w:p w14:paraId="4D6B4B79" w14:textId="027DDC7B" w:rsidR="00871BCB" w:rsidRPr="007D010C" w:rsidRDefault="00871BCB" w:rsidP="007D010C">
      <w:pPr>
        <w:spacing w:line="360" w:lineRule="auto"/>
        <w:rPr>
          <w:rFonts w:cs="Times New Roman"/>
        </w:rPr>
      </w:pPr>
      <w:del w:id="174" w:author="Alex Wang" w:date="2019-04-03T20:19:00Z">
        <w:r w:rsidDel="0069590F">
          <w:rPr>
            <w:rFonts w:cs="Times New Roman" w:hint="eastAsia"/>
          </w:rPr>
          <w:delText>EOS超级节点程序包括YTFS超级节点端、存储共识超级节点端和超级节点管理模块。</w:delText>
        </w:r>
      </w:del>
      <w:r>
        <w:rPr>
          <w:rFonts w:cs="Times New Roman" w:hint="eastAsia"/>
        </w:rPr>
        <w:t>其中YTFS</w:t>
      </w:r>
      <w:ins w:id="175" w:author="Alex Wang" w:date="2019-04-03T20:19:00Z">
        <w:r w:rsidR="0069590F">
          <w:rPr>
            <w:rFonts w:cs="Times New Roman" w:hint="eastAsia"/>
          </w:rPr>
          <w:t>核心服务</w:t>
        </w:r>
      </w:ins>
      <w:del w:id="176" w:author="Alex Wang" w:date="2019-04-03T20:19:00Z">
        <w:r w:rsidDel="0069590F">
          <w:rPr>
            <w:rFonts w:cs="Times New Roman" w:hint="eastAsia"/>
          </w:rPr>
          <w:delText>超级节点端</w:delText>
        </w:r>
      </w:del>
      <w:r w:rsidRPr="00871BCB">
        <w:rPr>
          <w:rFonts w:cs="Times New Roman" w:hint="eastAsia"/>
        </w:rPr>
        <w:t>负责维护存储元数据</w:t>
      </w:r>
      <w:r>
        <w:rPr>
          <w:rFonts w:cs="Times New Roman" w:hint="eastAsia"/>
        </w:rPr>
        <w:t>和</w:t>
      </w:r>
      <w:r w:rsidRPr="00871BCB">
        <w:rPr>
          <w:rFonts w:cs="Times New Roman" w:hint="eastAsia"/>
        </w:rPr>
        <w:t>密钥管理数据，管理协调存储相关任务</w:t>
      </w:r>
      <w:r>
        <w:rPr>
          <w:rFonts w:cs="Times New Roman" w:hint="eastAsia"/>
        </w:rPr>
        <w:t>；</w:t>
      </w:r>
      <w:ins w:id="177" w:author="Alex Wang" w:date="2019-04-03T20:19:00Z">
        <w:r w:rsidR="009B1B47">
          <w:rPr>
            <w:rFonts w:cs="Times New Roman" w:hint="eastAsia"/>
          </w:rPr>
          <w:t>YTFS扩展服务提供S</w:t>
        </w:r>
        <w:r w:rsidR="009B1B47">
          <w:rPr>
            <w:rFonts w:cs="Times New Roman"/>
          </w:rPr>
          <w:t>3</w:t>
        </w:r>
        <w:r w:rsidR="009B1B47">
          <w:rPr>
            <w:rFonts w:cs="Times New Roman" w:hint="eastAsia"/>
          </w:rPr>
          <w:t>命名空间等扩展</w:t>
        </w:r>
      </w:ins>
      <w:ins w:id="178" w:author="Alex Wang" w:date="2019-04-03T20:20:00Z">
        <w:r w:rsidR="009B1B47">
          <w:rPr>
            <w:rFonts w:cs="Times New Roman" w:hint="eastAsia"/>
          </w:rPr>
          <w:t>存储服务；</w:t>
        </w:r>
        <w:r w:rsidR="004E4594">
          <w:rPr>
            <w:rFonts w:cs="Times New Roman" w:hint="eastAsia"/>
          </w:rPr>
          <w:t>系统管控</w:t>
        </w:r>
      </w:ins>
      <w:del w:id="179" w:author="Alex Wang" w:date="2019-04-03T20:20:00Z">
        <w:r w:rsidRPr="00871BCB" w:rsidDel="004E4594">
          <w:rPr>
            <w:rFonts w:cs="Times New Roman" w:hint="eastAsia"/>
          </w:rPr>
          <w:delText>存储共识</w:delText>
        </w:r>
      </w:del>
      <w:r w:rsidRPr="00871BCB">
        <w:rPr>
          <w:rFonts w:cs="Times New Roman" w:hint="eastAsia"/>
        </w:rPr>
        <w:t>超级节点</w:t>
      </w:r>
      <w:proofErr w:type="gramStart"/>
      <w:r w:rsidRPr="00871BCB">
        <w:rPr>
          <w:rFonts w:cs="Times New Roman" w:hint="eastAsia"/>
        </w:rPr>
        <w:t>端负责</w:t>
      </w:r>
      <w:proofErr w:type="gramEnd"/>
      <w:r w:rsidRPr="00871BCB">
        <w:rPr>
          <w:rFonts w:cs="Times New Roman" w:hint="eastAsia"/>
        </w:rPr>
        <w:t>发布随机抽查任务，对抽查结果的处理</w:t>
      </w:r>
      <w:r>
        <w:rPr>
          <w:rFonts w:cs="Times New Roman" w:hint="eastAsia"/>
        </w:rPr>
        <w:t>（确认节点</w:t>
      </w:r>
      <w:r w:rsidR="003559B5">
        <w:rPr>
          <w:rFonts w:cs="Times New Roman" w:hint="eastAsia"/>
        </w:rPr>
        <w:t>是否</w:t>
      </w:r>
      <w:r>
        <w:rPr>
          <w:rFonts w:cs="Times New Roman" w:hint="eastAsia"/>
        </w:rPr>
        <w:t>失效</w:t>
      </w:r>
      <w:r w:rsidR="003559B5">
        <w:rPr>
          <w:rFonts w:cs="Times New Roman" w:hint="eastAsia"/>
        </w:rPr>
        <w:t>，确认</w:t>
      </w:r>
      <w:r>
        <w:rPr>
          <w:rFonts w:cs="Times New Roman" w:hint="eastAsia"/>
        </w:rPr>
        <w:t>后</w:t>
      </w:r>
      <w:r w:rsidR="003559B5">
        <w:rPr>
          <w:rFonts w:cs="Times New Roman" w:hint="eastAsia"/>
        </w:rPr>
        <w:t>发布数据重建任务并处罚失效节点</w:t>
      </w:r>
      <w:r>
        <w:rPr>
          <w:rFonts w:cs="Times New Roman" w:hint="eastAsia"/>
        </w:rPr>
        <w:t>）</w:t>
      </w:r>
      <w:ins w:id="180" w:author="Alex Wang" w:date="2019-04-03T20:20:00Z">
        <w:r w:rsidR="00717C52">
          <w:rPr>
            <w:rFonts w:cs="Times New Roman" w:hint="eastAsia"/>
          </w:rPr>
          <w:t>等。</w:t>
        </w:r>
      </w:ins>
    </w:p>
    <w:p w14:paraId="283B370D" w14:textId="19118DFE" w:rsidR="007D010C" w:rsidRPr="007D010C" w:rsidRDefault="007D010C" w:rsidP="007D010C">
      <w:pPr>
        <w:spacing w:line="360" w:lineRule="auto"/>
        <w:rPr>
          <w:rFonts w:cs="Times New Roman"/>
        </w:rPr>
      </w:pPr>
      <w:r w:rsidRPr="007D010C">
        <w:rPr>
          <w:rFonts w:cs="Times New Roman"/>
        </w:rPr>
        <w:t xml:space="preserve">2. </w:t>
      </w:r>
      <w:r w:rsidRPr="007D010C">
        <w:rPr>
          <w:rFonts w:cs="Times New Roman" w:hint="eastAsia"/>
        </w:rPr>
        <w:t>用户端（即普通节点）：</w:t>
      </w:r>
      <w:r w:rsidR="00506769">
        <w:rPr>
          <w:rFonts w:cs="Times New Roman" w:hint="eastAsia"/>
        </w:rPr>
        <w:t>用户端</w:t>
      </w:r>
      <w:r w:rsidRPr="007D010C">
        <w:rPr>
          <w:rFonts w:cs="Times New Roman" w:hint="eastAsia"/>
        </w:rPr>
        <w:t>在</w:t>
      </w:r>
      <w:r w:rsidR="00980C4A">
        <w:rPr>
          <w:rFonts w:cs="Times New Roman" w:hint="eastAsia"/>
        </w:rPr>
        <w:t>超级节点</w:t>
      </w:r>
      <w:r w:rsidRPr="007D010C">
        <w:rPr>
          <w:rFonts w:cs="Times New Roman" w:hint="eastAsia"/>
        </w:rPr>
        <w:t>协调下在</w:t>
      </w:r>
      <w:r w:rsidR="00217B4C">
        <w:rPr>
          <w:rFonts w:cs="Times New Roman" w:hint="eastAsia"/>
        </w:rPr>
        <w:t>Y</w:t>
      </w:r>
      <w:r w:rsidR="00217B4C">
        <w:rPr>
          <w:rFonts w:cs="Times New Roman"/>
        </w:rPr>
        <w:t>TFS</w:t>
      </w:r>
      <w:r w:rsidRPr="007D010C">
        <w:rPr>
          <w:rFonts w:cs="Times New Roman" w:hint="eastAsia"/>
        </w:rPr>
        <w:t>存储网络上传或下载文件，文</w:t>
      </w:r>
      <w:r w:rsidRPr="007D010C">
        <w:rPr>
          <w:rFonts w:cs="Times New Roman" w:hint="eastAsia"/>
        </w:rPr>
        <w:lastRenderedPageBreak/>
        <w:t>件的压缩加密去重分片等操作均在此完成。另外</w:t>
      </w:r>
      <w:r w:rsidR="00506769">
        <w:rPr>
          <w:rFonts w:cs="Times New Roman" w:hint="eastAsia"/>
        </w:rPr>
        <w:t>用户端</w:t>
      </w:r>
      <w:r w:rsidRPr="007D010C">
        <w:rPr>
          <w:rFonts w:cs="Times New Roman" w:hint="eastAsia"/>
        </w:rPr>
        <w:t>暴露出通用的</w:t>
      </w:r>
      <w:r w:rsidRPr="007D010C">
        <w:rPr>
          <w:rFonts w:cs="Times New Roman"/>
        </w:rPr>
        <w:t>API</w:t>
      </w:r>
      <w:r w:rsidRPr="007D010C">
        <w:rPr>
          <w:rFonts w:cs="Times New Roman" w:hint="eastAsia"/>
        </w:rPr>
        <w:t>可用于实现各种通用存储接口（比如</w:t>
      </w:r>
      <w:r w:rsidR="00D414A3">
        <w:rPr>
          <w:rFonts w:cs="Times New Roman" w:hint="eastAsia"/>
        </w:rPr>
        <w:t>S</w:t>
      </w:r>
      <w:r w:rsidR="00D414A3">
        <w:rPr>
          <w:rFonts w:cs="Times New Roman"/>
        </w:rPr>
        <w:t>3</w:t>
      </w:r>
      <w:r w:rsidR="00D414A3">
        <w:rPr>
          <w:rFonts w:cs="Times New Roman" w:hint="eastAsia"/>
        </w:rPr>
        <w:t>、</w:t>
      </w:r>
      <w:r w:rsidRPr="007D010C">
        <w:rPr>
          <w:rFonts w:cs="Times New Roman"/>
        </w:rPr>
        <w:t>FTP</w:t>
      </w:r>
      <w:r w:rsidRPr="007D010C">
        <w:rPr>
          <w:rFonts w:cs="Times New Roman" w:hint="eastAsia"/>
        </w:rPr>
        <w:t>、</w:t>
      </w:r>
      <w:r w:rsidRPr="007D010C">
        <w:rPr>
          <w:rFonts w:cs="Times New Roman"/>
        </w:rPr>
        <w:t>NFS</w:t>
      </w:r>
      <w:r w:rsidRPr="007D010C">
        <w:rPr>
          <w:rFonts w:cs="Times New Roman" w:hint="eastAsia"/>
        </w:rPr>
        <w:t>或</w:t>
      </w:r>
      <w:r w:rsidR="00D414A3">
        <w:rPr>
          <w:rFonts w:cs="Times New Roman" w:hint="eastAsia"/>
        </w:rPr>
        <w:t>CIFS</w:t>
      </w:r>
      <w:r w:rsidRPr="007D010C">
        <w:rPr>
          <w:rFonts w:cs="Times New Roman" w:hint="eastAsia"/>
        </w:rPr>
        <w:t>）。</w:t>
      </w:r>
      <w:r w:rsidR="002567D7">
        <w:rPr>
          <w:rFonts w:cs="Times New Roman" w:hint="eastAsia"/>
        </w:rPr>
        <w:t>M</w:t>
      </w:r>
      <w:r w:rsidR="002567D7">
        <w:rPr>
          <w:rFonts w:cs="Times New Roman"/>
        </w:rPr>
        <w:t>VP</w:t>
      </w:r>
      <w:r w:rsidR="002567D7">
        <w:rPr>
          <w:rFonts w:cs="Times New Roman" w:hint="eastAsia"/>
        </w:rPr>
        <w:t>只实现S</w:t>
      </w:r>
      <w:r w:rsidR="002567D7">
        <w:rPr>
          <w:rFonts w:cs="Times New Roman"/>
        </w:rPr>
        <w:t>3</w:t>
      </w:r>
      <w:r w:rsidR="002567D7">
        <w:rPr>
          <w:rFonts w:cs="Times New Roman" w:hint="eastAsia"/>
        </w:rPr>
        <w:t>。</w:t>
      </w:r>
    </w:p>
    <w:p w14:paraId="02BBBC40" w14:textId="61767712" w:rsidR="007D010C" w:rsidRPr="007D010C" w:rsidRDefault="007D010C" w:rsidP="007D010C">
      <w:pPr>
        <w:spacing w:line="360" w:lineRule="auto"/>
        <w:rPr>
          <w:rFonts w:cs="Times New Roman"/>
        </w:rPr>
      </w:pPr>
      <w:r w:rsidRPr="007D010C">
        <w:rPr>
          <w:rFonts w:cs="Times New Roman"/>
        </w:rPr>
        <w:t xml:space="preserve">3. </w:t>
      </w:r>
      <w:del w:id="181" w:author="Alex Wang" w:date="2019-04-23T21:22:00Z">
        <w:r w:rsidRPr="007D010C" w:rsidDel="00AF4E7B">
          <w:rPr>
            <w:rFonts w:cs="Times New Roman" w:hint="eastAsia"/>
          </w:rPr>
          <w:delText>存储节点</w:delText>
        </w:r>
      </w:del>
      <w:ins w:id="182" w:author="Alex Wang" w:date="2019-04-23T21:22:00Z">
        <w:r w:rsidR="00AF4E7B">
          <w:rPr>
            <w:rFonts w:cs="Times New Roman" w:hint="eastAsia"/>
          </w:rPr>
          <w:t>数据节点</w:t>
        </w:r>
      </w:ins>
      <w:r w:rsidRPr="007D010C">
        <w:rPr>
          <w:rFonts w:cs="Times New Roman" w:hint="eastAsia"/>
        </w:rPr>
        <w:t>（即商业节点）：</w:t>
      </w:r>
      <w:r w:rsidR="001D3720">
        <w:rPr>
          <w:rFonts w:cs="Times New Roman" w:hint="eastAsia"/>
        </w:rPr>
        <w:t>包括YTFS</w:t>
      </w:r>
      <w:del w:id="183" w:author="Alex Wang" w:date="2019-04-23T21:22:00Z">
        <w:r w:rsidR="001258AE" w:rsidDel="00AF4E7B">
          <w:rPr>
            <w:rFonts w:cs="Times New Roman" w:hint="eastAsia"/>
          </w:rPr>
          <w:delText>存储节点</w:delText>
        </w:r>
      </w:del>
      <w:ins w:id="184" w:author="Alex Wang" w:date="2019-04-23T21:22:00Z">
        <w:r w:rsidR="00AF4E7B">
          <w:rPr>
            <w:rFonts w:cs="Times New Roman" w:hint="eastAsia"/>
          </w:rPr>
          <w:t>数据节点</w:t>
        </w:r>
      </w:ins>
      <w:r w:rsidR="001258AE">
        <w:rPr>
          <w:rFonts w:cs="Times New Roman" w:hint="eastAsia"/>
        </w:rPr>
        <w:t>端、</w:t>
      </w:r>
      <w:ins w:id="185" w:author="Alex Wang" w:date="2019-04-03T20:21:00Z">
        <w:r w:rsidR="00EC7327">
          <w:rPr>
            <w:rFonts w:cs="Times New Roman" w:hint="eastAsia"/>
          </w:rPr>
          <w:t>系统管控</w:t>
        </w:r>
      </w:ins>
      <w:del w:id="186" w:author="Alex Wang" w:date="2019-04-03T20:21:00Z">
        <w:r w:rsidR="001258AE" w:rsidDel="00EC7327">
          <w:rPr>
            <w:rFonts w:cs="Times New Roman" w:hint="eastAsia"/>
          </w:rPr>
          <w:delText>存储共识</w:delText>
        </w:r>
      </w:del>
      <w:del w:id="187" w:author="Alex Wang" w:date="2019-04-23T21:22:00Z">
        <w:r w:rsidR="001258AE" w:rsidDel="00AF4E7B">
          <w:rPr>
            <w:rFonts w:cs="Times New Roman" w:hint="eastAsia"/>
          </w:rPr>
          <w:delText>存储节点</w:delText>
        </w:r>
      </w:del>
      <w:ins w:id="188" w:author="Alex Wang" w:date="2019-04-23T21:22:00Z">
        <w:r w:rsidR="00AF4E7B">
          <w:rPr>
            <w:rFonts w:cs="Times New Roman" w:hint="eastAsia"/>
          </w:rPr>
          <w:t>数据节点</w:t>
        </w:r>
      </w:ins>
      <w:r w:rsidR="001258AE">
        <w:rPr>
          <w:rFonts w:cs="Times New Roman" w:hint="eastAsia"/>
        </w:rPr>
        <w:t>端、中继模块等</w:t>
      </w:r>
      <w:r w:rsidRPr="007D010C">
        <w:rPr>
          <w:rFonts w:cs="Times New Roman" w:hint="eastAsia"/>
        </w:rPr>
        <w:t>，在超级节点的协调下负责响应</w:t>
      </w:r>
      <w:r w:rsidR="001826F5">
        <w:rPr>
          <w:rFonts w:cs="Times New Roman" w:hint="eastAsia"/>
        </w:rPr>
        <w:t>来自</w:t>
      </w:r>
      <w:r w:rsidR="00506769">
        <w:rPr>
          <w:rFonts w:cs="Times New Roman" w:hint="eastAsia"/>
        </w:rPr>
        <w:t>用户端</w:t>
      </w:r>
      <w:r w:rsidRPr="007D010C">
        <w:rPr>
          <w:rFonts w:cs="Times New Roman" w:hint="eastAsia"/>
        </w:rPr>
        <w:t>的的文件</w:t>
      </w:r>
      <w:r w:rsidR="001826F5">
        <w:rPr>
          <w:rFonts w:cs="Times New Roman" w:hint="eastAsia"/>
        </w:rPr>
        <w:t>上传/下载</w:t>
      </w:r>
      <w:r w:rsidRPr="007D010C">
        <w:rPr>
          <w:rFonts w:cs="Times New Roman" w:hint="eastAsia"/>
        </w:rPr>
        <w:t>操作</w:t>
      </w:r>
      <w:r w:rsidR="001258AE">
        <w:rPr>
          <w:rFonts w:cs="Times New Roman" w:hint="eastAsia"/>
        </w:rPr>
        <w:t>，抽查其它节点，重建失效节点的数据，以及为不能直接连接的设备之间建立中继通道</w:t>
      </w:r>
      <w:r w:rsidRPr="007D010C">
        <w:rPr>
          <w:rFonts w:cs="Times New Roman" w:hint="eastAsia"/>
        </w:rPr>
        <w:t>。</w:t>
      </w:r>
    </w:p>
    <w:p w14:paraId="7731A482" w14:textId="77777777" w:rsidR="007D010C" w:rsidRPr="007D010C" w:rsidRDefault="007D010C" w:rsidP="007D010C">
      <w:pPr>
        <w:spacing w:line="360" w:lineRule="auto"/>
        <w:rPr>
          <w:rFonts w:cs="Times New Roman"/>
        </w:rPr>
      </w:pPr>
    </w:p>
    <w:p w14:paraId="46811773" w14:textId="77777777" w:rsidR="007D010C" w:rsidRPr="00F50084" w:rsidRDefault="007D010C" w:rsidP="007D010C">
      <w:pPr>
        <w:spacing w:line="360" w:lineRule="auto"/>
        <w:rPr>
          <w:rFonts w:cs="Times New Roman"/>
          <w:b/>
        </w:rPr>
      </w:pPr>
      <w:r w:rsidRPr="00F50084">
        <w:rPr>
          <w:rFonts w:cs="Times New Roman" w:hint="eastAsia"/>
          <w:b/>
        </w:rPr>
        <w:t>二、各组件架构：</w:t>
      </w:r>
    </w:p>
    <w:p w14:paraId="616D69DF" w14:textId="5AB1E65C" w:rsidR="007D010C" w:rsidRPr="007D010C" w:rsidRDefault="007D010C" w:rsidP="007D010C">
      <w:pPr>
        <w:spacing w:line="360" w:lineRule="auto"/>
        <w:rPr>
          <w:rFonts w:cs="Times New Roman"/>
        </w:rPr>
      </w:pPr>
      <w:r w:rsidRPr="007D010C">
        <w:rPr>
          <w:rFonts w:cs="Times New Roman"/>
        </w:rPr>
        <w:t xml:space="preserve">1. </w:t>
      </w:r>
      <w:r w:rsidR="00506769">
        <w:rPr>
          <w:rFonts w:cs="Times New Roman" w:hint="eastAsia"/>
        </w:rPr>
        <w:t>用户端</w:t>
      </w:r>
      <w:r w:rsidRPr="007D010C">
        <w:rPr>
          <w:rFonts w:cs="Times New Roman" w:hint="eastAsia"/>
        </w:rPr>
        <w:t>：</w:t>
      </w:r>
    </w:p>
    <w:commentRangeStart w:id="189"/>
    <w:p w14:paraId="3D837AB6" w14:textId="4AEE566F" w:rsidR="007D010C" w:rsidRPr="007D010C" w:rsidRDefault="00B80403" w:rsidP="007D010C">
      <w:pPr>
        <w:spacing w:line="360" w:lineRule="auto"/>
        <w:rPr>
          <w:rFonts w:cs="Times New Roman"/>
        </w:rPr>
      </w:pPr>
      <w:ins w:id="190" w:author="Alex Wang" w:date="2019-03-24T21:27:00Z">
        <w:r>
          <w:rPr>
            <w:kern w:val="0"/>
          </w:rPr>
          <w:object w:dxaOrig="4092" w:dyaOrig="4308" w14:anchorId="510285D7">
            <v:shape id="_x0000_i1026" type="#_x0000_t75" style="width:286.2pt;height:301.2pt" o:ole="">
              <v:imagedata r:id="rId9" o:title=""/>
            </v:shape>
            <o:OLEObject Type="Embed" ProgID="Visio.Drawing.11" ShapeID="_x0000_i1026" DrawAspect="Content" ObjectID="_1617562375" r:id="rId10"/>
          </w:object>
        </w:r>
      </w:ins>
      <w:commentRangeEnd w:id="189"/>
      <w:r w:rsidR="003E54CF">
        <w:rPr>
          <w:rStyle w:val="a7"/>
        </w:rPr>
        <w:commentReference w:id="189"/>
      </w:r>
      <w:commentRangeStart w:id="191"/>
      <w:del w:id="192" w:author="Alex Wang" w:date="2019-03-24T21:27:00Z">
        <w:r w:rsidR="00ED77B6" w:rsidRPr="007D010C" w:rsidDel="00420548">
          <w:rPr>
            <w:rFonts w:cs="Times New Roman"/>
          </w:rPr>
          <w:object w:dxaOrig="7921" w:dyaOrig="7105" w14:anchorId="3D325F92">
            <v:shape id="_x0000_i1027" type="#_x0000_t75" style="width:395.4pt;height:355.8pt" o:ole="">
              <v:imagedata r:id="rId14" o:title=""/>
            </v:shape>
            <o:OLEObject Type="Embed" ProgID="Visio.Drawing.11" ShapeID="_x0000_i1027" DrawAspect="Content" ObjectID="_1617562376" r:id="rId15"/>
          </w:object>
        </w:r>
      </w:del>
      <w:commentRangeEnd w:id="191"/>
      <w:r w:rsidR="00081D5F">
        <w:rPr>
          <w:rStyle w:val="a7"/>
        </w:rPr>
        <w:commentReference w:id="191"/>
      </w:r>
    </w:p>
    <w:p w14:paraId="780764C4" w14:textId="11C4B53A" w:rsidR="007D010C" w:rsidRDefault="007D010C" w:rsidP="007D010C">
      <w:pPr>
        <w:spacing w:line="360" w:lineRule="auto"/>
        <w:rPr>
          <w:rFonts w:cs="Times New Roman"/>
        </w:rPr>
      </w:pPr>
      <w:r w:rsidRPr="007D010C">
        <w:rPr>
          <w:rFonts w:cs="Times New Roman"/>
        </w:rPr>
        <w:tab/>
      </w:r>
      <w:r w:rsidR="00506769">
        <w:rPr>
          <w:rFonts w:cs="Times New Roman" w:hint="eastAsia"/>
        </w:rPr>
        <w:t>用户端</w:t>
      </w:r>
      <w:r w:rsidRPr="007D010C">
        <w:rPr>
          <w:rFonts w:cs="Times New Roman" w:hint="eastAsia"/>
        </w:rPr>
        <w:t>架构如上图所示，</w:t>
      </w:r>
      <w:r w:rsidR="00ED77B6">
        <w:rPr>
          <w:rFonts w:cs="Times New Roman" w:hint="eastAsia"/>
        </w:rPr>
        <w:t>主要实现</w:t>
      </w:r>
      <w:r w:rsidRPr="007D010C">
        <w:rPr>
          <w:rFonts w:cs="Times New Roman" w:hint="eastAsia"/>
        </w:rPr>
        <w:t>数据的压缩加密、纠</w:t>
      </w:r>
      <w:proofErr w:type="gramStart"/>
      <w:r w:rsidRPr="007D010C">
        <w:rPr>
          <w:rFonts w:cs="Times New Roman" w:hint="eastAsia"/>
        </w:rPr>
        <w:t>删</w:t>
      </w:r>
      <w:proofErr w:type="gramEnd"/>
      <w:r w:rsidRPr="007D010C">
        <w:rPr>
          <w:rFonts w:cs="Times New Roman" w:hint="eastAsia"/>
        </w:rPr>
        <w:t>码分片、去重等功能，并对外暴露一个标准的</w:t>
      </w:r>
      <w:r w:rsidRPr="007D010C">
        <w:rPr>
          <w:rFonts w:cs="Times New Roman"/>
        </w:rPr>
        <w:t>API</w:t>
      </w:r>
      <w:r w:rsidRPr="007D010C">
        <w:rPr>
          <w:rFonts w:cs="Times New Roman" w:hint="eastAsia"/>
        </w:rPr>
        <w:t>，可在该</w:t>
      </w:r>
      <w:r w:rsidRPr="007D010C">
        <w:rPr>
          <w:rFonts w:cs="Times New Roman"/>
        </w:rPr>
        <w:t>API</w:t>
      </w:r>
      <w:r w:rsidRPr="007D010C">
        <w:rPr>
          <w:rFonts w:cs="Times New Roman" w:hint="eastAsia"/>
        </w:rPr>
        <w:t>之上实现其他文件传输协议，比如</w:t>
      </w:r>
      <w:r w:rsidR="001A070A">
        <w:rPr>
          <w:rFonts w:cs="Times New Roman" w:hint="eastAsia"/>
        </w:rPr>
        <w:t>S</w:t>
      </w:r>
      <w:r w:rsidR="001A070A">
        <w:rPr>
          <w:rFonts w:cs="Times New Roman"/>
        </w:rPr>
        <w:t>3/</w:t>
      </w:r>
      <w:r w:rsidRPr="007D010C">
        <w:rPr>
          <w:rFonts w:cs="Times New Roman"/>
        </w:rPr>
        <w:t>FTP/</w:t>
      </w:r>
      <w:r w:rsidR="001A070A">
        <w:rPr>
          <w:rFonts w:cs="Times New Roman"/>
        </w:rPr>
        <w:t>CIFS</w:t>
      </w:r>
      <w:r w:rsidRPr="007D010C">
        <w:rPr>
          <w:rFonts w:cs="Times New Roman"/>
        </w:rPr>
        <w:t>/NFS/S3</w:t>
      </w:r>
      <w:r w:rsidRPr="007D010C">
        <w:rPr>
          <w:rFonts w:cs="Times New Roman" w:hint="eastAsia"/>
        </w:rPr>
        <w:t>等协议。</w:t>
      </w:r>
    </w:p>
    <w:p w14:paraId="4EB1AC70" w14:textId="52379469" w:rsidR="007D010C" w:rsidRPr="007D010C" w:rsidRDefault="00184BA3" w:rsidP="007D010C">
      <w:pPr>
        <w:spacing w:line="360" w:lineRule="auto"/>
        <w:rPr>
          <w:rFonts w:cs="Times New Roman"/>
        </w:rPr>
      </w:pPr>
      <w:r w:rsidRPr="003B6DB0" w:rsidDel="00184BA3">
        <w:rPr>
          <w:rFonts w:cs="Times New Roman" w:hint="eastAsia"/>
        </w:rPr>
        <w:t xml:space="preserve"> </w:t>
      </w:r>
      <w:r w:rsidR="007D010C" w:rsidRPr="007D010C">
        <w:rPr>
          <w:rFonts w:cs="Times New Roman"/>
        </w:rPr>
        <w:t xml:space="preserve">(1) </w:t>
      </w:r>
      <w:r w:rsidR="00506769">
        <w:rPr>
          <w:rFonts w:cs="Times New Roman" w:hint="eastAsia"/>
        </w:rPr>
        <w:t>用户端</w:t>
      </w:r>
      <w:r w:rsidR="007D010C" w:rsidRPr="007D010C">
        <w:rPr>
          <w:rFonts w:cs="Times New Roman" w:hint="eastAsia"/>
        </w:rPr>
        <w:t>上传流程如下：</w:t>
      </w:r>
    </w:p>
    <w:p w14:paraId="1893446E" w14:textId="5CFFFD65" w:rsidR="005218C8" w:rsidRPr="00DE247E" w:rsidRDefault="00506769" w:rsidP="00DE247E">
      <w:pPr>
        <w:pStyle w:val="a4"/>
        <w:numPr>
          <w:ilvl w:val="0"/>
          <w:numId w:val="13"/>
        </w:numPr>
        <w:spacing w:line="360" w:lineRule="auto"/>
        <w:ind w:firstLineChars="0"/>
        <w:rPr>
          <w:rFonts w:cs="Times New Roman"/>
        </w:rPr>
      </w:pPr>
      <w:r w:rsidRPr="003B6DB0">
        <w:rPr>
          <w:rFonts w:cs="Times New Roman" w:hint="eastAsia"/>
        </w:rPr>
        <w:t>用户</w:t>
      </w:r>
      <w:proofErr w:type="gramStart"/>
      <w:r w:rsidRPr="003B6DB0">
        <w:rPr>
          <w:rFonts w:cs="Times New Roman" w:hint="eastAsia"/>
        </w:rPr>
        <w:t>端</w:t>
      </w:r>
      <w:r w:rsidR="007D010C" w:rsidRPr="00B32950">
        <w:rPr>
          <w:rFonts w:cs="Times New Roman" w:hint="eastAsia"/>
        </w:rPr>
        <w:t>利用</w:t>
      </w:r>
      <w:proofErr w:type="gramEnd"/>
      <w:r w:rsidR="007D010C" w:rsidRPr="00B32950">
        <w:rPr>
          <w:rFonts w:cs="Times New Roman" w:hint="eastAsia"/>
        </w:rPr>
        <w:t>特定的</w:t>
      </w:r>
      <w:r w:rsidR="007D010C" w:rsidRPr="00B32950">
        <w:rPr>
          <w:rFonts w:cs="Times New Roman"/>
        </w:rPr>
        <w:t>Hash</w:t>
      </w:r>
      <w:r w:rsidR="007D010C" w:rsidRPr="00EE79EA">
        <w:rPr>
          <w:rFonts w:cs="Times New Roman" w:hint="eastAsia"/>
        </w:rPr>
        <w:t>算法</w:t>
      </w:r>
      <w:r w:rsidR="007D010C" w:rsidRPr="00EE79EA">
        <w:rPr>
          <w:rFonts w:cs="Times New Roman"/>
        </w:rPr>
        <w:t>AHP</w:t>
      </w:r>
      <w:r w:rsidR="007D010C" w:rsidRPr="007D537E">
        <w:rPr>
          <w:rFonts w:cs="Times New Roman" w:hint="eastAsia"/>
        </w:rPr>
        <w:t>计算文件的整体明文</w:t>
      </w:r>
      <w:r w:rsidR="007D010C" w:rsidRPr="007D537E">
        <w:rPr>
          <w:rFonts w:cs="Times New Roman"/>
        </w:rPr>
        <w:t>Hash</w:t>
      </w:r>
      <w:r w:rsidR="007D010C" w:rsidRPr="00FB4C4C">
        <w:rPr>
          <w:rFonts w:cs="Times New Roman" w:hint="eastAsia"/>
        </w:rPr>
        <w:t>值</w:t>
      </w:r>
      <w:r w:rsidR="007D010C" w:rsidRPr="00FB4C4C">
        <w:rPr>
          <w:rFonts w:cs="Times New Roman"/>
        </w:rPr>
        <w:t>VHW</w:t>
      </w:r>
      <w:r w:rsidR="007D010C" w:rsidRPr="00A2440E">
        <w:rPr>
          <w:rFonts w:cs="Times New Roman" w:hint="eastAsia"/>
        </w:rPr>
        <w:t>，</w:t>
      </w:r>
      <w:r w:rsidR="004368C4" w:rsidRPr="00A2440E">
        <w:rPr>
          <w:rFonts w:cs="Times New Roman" w:hint="eastAsia"/>
        </w:rPr>
        <w:t>将</w:t>
      </w:r>
      <w:r w:rsidR="004368C4" w:rsidRPr="00F22C9A">
        <w:rPr>
          <w:rFonts w:cs="Times New Roman" w:hint="eastAsia"/>
        </w:rPr>
        <w:t>VHW和文件长度发给</w:t>
      </w:r>
      <w:r w:rsidR="00806EA5" w:rsidRPr="00DE247E">
        <w:rPr>
          <w:rFonts w:cs="Times New Roman" w:hint="eastAsia"/>
        </w:rPr>
        <w:t>该用户对应的超级节点</w:t>
      </w:r>
      <w:del w:id="193" w:author="Alex Wang" w:date="2019-04-03T13:11:00Z">
        <w:r w:rsidR="00211E9B" w:rsidRPr="00DE247E" w:rsidDel="00427C59">
          <w:rPr>
            <w:rFonts w:cs="Times New Roman"/>
          </w:rPr>
          <w:delText>BPU</w:delText>
        </w:r>
      </w:del>
      <w:ins w:id="194" w:author="Alex Wang" w:date="2019-04-03T13:11:00Z">
        <w:r w:rsidR="00427C59">
          <w:rPr>
            <w:rFonts w:cs="Times New Roman"/>
          </w:rPr>
          <w:t>SNU</w:t>
        </w:r>
      </w:ins>
      <w:r w:rsidR="00DC0358" w:rsidRPr="00DE247E">
        <w:rPr>
          <w:rFonts w:cs="Times New Roman" w:hint="eastAsia"/>
        </w:rPr>
        <w:t>查询是否有重复</w:t>
      </w:r>
    </w:p>
    <w:p w14:paraId="29E993E0" w14:textId="057B3C73" w:rsidR="00270E9B" w:rsidRDefault="00794764" w:rsidP="00DE247E">
      <w:pPr>
        <w:pStyle w:val="a4"/>
        <w:numPr>
          <w:ilvl w:val="0"/>
          <w:numId w:val="13"/>
        </w:numPr>
        <w:spacing w:line="360" w:lineRule="auto"/>
        <w:ind w:firstLineChars="0"/>
        <w:rPr>
          <w:ins w:id="195" w:author="Alex Wang" w:date="2019-04-19T02:18:00Z"/>
          <w:rFonts w:cs="Times New Roman"/>
        </w:rPr>
      </w:pPr>
      <w:del w:id="196" w:author="Alex Wang" w:date="2019-04-03T13:11:00Z">
        <w:r w:rsidRPr="00DE247E" w:rsidDel="00427C59">
          <w:rPr>
            <w:rFonts w:cs="Times New Roman"/>
          </w:rPr>
          <w:delText>BPU</w:delText>
        </w:r>
      </w:del>
      <w:ins w:id="197" w:author="Alex Wang" w:date="2019-04-03T13:11:00Z">
        <w:r w:rsidR="00427C59">
          <w:rPr>
            <w:rFonts w:cs="Times New Roman"/>
          </w:rPr>
          <w:t>SNU</w:t>
        </w:r>
      </w:ins>
      <w:r w:rsidR="00FB49B0" w:rsidRPr="00DE247E">
        <w:rPr>
          <w:rFonts w:cs="Times New Roman" w:hint="eastAsia"/>
        </w:rPr>
        <w:t>检查用户文件去重</w:t>
      </w:r>
      <w:r w:rsidR="006C2D56" w:rsidRPr="00DE247E">
        <w:rPr>
          <w:rFonts w:cs="Times New Roman" w:hint="eastAsia"/>
        </w:rPr>
        <w:t>表</w:t>
      </w:r>
      <w:ins w:id="198" w:author="Alex Wang" w:date="2019-04-07T19:23:00Z">
        <w:r w:rsidR="00120E63">
          <w:rPr>
            <w:rFonts w:cs="Times New Roman" w:hint="eastAsia"/>
          </w:rPr>
          <w:t>D</w:t>
        </w:r>
        <w:r w:rsidR="00120E63">
          <w:rPr>
            <w:rFonts w:cs="Times New Roman"/>
          </w:rPr>
          <w:t>UD</w:t>
        </w:r>
      </w:ins>
      <w:r w:rsidR="00FB49B0" w:rsidRPr="00DE247E">
        <w:rPr>
          <w:rFonts w:cs="Times New Roman" w:hint="eastAsia"/>
        </w:rPr>
        <w:t>，</w:t>
      </w:r>
      <w:r w:rsidR="00DC0358" w:rsidRPr="00DE247E">
        <w:rPr>
          <w:rFonts w:cs="Times New Roman" w:hint="eastAsia"/>
        </w:rPr>
        <w:t>如果</w:t>
      </w:r>
      <w:r w:rsidRPr="00DE247E">
        <w:rPr>
          <w:rFonts w:cs="Times New Roman" w:hint="eastAsia"/>
        </w:rPr>
        <w:t>发现</w:t>
      </w:r>
      <w:r w:rsidR="006C2D56" w:rsidRPr="00DE247E">
        <w:rPr>
          <w:rFonts w:cs="Times New Roman" w:hint="eastAsia"/>
        </w:rPr>
        <w:t>同一用户已经有H</w:t>
      </w:r>
      <w:r w:rsidR="006C2D56" w:rsidRPr="00DE247E">
        <w:rPr>
          <w:rFonts w:cs="Times New Roman"/>
        </w:rPr>
        <w:t>ash</w:t>
      </w:r>
      <w:r w:rsidR="006C2D56" w:rsidRPr="00DE247E">
        <w:rPr>
          <w:rFonts w:cs="Times New Roman" w:hint="eastAsia"/>
        </w:rPr>
        <w:t>值为</w:t>
      </w:r>
      <w:r w:rsidR="00C93282" w:rsidRPr="00DE247E">
        <w:rPr>
          <w:rFonts w:cs="Times New Roman" w:hint="eastAsia"/>
        </w:rPr>
        <w:t>VHW</w:t>
      </w:r>
      <w:r w:rsidR="00473EF1" w:rsidRPr="00DE247E">
        <w:rPr>
          <w:rFonts w:cs="Times New Roman" w:hint="eastAsia"/>
        </w:rPr>
        <w:t>的文件，</w:t>
      </w:r>
      <w:r w:rsidR="00837B7C" w:rsidRPr="00DE247E">
        <w:rPr>
          <w:rFonts w:cs="Times New Roman" w:hint="eastAsia"/>
        </w:rPr>
        <w:t>而且文件长度相同，</w:t>
      </w:r>
      <w:r w:rsidR="00DC0358" w:rsidRPr="00DE247E">
        <w:rPr>
          <w:rFonts w:cs="Times New Roman" w:hint="eastAsia"/>
        </w:rPr>
        <w:t>则</w:t>
      </w:r>
      <w:r w:rsidR="002B7FD4" w:rsidRPr="00DE247E">
        <w:rPr>
          <w:rFonts w:cs="Times New Roman" w:hint="eastAsia"/>
        </w:rPr>
        <w:t>将VHW的引用次数加1，然后</w:t>
      </w:r>
      <w:r w:rsidR="004A5EA5" w:rsidRPr="00DE247E">
        <w:rPr>
          <w:rFonts w:cs="Times New Roman" w:hint="eastAsia"/>
        </w:rPr>
        <w:t>终止流程</w:t>
      </w:r>
      <w:r w:rsidR="00DC0358" w:rsidRPr="00DE247E">
        <w:rPr>
          <w:rFonts w:cs="Times New Roman" w:hint="eastAsia"/>
        </w:rPr>
        <w:t>（不需要验证数据是否正</w:t>
      </w:r>
      <w:r w:rsidR="00DC0358" w:rsidRPr="00DE247E">
        <w:rPr>
          <w:rFonts w:cs="Times New Roman" w:hint="eastAsia"/>
        </w:rPr>
        <w:lastRenderedPageBreak/>
        <w:t>确，因为自己不会骗自己，同时</w:t>
      </w:r>
      <w:r w:rsidR="00837B7C" w:rsidRPr="00DE247E">
        <w:rPr>
          <w:rFonts w:cs="Times New Roman" w:hint="eastAsia"/>
        </w:rPr>
        <w:t>同一</w:t>
      </w:r>
      <w:r w:rsidR="00540B34" w:rsidRPr="00DE247E">
        <w:rPr>
          <w:rFonts w:cs="Times New Roman" w:hint="eastAsia"/>
        </w:rPr>
        <w:t>用户重复不需要</w:t>
      </w:r>
      <w:r w:rsidR="00A332CA" w:rsidRPr="00DE247E">
        <w:rPr>
          <w:rFonts w:cs="Times New Roman" w:hint="eastAsia"/>
        </w:rPr>
        <w:t>重复花</w:t>
      </w:r>
      <w:r w:rsidR="00CA5F90" w:rsidRPr="00DE247E">
        <w:rPr>
          <w:rFonts w:cs="Times New Roman" w:hint="eastAsia"/>
        </w:rPr>
        <w:t>HDD</w:t>
      </w:r>
      <w:r w:rsidR="00DC0358" w:rsidRPr="00DE247E">
        <w:rPr>
          <w:rFonts w:cs="Times New Roman" w:hint="eastAsia"/>
        </w:rPr>
        <w:t>）</w:t>
      </w:r>
      <w:r w:rsidR="00F428DB" w:rsidRPr="00DE247E">
        <w:rPr>
          <w:rFonts w:cs="Times New Roman" w:hint="eastAsia"/>
        </w:rPr>
        <w:t>；</w:t>
      </w:r>
      <w:r w:rsidR="00AB265D" w:rsidRPr="00DE247E">
        <w:rPr>
          <w:rFonts w:cs="Times New Roman" w:hint="eastAsia"/>
        </w:rPr>
        <w:t>如果不重复则</w:t>
      </w:r>
      <w:del w:id="199" w:author="Alex Wang" w:date="2019-04-03T13:11:00Z">
        <w:r w:rsidR="00211E9B" w:rsidRPr="00DE247E" w:rsidDel="00427C59">
          <w:rPr>
            <w:rFonts w:cs="Times New Roman" w:hint="eastAsia"/>
          </w:rPr>
          <w:delText>BPU</w:delText>
        </w:r>
      </w:del>
      <w:ins w:id="200" w:author="Alex Wang" w:date="2019-04-03T13:11:00Z">
        <w:r w:rsidR="00427C59">
          <w:rPr>
            <w:rFonts w:cs="Times New Roman" w:hint="eastAsia"/>
          </w:rPr>
          <w:t>SNU</w:t>
        </w:r>
      </w:ins>
      <w:r w:rsidR="006105A6" w:rsidRPr="00DE247E">
        <w:rPr>
          <w:rFonts w:cs="Times New Roman" w:hint="eastAsia"/>
        </w:rPr>
        <w:t>验证该用户是否有足够的HDD用于存储该数据</w:t>
      </w:r>
      <w:r w:rsidR="00206E1C">
        <w:rPr>
          <w:rFonts w:cs="Times New Roman" w:hint="eastAsia"/>
        </w:rPr>
        <w:t>最短存储时间</w:t>
      </w:r>
      <w:r w:rsidR="006105A6" w:rsidRPr="003B6DB0">
        <w:rPr>
          <w:rFonts w:cs="Times New Roman" w:hint="eastAsia"/>
        </w:rPr>
        <w:t>P</w:t>
      </w:r>
      <w:r w:rsidR="00A34BF6" w:rsidRPr="003B6DB0">
        <w:rPr>
          <w:rFonts w:cs="Times New Roman" w:hint="eastAsia"/>
        </w:rPr>
        <w:t>MS</w:t>
      </w:r>
      <w:r w:rsidR="00A34BF6" w:rsidRPr="00B32950">
        <w:rPr>
          <w:rFonts w:cs="Times New Roman" w:hint="eastAsia"/>
        </w:rPr>
        <w:t>（例如6</w:t>
      </w:r>
      <w:r w:rsidR="00A34BF6" w:rsidRPr="00EE79EA">
        <w:rPr>
          <w:rFonts w:cs="Times New Roman"/>
        </w:rPr>
        <w:t>0</w:t>
      </w:r>
      <w:r w:rsidR="00A34BF6" w:rsidRPr="00EE79EA">
        <w:rPr>
          <w:rFonts w:cs="Times New Roman" w:hint="eastAsia"/>
        </w:rPr>
        <w:t>天）</w:t>
      </w:r>
      <w:r w:rsidR="00990BBF" w:rsidRPr="002E1474">
        <w:rPr>
          <w:rFonts w:cs="Times New Roman" w:hint="eastAsia"/>
        </w:rPr>
        <w:t>，不够的话反</w:t>
      </w:r>
      <w:r w:rsidR="00990BBF" w:rsidRPr="002279C9">
        <w:rPr>
          <w:rFonts w:cs="Times New Roman" w:hint="eastAsia"/>
        </w:rPr>
        <w:t>馈给</w:t>
      </w:r>
      <w:r w:rsidR="00754777" w:rsidRPr="002279C9">
        <w:rPr>
          <w:rFonts w:cs="Times New Roman" w:hint="eastAsia"/>
        </w:rPr>
        <w:t>用</w:t>
      </w:r>
      <w:r w:rsidR="00754777" w:rsidRPr="007D537E">
        <w:rPr>
          <w:rFonts w:cs="Times New Roman" w:hint="eastAsia"/>
        </w:rPr>
        <w:t>户</w:t>
      </w:r>
      <w:r w:rsidR="00F428DB" w:rsidRPr="007D537E">
        <w:rPr>
          <w:rFonts w:cs="Times New Roman" w:hint="eastAsia"/>
        </w:rPr>
        <w:t>端</w:t>
      </w:r>
      <w:r w:rsidR="00E47E0F" w:rsidRPr="00A2440E">
        <w:rPr>
          <w:rFonts w:cs="Times New Roman" w:hint="eastAsia"/>
        </w:rPr>
        <w:t>，</w:t>
      </w:r>
      <w:proofErr w:type="gramStart"/>
      <w:r w:rsidR="00525FEB" w:rsidRPr="00A2440E">
        <w:rPr>
          <w:rFonts w:cs="Times New Roman" w:hint="eastAsia"/>
        </w:rPr>
        <w:t>用户端报错</w:t>
      </w:r>
      <w:proofErr w:type="gramEnd"/>
      <w:r w:rsidR="00525FEB" w:rsidRPr="00A2440E">
        <w:rPr>
          <w:rFonts w:cs="Times New Roman" w:hint="eastAsia"/>
        </w:rPr>
        <w:t>返回</w:t>
      </w:r>
      <w:ins w:id="201" w:author="Alex Wang" w:date="2019-04-19T02:18:00Z">
        <w:r w:rsidR="00BB21BF">
          <w:rPr>
            <w:rFonts w:cs="Times New Roman" w:hint="eastAsia"/>
          </w:rPr>
          <w:t>；</w:t>
        </w:r>
      </w:ins>
    </w:p>
    <w:p w14:paraId="50A6D70A" w14:textId="3D7200B4" w:rsidR="00AE3CB1" w:rsidRPr="00F22C9A" w:rsidDel="00BB21BF" w:rsidRDefault="00525FEB" w:rsidP="00DE247E">
      <w:pPr>
        <w:pStyle w:val="a4"/>
        <w:numPr>
          <w:ilvl w:val="0"/>
          <w:numId w:val="13"/>
        </w:numPr>
        <w:spacing w:line="360" w:lineRule="auto"/>
        <w:ind w:firstLineChars="0"/>
        <w:rPr>
          <w:del w:id="202" w:author="Alex Wang" w:date="2019-04-19T02:18:00Z"/>
          <w:rFonts w:cs="Times New Roman"/>
        </w:rPr>
      </w:pPr>
      <w:del w:id="203" w:author="Alex Wang" w:date="2019-04-19T02:17:00Z">
        <w:r w:rsidRPr="00A2440E" w:rsidDel="00270E9B">
          <w:rPr>
            <w:rFonts w:cs="Times New Roman" w:hint="eastAsia"/>
          </w:rPr>
          <w:delText>；</w:delText>
        </w:r>
      </w:del>
    </w:p>
    <w:p w14:paraId="52785162" w14:textId="72247B51" w:rsidR="00DC0358" w:rsidRDefault="00AE3CB1" w:rsidP="00DE247E">
      <w:pPr>
        <w:pStyle w:val="a4"/>
        <w:numPr>
          <w:ilvl w:val="0"/>
          <w:numId w:val="13"/>
        </w:numPr>
        <w:spacing w:line="360" w:lineRule="auto"/>
        <w:ind w:firstLineChars="0"/>
        <w:rPr>
          <w:ins w:id="204" w:author="Alex Wang" w:date="2019-04-19T02:19:00Z"/>
          <w:rFonts w:cs="Times New Roman"/>
        </w:rPr>
      </w:pPr>
      <w:del w:id="205" w:author="Alex Wang" w:date="2019-04-03T13:11:00Z">
        <w:r w:rsidRPr="00DE247E" w:rsidDel="00427C59">
          <w:rPr>
            <w:rFonts w:cs="Times New Roman" w:hint="eastAsia"/>
          </w:rPr>
          <w:delText>BPU</w:delText>
        </w:r>
      </w:del>
      <w:ins w:id="206" w:author="Alex Wang" w:date="2019-04-03T13:11:00Z">
        <w:r w:rsidR="00427C59">
          <w:rPr>
            <w:rFonts w:cs="Times New Roman" w:hint="eastAsia"/>
          </w:rPr>
          <w:t>SNU</w:t>
        </w:r>
      </w:ins>
      <w:r w:rsidR="006427A6" w:rsidRPr="00DE247E">
        <w:rPr>
          <w:rFonts w:cs="Times New Roman" w:hint="eastAsia"/>
        </w:rPr>
        <w:t>分配一个此次上</w:t>
      </w:r>
      <w:proofErr w:type="gramStart"/>
      <w:r w:rsidR="006427A6" w:rsidRPr="00DE247E">
        <w:rPr>
          <w:rFonts w:cs="Times New Roman" w:hint="eastAsia"/>
        </w:rPr>
        <w:t>传任务</w:t>
      </w:r>
      <w:proofErr w:type="gramEnd"/>
      <w:r w:rsidR="006427A6" w:rsidRPr="00DE247E">
        <w:rPr>
          <w:rFonts w:cs="Times New Roman" w:hint="eastAsia"/>
        </w:rPr>
        <w:t>的流水号V</w:t>
      </w:r>
      <w:r w:rsidR="006427A6" w:rsidRPr="00DE247E">
        <w:rPr>
          <w:rFonts w:cs="Times New Roman"/>
        </w:rPr>
        <w:t>NU</w:t>
      </w:r>
      <w:del w:id="207" w:author="Alex Wang" w:date="2019-03-11T07:16:00Z">
        <w:r w:rsidR="006427A6" w:rsidRPr="00DE247E" w:rsidDel="00F7267E">
          <w:rPr>
            <w:rFonts w:cs="Times New Roman" w:hint="eastAsia"/>
          </w:rPr>
          <w:delText>，</w:delText>
        </w:r>
        <w:r w:rsidR="00627CEC" w:rsidRPr="00DE247E" w:rsidDel="00F7267E">
          <w:rPr>
            <w:rFonts w:cs="Times New Roman" w:hint="eastAsia"/>
          </w:rPr>
          <w:delText>该流水号包含当前时间</w:delText>
        </w:r>
      </w:del>
      <w:r w:rsidR="00627CEC" w:rsidRPr="00DE247E">
        <w:rPr>
          <w:rFonts w:cs="Times New Roman" w:hint="eastAsia"/>
        </w:rPr>
        <w:t>；</w:t>
      </w:r>
      <w:del w:id="208" w:author="Alex Wang" w:date="2019-04-03T13:11:00Z">
        <w:r w:rsidR="00B90547" w:rsidRPr="00DE247E" w:rsidDel="00427C59">
          <w:rPr>
            <w:rFonts w:cs="Times New Roman" w:hint="eastAsia"/>
          </w:rPr>
          <w:delText>BPU</w:delText>
        </w:r>
      </w:del>
      <w:ins w:id="209" w:author="Alex Wang" w:date="2019-04-03T13:11:00Z">
        <w:r w:rsidR="00427C59">
          <w:rPr>
            <w:rFonts w:cs="Times New Roman" w:hint="eastAsia"/>
          </w:rPr>
          <w:t>SNU</w:t>
        </w:r>
      </w:ins>
      <w:r w:rsidR="003E1936" w:rsidRPr="00DE247E">
        <w:rPr>
          <w:rFonts w:cs="Times New Roman" w:hint="eastAsia"/>
        </w:rPr>
        <w:t>在新文件列表</w:t>
      </w:r>
      <w:r w:rsidR="00893180" w:rsidRPr="00DE247E">
        <w:rPr>
          <w:rFonts w:cs="Times New Roman" w:hint="eastAsia"/>
        </w:rPr>
        <w:t>DNF</w:t>
      </w:r>
      <w:r w:rsidR="003E1936" w:rsidRPr="00DE247E">
        <w:rPr>
          <w:rFonts w:cs="Times New Roman" w:hint="eastAsia"/>
        </w:rPr>
        <w:t>中增加一项，</w:t>
      </w:r>
      <w:r w:rsidR="00DB24D5" w:rsidRPr="00DE247E">
        <w:rPr>
          <w:rFonts w:cs="Times New Roman" w:hint="eastAsia"/>
        </w:rPr>
        <w:t>包含</w:t>
      </w:r>
      <w:r w:rsidR="00DC6098" w:rsidRPr="00DE247E">
        <w:rPr>
          <w:rFonts w:cs="Times New Roman" w:hint="eastAsia"/>
        </w:rPr>
        <w:t>VHW和VNU；</w:t>
      </w:r>
      <w:del w:id="210" w:author="Alex Wang" w:date="2019-04-03T13:11:00Z">
        <w:r w:rsidR="00B90547" w:rsidRPr="00DE247E" w:rsidDel="00427C59">
          <w:rPr>
            <w:rFonts w:cs="Times New Roman" w:hint="eastAsia"/>
          </w:rPr>
          <w:delText>BPU</w:delText>
        </w:r>
      </w:del>
      <w:ins w:id="211" w:author="Alex Wang" w:date="2019-04-03T13:11:00Z">
        <w:r w:rsidR="00427C59">
          <w:rPr>
            <w:rFonts w:cs="Times New Roman" w:hint="eastAsia"/>
          </w:rPr>
          <w:t>SNU</w:t>
        </w:r>
      </w:ins>
      <w:r w:rsidR="00B90547" w:rsidRPr="00DE247E">
        <w:rPr>
          <w:rFonts w:cs="Times New Roman" w:hint="eastAsia"/>
        </w:rPr>
        <w:t>，</w:t>
      </w:r>
      <w:r w:rsidR="00BF1C27" w:rsidRPr="00DE247E">
        <w:rPr>
          <w:rFonts w:cs="Times New Roman" w:hint="eastAsia"/>
        </w:rPr>
        <w:t>冻结</w:t>
      </w:r>
      <w:r w:rsidR="00CE1AC0" w:rsidRPr="00DE247E">
        <w:rPr>
          <w:rFonts w:cs="Times New Roman" w:hint="eastAsia"/>
        </w:rPr>
        <w:t>该用户</w:t>
      </w:r>
      <w:r w:rsidR="006105A6" w:rsidRPr="00DE247E">
        <w:rPr>
          <w:rFonts w:cs="Times New Roman" w:hint="eastAsia"/>
        </w:rPr>
        <w:t>相应的HDD</w:t>
      </w:r>
      <w:r w:rsidR="001D57C1" w:rsidRPr="00DE247E">
        <w:rPr>
          <w:rFonts w:cs="Times New Roman" w:hint="eastAsia"/>
        </w:rPr>
        <w:t>，</w:t>
      </w:r>
      <w:r w:rsidR="004511C1" w:rsidRPr="00DE247E">
        <w:rPr>
          <w:rFonts w:cs="Times New Roman" w:hint="eastAsia"/>
        </w:rPr>
        <w:t>在</w:t>
      </w:r>
      <w:r w:rsidR="00381F49" w:rsidRPr="00DE247E">
        <w:rPr>
          <w:rFonts w:cs="Times New Roman" w:hint="eastAsia"/>
        </w:rPr>
        <w:t>用户文件去重表</w:t>
      </w:r>
      <w:r w:rsidR="004511C1" w:rsidRPr="00DE247E">
        <w:rPr>
          <w:rFonts w:cs="Times New Roman" w:hint="eastAsia"/>
        </w:rPr>
        <w:t>D</w:t>
      </w:r>
      <w:r w:rsidR="00F25C8A" w:rsidRPr="00DE247E">
        <w:rPr>
          <w:rFonts w:cs="Times New Roman" w:hint="eastAsia"/>
        </w:rPr>
        <w:t>UD</w:t>
      </w:r>
      <w:r w:rsidR="004511C1" w:rsidRPr="00DE247E">
        <w:rPr>
          <w:rFonts w:cs="Times New Roman" w:hint="eastAsia"/>
        </w:rPr>
        <w:t>中增加</w:t>
      </w:r>
      <w:ins w:id="212" w:author="Alex Wang" w:date="2019-04-21T16:19:00Z">
        <w:r w:rsidR="00017786">
          <w:rPr>
            <w:rFonts w:cs="Times New Roman" w:hint="eastAsia"/>
          </w:rPr>
          <w:t>一个新记录，</w:t>
        </w:r>
      </w:ins>
      <w:ins w:id="213" w:author="Alex Wang" w:date="2019-04-21T16:20:00Z">
        <w:r w:rsidR="0099236C">
          <w:rPr>
            <w:rFonts w:cs="Times New Roman" w:hint="eastAsia"/>
          </w:rPr>
          <w:t>填入</w:t>
        </w:r>
      </w:ins>
      <w:ins w:id="214" w:author="Alex Wang" w:date="2019-04-21T16:19:00Z">
        <w:r w:rsidR="00017786">
          <w:rPr>
            <w:rFonts w:cs="Times New Roman" w:hint="eastAsia"/>
          </w:rPr>
          <w:t>新</w:t>
        </w:r>
      </w:ins>
      <w:ins w:id="215" w:author="Alex Wang" w:date="2019-04-21T16:20:00Z">
        <w:r w:rsidR="00017786">
          <w:rPr>
            <w:rFonts w:cs="Times New Roman" w:hint="eastAsia"/>
          </w:rPr>
          <w:t>记录的</w:t>
        </w:r>
        <w:proofErr w:type="spellStart"/>
        <w:r w:rsidR="0099236C">
          <w:rPr>
            <w:rFonts w:cs="Times New Roman" w:hint="eastAsia"/>
          </w:rPr>
          <w:t>U</w:t>
        </w:r>
        <w:r w:rsidR="0099236C">
          <w:rPr>
            <w:rFonts w:cs="Times New Roman"/>
          </w:rPr>
          <w:t>serID</w:t>
        </w:r>
        <w:proofErr w:type="spellEnd"/>
        <w:r w:rsidR="0099236C">
          <w:rPr>
            <w:rFonts w:cs="Times New Roman" w:hint="eastAsia"/>
          </w:rPr>
          <w:t>和</w:t>
        </w:r>
      </w:ins>
      <w:r w:rsidR="004511C1" w:rsidRPr="00DE247E">
        <w:rPr>
          <w:rFonts w:cs="Times New Roman" w:hint="eastAsia"/>
        </w:rPr>
        <w:t>VHW</w:t>
      </w:r>
      <w:ins w:id="216" w:author="Alex Wang" w:date="2019-04-21T16:20:00Z">
        <w:r w:rsidR="0099236C">
          <w:rPr>
            <w:rFonts w:cs="Times New Roman" w:hint="eastAsia"/>
          </w:rPr>
          <w:t>字段</w:t>
        </w:r>
      </w:ins>
      <w:del w:id="217" w:author="Alex Wang" w:date="2019-04-21T16:20:00Z">
        <w:r w:rsidR="0025459A" w:rsidRPr="00DE247E" w:rsidDel="0099236C">
          <w:rPr>
            <w:rFonts w:cs="Times New Roman" w:hint="eastAsia"/>
          </w:rPr>
          <w:delText>项</w:delText>
        </w:r>
      </w:del>
      <w:r w:rsidR="0025459A" w:rsidRPr="00DE247E">
        <w:rPr>
          <w:rFonts w:cs="Times New Roman" w:hint="eastAsia"/>
        </w:rPr>
        <w:t>，</w:t>
      </w:r>
      <w:del w:id="218" w:author="Alex Wang" w:date="2019-04-21T16:21:00Z">
        <w:r w:rsidR="001D3503" w:rsidRPr="00DE247E" w:rsidDel="005B4C6B">
          <w:rPr>
            <w:rFonts w:cs="Times New Roman" w:hint="eastAsia"/>
          </w:rPr>
          <w:delText>初始</w:delText>
        </w:r>
      </w:del>
      <w:r w:rsidR="001D3503" w:rsidRPr="00DE247E">
        <w:rPr>
          <w:rFonts w:cs="Times New Roman" w:hint="eastAsia"/>
        </w:rPr>
        <w:t>引用次数</w:t>
      </w:r>
      <w:ins w:id="219" w:author="Alex Wang" w:date="2019-04-21T16:21:00Z">
        <w:r w:rsidR="005B4C6B">
          <w:rPr>
            <w:rFonts w:cs="Times New Roman" w:hint="eastAsia"/>
          </w:rPr>
          <w:t>NLINK</w:t>
        </w:r>
      </w:ins>
      <w:r w:rsidR="001D3503" w:rsidRPr="00DE247E">
        <w:rPr>
          <w:rFonts w:cs="Times New Roman" w:hint="eastAsia"/>
        </w:rPr>
        <w:t>为0</w:t>
      </w:r>
      <w:ins w:id="220" w:author="Alex Wang" w:date="2019-04-21T16:21:00Z">
        <w:r w:rsidR="008B06DE">
          <w:rPr>
            <w:rFonts w:cs="Times New Roman" w:hint="eastAsia"/>
          </w:rPr>
          <w:t>，VNU为流水号</w:t>
        </w:r>
      </w:ins>
      <w:r w:rsidR="00744C2A" w:rsidRPr="00DE247E">
        <w:rPr>
          <w:rFonts w:cs="Times New Roman" w:hint="eastAsia"/>
        </w:rPr>
        <w:t>；</w:t>
      </w:r>
    </w:p>
    <w:p w14:paraId="007241FC" w14:textId="720ED00F" w:rsidR="00BB21BF" w:rsidRDefault="00BB21BF" w:rsidP="00BB21BF">
      <w:pPr>
        <w:pStyle w:val="a4"/>
        <w:numPr>
          <w:ilvl w:val="0"/>
          <w:numId w:val="13"/>
        </w:numPr>
        <w:spacing w:line="360" w:lineRule="auto"/>
        <w:ind w:firstLineChars="0"/>
        <w:rPr>
          <w:ins w:id="221" w:author="Alex Wang" w:date="2019-04-19T02:19:00Z"/>
          <w:rFonts w:cs="Times New Roman"/>
        </w:rPr>
      </w:pPr>
      <w:ins w:id="222" w:author="Alex Wang" w:date="2019-04-19T02:19:00Z">
        <w:r>
          <w:rPr>
            <w:rFonts w:cs="Times New Roman" w:hint="eastAsia"/>
          </w:rPr>
          <w:t>SNU向VHW对应的超级节点SNF查询全局文件去重表D</w:t>
        </w:r>
        <w:r>
          <w:rPr>
            <w:rFonts w:cs="Times New Roman"/>
          </w:rPr>
          <w:t>FD</w:t>
        </w:r>
        <w:r>
          <w:rPr>
            <w:rFonts w:cs="Times New Roman" w:hint="eastAsia"/>
          </w:rPr>
          <w:t>，如果没有</w:t>
        </w:r>
      </w:ins>
      <w:ins w:id="223" w:author="Alex Wang" w:date="2019-04-19T02:20:00Z">
        <w:r w:rsidR="00E713AD">
          <w:rPr>
            <w:rFonts w:cs="Times New Roman" w:hint="eastAsia"/>
          </w:rPr>
          <w:t>全文H</w:t>
        </w:r>
        <w:r w:rsidR="00E713AD">
          <w:rPr>
            <w:rFonts w:cs="Times New Roman"/>
          </w:rPr>
          <w:t>ash</w:t>
        </w:r>
        <w:r w:rsidR="00E713AD">
          <w:rPr>
            <w:rFonts w:cs="Times New Roman" w:hint="eastAsia"/>
          </w:rPr>
          <w:t>值</w:t>
        </w:r>
      </w:ins>
      <w:ins w:id="224" w:author="Alex Wang" w:date="2019-04-19T02:19:00Z">
        <w:r>
          <w:rPr>
            <w:rFonts w:cs="Times New Roman" w:hint="eastAsia"/>
          </w:rPr>
          <w:t>为VHW的记录转步骤</w:t>
        </w:r>
      </w:ins>
      <w:proofErr w:type="spellStart"/>
      <w:ins w:id="225" w:author="Alex Wang" w:date="2019-04-21T16:27:00Z">
        <w:r w:rsidR="00835569">
          <w:rPr>
            <w:rFonts w:cs="Times New Roman"/>
          </w:rPr>
          <w:t>i</w:t>
        </w:r>
      </w:ins>
      <w:proofErr w:type="spellEnd"/>
      <w:ins w:id="226" w:author="Alex Wang" w:date="2019-04-19T02:19:00Z">
        <w:r>
          <w:rPr>
            <w:rFonts w:cs="Times New Roman" w:hint="eastAsia"/>
          </w:rPr>
          <w:t>；</w:t>
        </w:r>
      </w:ins>
    </w:p>
    <w:p w14:paraId="3A5A2123" w14:textId="42380438" w:rsidR="00BB21BF" w:rsidRPr="00F22C9A" w:rsidRDefault="00BB21BF" w:rsidP="00BB21BF">
      <w:pPr>
        <w:pStyle w:val="a4"/>
        <w:numPr>
          <w:ilvl w:val="0"/>
          <w:numId w:val="13"/>
        </w:numPr>
        <w:spacing w:line="360" w:lineRule="auto"/>
        <w:ind w:firstLineChars="0"/>
        <w:rPr>
          <w:ins w:id="227" w:author="Alex Wang" w:date="2019-04-19T02:19:00Z"/>
          <w:rFonts w:cs="Times New Roman"/>
        </w:rPr>
      </w:pPr>
      <w:ins w:id="228" w:author="Alex Wang" w:date="2019-04-19T02:19:00Z">
        <w:r>
          <w:rPr>
            <w:rFonts w:cs="Times New Roman" w:hint="eastAsia"/>
          </w:rPr>
          <w:t>读出将所有文件H</w:t>
        </w:r>
        <w:r>
          <w:rPr>
            <w:rFonts w:cs="Times New Roman"/>
          </w:rPr>
          <w:t>ash</w:t>
        </w:r>
        <w:r>
          <w:rPr>
            <w:rFonts w:cs="Times New Roman" w:hint="eastAsia"/>
          </w:rPr>
          <w:t>值为VHW的记录，将</w:t>
        </w:r>
      </w:ins>
      <w:ins w:id="229" w:author="Alex Wang" w:date="2019-04-23T18:34:00Z">
        <w:r w:rsidR="00CC1436">
          <w:rPr>
            <w:rFonts w:cs="Times New Roman" w:hint="eastAsia"/>
          </w:rPr>
          <w:t>V</w:t>
        </w:r>
        <w:r w:rsidR="00CC1436">
          <w:rPr>
            <w:rFonts w:cs="Times New Roman"/>
          </w:rPr>
          <w:t>NU</w:t>
        </w:r>
        <w:r w:rsidR="00CC1436">
          <w:rPr>
            <w:rFonts w:cs="Times New Roman" w:hint="eastAsia"/>
          </w:rPr>
          <w:t>和</w:t>
        </w:r>
      </w:ins>
      <w:ins w:id="230" w:author="Alex Wang" w:date="2019-04-20T09:53:00Z">
        <w:r w:rsidR="002103C4">
          <w:rPr>
            <w:rFonts w:cs="Times New Roman" w:hint="eastAsia"/>
          </w:rPr>
          <w:t>每一个数据块的</w:t>
        </w:r>
      </w:ins>
      <w:ins w:id="231" w:author="Alex Wang" w:date="2019-04-20T09:54:00Z">
        <w:r w:rsidR="002103C4">
          <w:rPr>
            <w:rFonts w:cs="Times New Roman" w:hint="eastAsia"/>
          </w:rPr>
          <w:t>压缩算法</w:t>
        </w:r>
      </w:ins>
      <w:ins w:id="232" w:author="Alex Wang" w:date="2019-04-20T10:07:00Z">
        <w:r w:rsidR="001127A4">
          <w:rPr>
            <w:rFonts w:cs="Times New Roman" w:hint="eastAsia"/>
          </w:rPr>
          <w:t>AP</w:t>
        </w:r>
      </w:ins>
      <w:ins w:id="233" w:author="Alex Wang" w:date="2019-04-20T09:54:00Z">
        <w:r w:rsidR="002103C4">
          <w:rPr>
            <w:rFonts w:cs="Times New Roman" w:hint="eastAsia"/>
          </w:rPr>
          <w:t>、</w:t>
        </w:r>
      </w:ins>
      <w:ins w:id="234" w:author="Alex Wang" w:date="2019-04-20T10:02:00Z">
        <w:r w:rsidR="003B1E59">
          <w:rPr>
            <w:rFonts w:cs="Times New Roman" w:hint="eastAsia"/>
          </w:rPr>
          <w:t>加密算法</w:t>
        </w:r>
      </w:ins>
      <w:ins w:id="235" w:author="Alex Wang" w:date="2019-04-20T10:08:00Z">
        <w:r w:rsidR="00801353">
          <w:rPr>
            <w:rFonts w:cs="Times New Roman" w:hint="eastAsia"/>
          </w:rPr>
          <w:t>AHY</w:t>
        </w:r>
      </w:ins>
      <w:ins w:id="236" w:author="Alex Wang" w:date="2019-04-20T10:02:00Z">
        <w:r w:rsidR="003B1E59">
          <w:rPr>
            <w:rFonts w:cs="Times New Roman" w:hint="eastAsia"/>
          </w:rPr>
          <w:t>、</w:t>
        </w:r>
      </w:ins>
      <w:ins w:id="237" w:author="Alex Wang" w:date="2019-04-20T09:58:00Z">
        <w:r w:rsidR="00F01E60">
          <w:rPr>
            <w:rFonts w:cs="Times New Roman" w:hint="eastAsia"/>
          </w:rPr>
          <w:t>冗余编码算法</w:t>
        </w:r>
      </w:ins>
      <w:ins w:id="238" w:author="Alex Wang" w:date="2019-04-20T10:08:00Z">
        <w:r w:rsidR="002F2337">
          <w:rPr>
            <w:rFonts w:cs="Times New Roman" w:hint="eastAsia"/>
          </w:rPr>
          <w:t>AR</w:t>
        </w:r>
      </w:ins>
      <w:ins w:id="239" w:author="Alex Wang" w:date="2019-04-20T09:58:00Z">
        <w:r w:rsidR="00F01E60">
          <w:rPr>
            <w:rFonts w:cs="Times New Roman" w:hint="eastAsia"/>
          </w:rPr>
          <w:t>、</w:t>
        </w:r>
      </w:ins>
      <w:ins w:id="240" w:author="Alex Wang" w:date="2019-04-20T09:55:00Z">
        <w:r w:rsidR="002103C4">
          <w:rPr>
            <w:rFonts w:cs="Times New Roman" w:hint="eastAsia"/>
          </w:rPr>
          <w:t>原文长度、</w:t>
        </w:r>
      </w:ins>
      <w:ins w:id="241" w:author="Alex Wang" w:date="2019-04-20T09:56:00Z">
        <w:r w:rsidR="002103C4">
          <w:rPr>
            <w:rFonts w:cs="Times New Roman" w:hint="eastAsia"/>
          </w:rPr>
          <w:t>去重密钥K</w:t>
        </w:r>
        <w:r w:rsidR="002103C4">
          <w:rPr>
            <w:rFonts w:cs="Times New Roman"/>
          </w:rPr>
          <w:t>ED</w:t>
        </w:r>
        <w:r w:rsidR="002103C4">
          <w:rPr>
            <w:rFonts w:cs="Times New Roman" w:hint="eastAsia"/>
          </w:rPr>
          <w:t>、</w:t>
        </w:r>
      </w:ins>
      <w:ins w:id="242" w:author="Alex Wang" w:date="2019-04-20T10:10:00Z">
        <w:r w:rsidR="00B94B8E">
          <w:rPr>
            <w:rFonts w:cs="Times New Roman" w:hint="eastAsia"/>
          </w:rPr>
          <w:t>数据分片的数量</w:t>
        </w:r>
      </w:ins>
      <w:ins w:id="243" w:author="Alex Wang" w:date="2019-04-21T10:45:00Z">
        <w:r w:rsidR="00B241C5">
          <w:rPr>
            <w:rFonts w:cs="Times New Roman" w:hint="eastAsia"/>
          </w:rPr>
          <w:t>VNF</w:t>
        </w:r>
      </w:ins>
      <w:ins w:id="244" w:author="Alex Wang" w:date="2019-04-20T10:10:00Z">
        <w:r w:rsidR="00B94B8E">
          <w:rPr>
            <w:rFonts w:cs="Times New Roman" w:hint="eastAsia"/>
          </w:rPr>
          <w:t>、</w:t>
        </w:r>
      </w:ins>
      <w:ins w:id="245" w:author="Alex Wang" w:date="2019-04-20T09:56:00Z">
        <w:r w:rsidR="002103C4">
          <w:rPr>
            <w:rFonts w:cs="Times New Roman" w:hint="eastAsia"/>
          </w:rPr>
          <w:t>各数据分片的H</w:t>
        </w:r>
        <w:r w:rsidR="002103C4">
          <w:rPr>
            <w:rFonts w:cs="Times New Roman"/>
          </w:rPr>
          <w:t>ash</w:t>
        </w:r>
        <w:r w:rsidR="002103C4">
          <w:rPr>
            <w:rFonts w:cs="Times New Roman" w:hint="eastAsia"/>
          </w:rPr>
          <w:t>值VHF的列表的H</w:t>
        </w:r>
        <w:r w:rsidR="002103C4">
          <w:rPr>
            <w:rFonts w:cs="Times New Roman"/>
          </w:rPr>
          <w:t>ash</w:t>
        </w:r>
        <w:r w:rsidR="002103C4">
          <w:rPr>
            <w:rFonts w:cs="Times New Roman" w:hint="eastAsia"/>
          </w:rPr>
          <w:t>值V</w:t>
        </w:r>
        <w:r w:rsidR="002103C4">
          <w:rPr>
            <w:rFonts w:cs="Times New Roman"/>
          </w:rPr>
          <w:t>HB</w:t>
        </w:r>
      </w:ins>
      <w:ins w:id="246" w:author="Alex Wang" w:date="2019-04-23T18:34:00Z">
        <w:r w:rsidR="00897B1A">
          <w:rPr>
            <w:rFonts w:cs="Times New Roman" w:hint="eastAsia"/>
          </w:rPr>
          <w:t>（</w:t>
        </w:r>
      </w:ins>
      <w:ins w:id="247" w:author="Alex Wang" w:date="2019-04-21T10:45:00Z">
        <w:r w:rsidR="00E423B7">
          <w:rPr>
            <w:rFonts w:cs="Times New Roman" w:hint="eastAsia"/>
          </w:rPr>
          <w:t>但</w:t>
        </w:r>
      </w:ins>
      <w:ins w:id="248" w:author="Alex Wang" w:date="2019-04-20T09:56:00Z">
        <w:r w:rsidR="00771E09">
          <w:rPr>
            <w:rFonts w:cs="Times New Roman" w:hint="eastAsia"/>
          </w:rPr>
          <w:t>不需要VBI</w:t>
        </w:r>
      </w:ins>
      <w:ins w:id="249" w:author="Alex Wang" w:date="2019-04-19T02:20:00Z">
        <w:r w:rsidR="002351E5">
          <w:rPr>
            <w:rFonts w:cs="Times New Roman" w:hint="eastAsia"/>
          </w:rPr>
          <w:t>）</w:t>
        </w:r>
      </w:ins>
      <w:ins w:id="250" w:author="Alex Wang" w:date="2019-04-19T02:19:00Z">
        <w:r>
          <w:rPr>
            <w:rFonts w:cs="Times New Roman" w:hint="eastAsia"/>
          </w:rPr>
          <w:t>都返回给用户端；</w:t>
        </w:r>
      </w:ins>
    </w:p>
    <w:p w14:paraId="4B1F0792" w14:textId="7DF67286" w:rsidR="00BB21BF" w:rsidRDefault="00F01E60" w:rsidP="00DE247E">
      <w:pPr>
        <w:pStyle w:val="a4"/>
        <w:numPr>
          <w:ilvl w:val="0"/>
          <w:numId w:val="13"/>
        </w:numPr>
        <w:spacing w:line="360" w:lineRule="auto"/>
        <w:ind w:firstLineChars="0"/>
        <w:rPr>
          <w:ins w:id="251" w:author="Alex Wang" w:date="2019-04-21T11:04:00Z"/>
          <w:rFonts w:cs="Times New Roman"/>
        </w:rPr>
      </w:pPr>
      <w:ins w:id="252" w:author="Alex Wang" w:date="2019-04-20T09:56:00Z">
        <w:r>
          <w:rPr>
            <w:rFonts w:cs="Times New Roman" w:hint="eastAsia"/>
          </w:rPr>
          <w:t>用户端</w:t>
        </w:r>
      </w:ins>
      <w:ins w:id="253" w:author="Alex Wang" w:date="2019-04-20T09:57:00Z">
        <w:r>
          <w:rPr>
            <w:rFonts w:cs="Times New Roman" w:hint="eastAsia"/>
          </w:rPr>
          <w:t>验证是否有一组数据是匹配的，方法是</w:t>
        </w:r>
      </w:ins>
      <w:ins w:id="254" w:author="Alex Wang" w:date="2019-04-20T09:58:00Z">
        <w:r w:rsidR="006F6A87">
          <w:rPr>
            <w:rFonts w:cs="Times New Roman" w:hint="eastAsia"/>
          </w:rPr>
          <w:t>对每</w:t>
        </w:r>
      </w:ins>
      <w:ins w:id="255" w:author="Alex Wang" w:date="2019-04-20T09:57:00Z">
        <w:r>
          <w:rPr>
            <w:rFonts w:cs="Times New Roman" w:hint="eastAsia"/>
          </w:rPr>
          <w:t>一个数据块</w:t>
        </w:r>
      </w:ins>
      <w:ins w:id="256" w:author="Alex Wang" w:date="2019-04-20T09:58:00Z">
        <w:r w:rsidR="006F6A87">
          <w:rPr>
            <w:rFonts w:cs="Times New Roman" w:hint="eastAsia"/>
          </w:rPr>
          <w:t>（以该数据块的原文长度切分），</w:t>
        </w:r>
        <w:r w:rsidR="00D92A41">
          <w:rPr>
            <w:rFonts w:cs="Times New Roman" w:hint="eastAsia"/>
          </w:rPr>
          <w:t>用</w:t>
        </w:r>
      </w:ins>
      <w:ins w:id="257" w:author="Alex Wang" w:date="2019-04-20T09:57:00Z">
        <w:r>
          <w:rPr>
            <w:rFonts w:cs="Times New Roman" w:hint="eastAsia"/>
          </w:rPr>
          <w:t>指定的压缩算法</w:t>
        </w:r>
      </w:ins>
      <w:ins w:id="258" w:author="Alex Wang" w:date="2019-04-20T09:58:00Z">
        <w:r>
          <w:rPr>
            <w:rFonts w:cs="Times New Roman" w:hint="eastAsia"/>
          </w:rPr>
          <w:t>压缩</w:t>
        </w:r>
      </w:ins>
      <w:ins w:id="259" w:author="Alex Wang" w:date="2019-04-20T10:04:00Z">
        <w:r w:rsidR="00516B92">
          <w:rPr>
            <w:rFonts w:cs="Times New Roman" w:hint="eastAsia"/>
          </w:rPr>
          <w:t>（</w:t>
        </w:r>
      </w:ins>
      <w:ins w:id="260" w:author="Alex Wang" w:date="2019-04-20T10:06:00Z">
        <w:r w:rsidR="00A7623B">
          <w:rPr>
            <w:rFonts w:cs="Times New Roman" w:hint="eastAsia"/>
          </w:rPr>
          <w:t>见</w:t>
        </w:r>
      </w:ins>
      <w:ins w:id="261" w:author="Alex Wang" w:date="2019-04-20T10:04:00Z">
        <w:r w:rsidR="00516B92">
          <w:rPr>
            <w:rFonts w:cs="Times New Roman" w:hint="eastAsia"/>
          </w:rPr>
          <w:t>步骤</w:t>
        </w:r>
      </w:ins>
      <w:proofErr w:type="spellStart"/>
      <w:ins w:id="262" w:author="Alex Wang" w:date="2019-04-21T16:28:00Z">
        <w:r w:rsidR="00835569">
          <w:rPr>
            <w:rFonts w:cs="Times New Roman"/>
          </w:rPr>
          <w:t>i</w:t>
        </w:r>
      </w:ins>
      <w:proofErr w:type="spellEnd"/>
      <w:ins w:id="263" w:author="Alex Wang" w:date="2019-04-20T10:04:00Z">
        <w:r w:rsidR="00516B92">
          <w:rPr>
            <w:rFonts w:cs="Times New Roman" w:hint="eastAsia"/>
          </w:rPr>
          <w:t>）</w:t>
        </w:r>
      </w:ins>
      <w:ins w:id="264" w:author="Alex Wang" w:date="2019-04-20T09:59:00Z">
        <w:r w:rsidR="00D92A41">
          <w:rPr>
            <w:rFonts w:cs="Times New Roman" w:hint="eastAsia"/>
          </w:rPr>
          <w:t>，检查压缩后的长度刚好等于每个数据块的</w:t>
        </w:r>
      </w:ins>
      <w:ins w:id="265" w:author="Alex Wang" w:date="2019-04-20T10:00:00Z">
        <w:r w:rsidR="00D92A41">
          <w:rPr>
            <w:rFonts w:cs="Times New Roman" w:hint="eastAsia"/>
          </w:rPr>
          <w:t>长度PBL（最后一块除外，但最后一块的长度也不能超过PBL）</w:t>
        </w:r>
        <w:r w:rsidR="003B1E59">
          <w:rPr>
            <w:rFonts w:cs="Times New Roman" w:hint="eastAsia"/>
          </w:rPr>
          <w:t>，</w:t>
        </w:r>
      </w:ins>
      <w:ins w:id="266" w:author="Alex Wang" w:date="2019-04-20T10:01:00Z">
        <w:r w:rsidR="003B1E59">
          <w:rPr>
            <w:rFonts w:cs="Times New Roman" w:hint="eastAsia"/>
          </w:rPr>
          <w:t>如果</w:t>
        </w:r>
      </w:ins>
      <w:ins w:id="267" w:author="Alex Wang" w:date="2019-04-21T11:00:00Z">
        <w:r w:rsidR="00F22022">
          <w:rPr>
            <w:rFonts w:cs="Times New Roman" w:hint="eastAsia"/>
          </w:rPr>
          <w:t>不相等则验证下一组数据，否则</w:t>
        </w:r>
      </w:ins>
      <w:ins w:id="268" w:author="Alex Wang" w:date="2019-04-20T10:01:00Z">
        <w:r w:rsidR="003B1E59">
          <w:rPr>
            <w:rFonts w:cs="Times New Roman" w:hint="eastAsia"/>
          </w:rPr>
          <w:t>用</w:t>
        </w:r>
      </w:ins>
      <w:ins w:id="269" w:author="Alex Wang" w:date="2019-04-20T10:05:00Z">
        <w:r w:rsidR="00A7623B">
          <w:rPr>
            <w:rFonts w:cs="Times New Roman" w:hint="eastAsia"/>
          </w:rPr>
          <w:t>该数据</w:t>
        </w:r>
        <w:proofErr w:type="gramStart"/>
        <w:r w:rsidR="00A7623B">
          <w:rPr>
            <w:rFonts w:cs="Times New Roman" w:hint="eastAsia"/>
          </w:rPr>
          <w:t>块计算</w:t>
        </w:r>
      </w:ins>
      <w:proofErr w:type="gramEnd"/>
      <w:ins w:id="270" w:author="Alex Wang" w:date="2019-04-20T10:06:00Z">
        <w:r w:rsidR="00A7623B">
          <w:rPr>
            <w:rFonts w:cs="Times New Roman" w:hint="eastAsia"/>
          </w:rPr>
          <w:t>出去重用的对称密钥KD（见</w:t>
        </w:r>
      </w:ins>
      <w:ins w:id="271" w:author="Alex Wang" w:date="2019-04-20T10:07:00Z">
        <w:r w:rsidR="00A7623B">
          <w:rPr>
            <w:rFonts w:cs="Times New Roman" w:hint="eastAsia"/>
          </w:rPr>
          <w:t>步骤</w:t>
        </w:r>
      </w:ins>
      <w:ins w:id="272" w:author="Alex Wang" w:date="2019-04-21T16:28:00Z">
        <w:r w:rsidR="00835569">
          <w:rPr>
            <w:rFonts w:cs="Times New Roman"/>
          </w:rPr>
          <w:t>j</w:t>
        </w:r>
      </w:ins>
      <w:ins w:id="273" w:author="Alex Wang" w:date="2019-04-20T10:06:00Z">
        <w:r w:rsidR="00A7623B">
          <w:rPr>
            <w:rFonts w:cs="Times New Roman" w:hint="eastAsia"/>
          </w:rPr>
          <w:t>）</w:t>
        </w:r>
      </w:ins>
      <w:ins w:id="274" w:author="Alex Wang" w:date="2019-04-20T10:07:00Z">
        <w:r w:rsidR="001127A4">
          <w:rPr>
            <w:rFonts w:cs="Times New Roman" w:hint="eastAsia"/>
          </w:rPr>
          <w:t>，</w:t>
        </w:r>
      </w:ins>
      <w:ins w:id="275" w:author="Alex Wang" w:date="2019-04-20T10:09:00Z">
        <w:r w:rsidR="00A32FC1">
          <w:rPr>
            <w:rFonts w:cs="Times New Roman" w:hint="eastAsia"/>
          </w:rPr>
          <w:t>用KD对KED进行解密得到存储密钥KS，</w:t>
        </w:r>
      </w:ins>
      <w:ins w:id="276" w:author="Alex Wang" w:date="2019-04-21T15:38:00Z">
        <w:r w:rsidR="00635C7A">
          <w:rPr>
            <w:rFonts w:cs="Times New Roman" w:hint="eastAsia"/>
          </w:rPr>
          <w:t>以用户加密公</w:t>
        </w:r>
        <w:proofErr w:type="gramStart"/>
        <w:r w:rsidR="00635C7A">
          <w:rPr>
            <w:rFonts w:cs="Times New Roman" w:hint="eastAsia"/>
          </w:rPr>
          <w:t>钥</w:t>
        </w:r>
        <w:proofErr w:type="gramEnd"/>
        <w:r w:rsidR="00635C7A">
          <w:rPr>
            <w:rFonts w:cs="Times New Roman" w:hint="eastAsia"/>
          </w:rPr>
          <w:t>加密KS</w:t>
        </w:r>
      </w:ins>
      <w:ins w:id="277" w:author="Alex Wang" w:date="2019-04-21T16:24:00Z">
        <w:r w:rsidR="00FA54B1">
          <w:rPr>
            <w:rFonts w:cs="Times New Roman" w:hint="eastAsia"/>
          </w:rPr>
          <w:t>得到KEU</w:t>
        </w:r>
      </w:ins>
      <w:ins w:id="278" w:author="Alex Wang" w:date="2019-04-21T15:38:00Z">
        <w:r w:rsidR="00635C7A">
          <w:rPr>
            <w:rFonts w:cs="Times New Roman" w:hint="eastAsia"/>
          </w:rPr>
          <w:t>，</w:t>
        </w:r>
      </w:ins>
      <w:ins w:id="279" w:author="Alex Wang" w:date="2019-04-21T16:18:00Z">
        <w:r w:rsidR="005453B7">
          <w:rPr>
            <w:rFonts w:cs="Times New Roman" w:hint="eastAsia"/>
          </w:rPr>
          <w:t>暂存起来</w:t>
        </w:r>
      </w:ins>
      <w:ins w:id="280" w:author="Alex Wang" w:date="2019-04-21T15:39:00Z">
        <w:r w:rsidR="00635C7A">
          <w:rPr>
            <w:rFonts w:cs="Times New Roman" w:hint="eastAsia"/>
          </w:rPr>
          <w:t>，</w:t>
        </w:r>
      </w:ins>
      <w:ins w:id="281" w:author="Alex Wang" w:date="2019-04-20T10:07:00Z">
        <w:r w:rsidR="001127A4">
          <w:rPr>
            <w:rFonts w:cs="Times New Roman" w:hint="eastAsia"/>
          </w:rPr>
          <w:t>用</w:t>
        </w:r>
      </w:ins>
      <w:ins w:id="282" w:author="Alex Wang" w:date="2019-04-20T10:09:00Z">
        <w:r w:rsidR="00DE58D2">
          <w:rPr>
            <w:rFonts w:cs="Times New Roman" w:hint="eastAsia"/>
          </w:rPr>
          <w:t>KS和</w:t>
        </w:r>
      </w:ins>
      <w:ins w:id="283" w:author="Alex Wang" w:date="2019-04-20T10:01:00Z">
        <w:r w:rsidR="003B1E59">
          <w:rPr>
            <w:rFonts w:cs="Times New Roman" w:hint="eastAsia"/>
          </w:rPr>
          <w:t>指定的</w:t>
        </w:r>
      </w:ins>
      <w:ins w:id="284" w:author="Alex Wang" w:date="2019-04-20T10:03:00Z">
        <w:r w:rsidR="003B1E59">
          <w:rPr>
            <w:rFonts w:cs="Times New Roman" w:hint="eastAsia"/>
          </w:rPr>
          <w:t>加密算法AEY对压缩后的数据</w:t>
        </w:r>
      </w:ins>
      <w:ins w:id="285" w:author="Alex Wang" w:date="2019-04-20T10:04:00Z">
        <w:r w:rsidR="00516B92">
          <w:rPr>
            <w:rFonts w:cs="Times New Roman" w:hint="eastAsia"/>
          </w:rPr>
          <w:t>进行</w:t>
        </w:r>
      </w:ins>
      <w:ins w:id="286" w:author="Alex Wang" w:date="2019-04-20T10:10:00Z">
        <w:r w:rsidR="00DE58D2">
          <w:rPr>
            <w:rFonts w:cs="Times New Roman" w:hint="eastAsia"/>
          </w:rPr>
          <w:t>加密得到该数据块密文</w:t>
        </w:r>
      </w:ins>
      <w:ins w:id="287" w:author="Alex Wang" w:date="2019-04-23T02:25:00Z">
        <w:r w:rsidR="00406847">
          <w:rPr>
            <w:rFonts w:cs="Times New Roman" w:hint="eastAsia"/>
          </w:rPr>
          <w:t>（见步骤o）</w:t>
        </w:r>
      </w:ins>
      <w:ins w:id="288" w:author="Alex Wang" w:date="2019-04-20T10:10:00Z">
        <w:r w:rsidR="00DE58D2">
          <w:rPr>
            <w:rFonts w:cs="Times New Roman" w:hint="eastAsia"/>
          </w:rPr>
          <w:t>，用指定的</w:t>
        </w:r>
      </w:ins>
      <w:ins w:id="289" w:author="Alex Wang" w:date="2019-04-20T10:01:00Z">
        <w:r w:rsidR="003B1E59">
          <w:rPr>
            <w:rFonts w:cs="Times New Roman" w:hint="eastAsia"/>
          </w:rPr>
          <w:t>冗余编码算法</w:t>
        </w:r>
      </w:ins>
      <w:ins w:id="290" w:author="Alex Wang" w:date="2019-04-20T10:10:00Z">
        <w:r w:rsidR="00DE58D2">
          <w:rPr>
            <w:rFonts w:cs="Times New Roman" w:hint="eastAsia"/>
          </w:rPr>
          <w:t>AR</w:t>
        </w:r>
      </w:ins>
      <w:ins w:id="291" w:author="Alex Wang" w:date="2019-04-20T10:01:00Z">
        <w:r w:rsidR="003B1E59">
          <w:rPr>
            <w:rFonts w:cs="Times New Roman" w:hint="eastAsia"/>
          </w:rPr>
          <w:t>对</w:t>
        </w:r>
      </w:ins>
      <w:ins w:id="292" w:author="Alex Wang" w:date="2019-04-20T10:10:00Z">
        <w:r w:rsidR="00DE58D2">
          <w:rPr>
            <w:rFonts w:cs="Times New Roman" w:hint="eastAsia"/>
          </w:rPr>
          <w:t>密文数据进行冗余编码，</w:t>
        </w:r>
      </w:ins>
      <w:ins w:id="293" w:author="Alex Wang" w:date="2019-04-21T10:46:00Z">
        <w:r w:rsidR="00F709E1">
          <w:rPr>
            <w:rFonts w:cs="Times New Roman" w:hint="eastAsia"/>
          </w:rPr>
          <w:t>编码成VNF</w:t>
        </w:r>
        <w:proofErr w:type="gramStart"/>
        <w:r w:rsidR="00F709E1">
          <w:rPr>
            <w:rFonts w:cs="Times New Roman" w:hint="eastAsia"/>
          </w:rPr>
          <w:t>个</w:t>
        </w:r>
      </w:ins>
      <w:proofErr w:type="gramEnd"/>
      <w:ins w:id="294" w:author="Alex Wang" w:date="2019-04-21T10:47:00Z">
        <w:r w:rsidR="00396E07">
          <w:rPr>
            <w:rFonts w:cs="Times New Roman" w:hint="eastAsia"/>
          </w:rPr>
          <w:t>数据</w:t>
        </w:r>
      </w:ins>
      <w:ins w:id="295" w:author="Alex Wang" w:date="2019-04-21T10:46:00Z">
        <w:r w:rsidR="00F709E1">
          <w:rPr>
            <w:rFonts w:cs="Times New Roman" w:hint="eastAsia"/>
          </w:rPr>
          <w:t>分片</w:t>
        </w:r>
      </w:ins>
      <w:ins w:id="296" w:author="Alex Wang" w:date="2019-04-21T16:30:00Z">
        <w:r w:rsidR="00835569">
          <w:rPr>
            <w:rFonts w:cs="Times New Roman" w:hint="eastAsia"/>
          </w:rPr>
          <w:t>(见步骤</w:t>
        </w:r>
      </w:ins>
      <w:ins w:id="297" w:author="Alex Wang" w:date="2019-04-23T02:24:00Z">
        <w:r w:rsidR="00406847">
          <w:rPr>
            <w:rFonts w:cs="Times New Roman" w:hint="eastAsia"/>
          </w:rPr>
          <w:t>p</w:t>
        </w:r>
      </w:ins>
      <w:ins w:id="298" w:author="Alex Wang" w:date="2019-04-21T16:30:00Z">
        <w:r w:rsidR="00835569">
          <w:rPr>
            <w:rFonts w:cs="Times New Roman"/>
          </w:rPr>
          <w:t>)</w:t>
        </w:r>
      </w:ins>
      <w:ins w:id="299" w:author="Alex Wang" w:date="2019-04-21T10:46:00Z">
        <w:r w:rsidR="00F709E1">
          <w:rPr>
            <w:rFonts w:cs="Times New Roman" w:hint="eastAsia"/>
          </w:rPr>
          <w:t>，每个</w:t>
        </w:r>
      </w:ins>
      <w:ins w:id="300" w:author="Alex Wang" w:date="2019-04-21T10:47:00Z">
        <w:r w:rsidR="00396E07">
          <w:rPr>
            <w:rFonts w:cs="Times New Roman" w:hint="eastAsia"/>
          </w:rPr>
          <w:t>数据</w:t>
        </w:r>
      </w:ins>
      <w:ins w:id="301" w:author="Alex Wang" w:date="2019-04-21T10:46:00Z">
        <w:r w:rsidR="00F709E1">
          <w:rPr>
            <w:rFonts w:cs="Times New Roman" w:hint="eastAsia"/>
          </w:rPr>
          <w:t>分片的长度是</w:t>
        </w:r>
        <w:r w:rsidR="00492EF6">
          <w:rPr>
            <w:rFonts w:cs="Times New Roman" w:hint="eastAsia"/>
          </w:rPr>
          <w:t>PFL</w:t>
        </w:r>
      </w:ins>
      <w:ins w:id="302" w:author="Alex Wang" w:date="2019-04-21T10:47:00Z">
        <w:r w:rsidR="00396E07">
          <w:rPr>
            <w:rFonts w:cs="Times New Roman" w:hint="eastAsia"/>
          </w:rPr>
          <w:t>，</w:t>
        </w:r>
      </w:ins>
      <w:ins w:id="303" w:author="Alex Wang" w:date="2019-04-21T10:48:00Z">
        <w:r w:rsidR="00396E07">
          <w:rPr>
            <w:rFonts w:cs="Times New Roman" w:hint="eastAsia"/>
          </w:rPr>
          <w:t>用</w:t>
        </w:r>
        <w:r w:rsidR="00A3337D">
          <w:rPr>
            <w:rFonts w:cs="Times New Roman" w:hint="eastAsia"/>
          </w:rPr>
          <w:t>H</w:t>
        </w:r>
        <w:r w:rsidR="00A3337D">
          <w:rPr>
            <w:rFonts w:cs="Times New Roman"/>
          </w:rPr>
          <w:t>ash</w:t>
        </w:r>
        <w:r w:rsidR="00A3337D">
          <w:rPr>
            <w:rFonts w:cs="Times New Roman" w:hint="eastAsia"/>
          </w:rPr>
          <w:t>算法AHE计算</w:t>
        </w:r>
      </w:ins>
      <w:ins w:id="304" w:author="Alex Wang" w:date="2019-04-21T10:47:00Z">
        <w:r w:rsidR="00396E07">
          <w:rPr>
            <w:rFonts w:cs="Times New Roman" w:hint="eastAsia"/>
          </w:rPr>
          <w:t>计算每个数据分片</w:t>
        </w:r>
      </w:ins>
      <w:ins w:id="305" w:author="Alex Wang" w:date="2019-04-21T10:48:00Z">
        <w:r w:rsidR="00396E07">
          <w:rPr>
            <w:rFonts w:cs="Times New Roman" w:hint="eastAsia"/>
          </w:rPr>
          <w:t>的</w:t>
        </w:r>
      </w:ins>
      <w:ins w:id="306" w:author="Alex Wang" w:date="2019-04-21T10:49:00Z">
        <w:r w:rsidR="00A4410F">
          <w:rPr>
            <w:rFonts w:cs="Times New Roman" w:hint="eastAsia"/>
          </w:rPr>
          <w:t>H</w:t>
        </w:r>
        <w:r w:rsidR="00A4410F">
          <w:rPr>
            <w:rFonts w:cs="Times New Roman"/>
          </w:rPr>
          <w:t>ash</w:t>
        </w:r>
        <w:r w:rsidR="00A4410F">
          <w:rPr>
            <w:rFonts w:cs="Times New Roman" w:hint="eastAsia"/>
          </w:rPr>
          <w:t>值VHF，将所有数据分片的H</w:t>
        </w:r>
        <w:r w:rsidR="00A4410F">
          <w:rPr>
            <w:rFonts w:cs="Times New Roman"/>
          </w:rPr>
          <w:t>as</w:t>
        </w:r>
        <w:r w:rsidR="00A4410F">
          <w:rPr>
            <w:rFonts w:cs="Times New Roman" w:hint="eastAsia"/>
          </w:rPr>
          <w:t>值V</w:t>
        </w:r>
        <w:r w:rsidR="00A4410F">
          <w:rPr>
            <w:rFonts w:cs="Times New Roman"/>
          </w:rPr>
          <w:t>HF</w:t>
        </w:r>
        <w:r w:rsidR="00A4410F">
          <w:rPr>
            <w:rFonts w:cs="Times New Roman" w:hint="eastAsia"/>
          </w:rPr>
          <w:t>按顺序连接起来，</w:t>
        </w:r>
      </w:ins>
      <w:ins w:id="307" w:author="Alex Wang" w:date="2019-04-21T10:50:00Z">
        <w:r w:rsidR="00A4410F">
          <w:rPr>
            <w:rFonts w:cs="Times New Roman" w:hint="eastAsia"/>
          </w:rPr>
          <w:t>计算其H</w:t>
        </w:r>
        <w:r w:rsidR="00A4410F">
          <w:rPr>
            <w:rFonts w:cs="Times New Roman"/>
          </w:rPr>
          <w:t>ash</w:t>
        </w:r>
        <w:r w:rsidR="00A4410F">
          <w:rPr>
            <w:rFonts w:cs="Times New Roman" w:hint="eastAsia"/>
          </w:rPr>
          <w:t>值</w:t>
        </w:r>
        <w:r w:rsidR="00D751AE">
          <w:rPr>
            <w:rFonts w:cs="Times New Roman" w:hint="eastAsia"/>
          </w:rPr>
          <w:t>VHB，比较与传入的VHB是否相同，如果</w:t>
        </w:r>
      </w:ins>
      <w:ins w:id="308" w:author="Alex Wang" w:date="2019-04-21T11:03:00Z">
        <w:r w:rsidR="0065193F">
          <w:rPr>
            <w:rFonts w:cs="Times New Roman" w:hint="eastAsia"/>
          </w:rPr>
          <w:t>不</w:t>
        </w:r>
      </w:ins>
      <w:ins w:id="309" w:author="Alex Wang" w:date="2019-04-21T11:04:00Z">
        <w:r w:rsidR="0065193F">
          <w:rPr>
            <w:rFonts w:cs="Times New Roman" w:hint="eastAsia"/>
          </w:rPr>
          <w:t>同</w:t>
        </w:r>
      </w:ins>
      <w:ins w:id="310" w:author="Alex Wang" w:date="2019-04-21T10:59:00Z">
        <w:r w:rsidR="005E2461">
          <w:rPr>
            <w:rFonts w:cs="Times New Roman" w:hint="eastAsia"/>
          </w:rPr>
          <w:t>继续验证下一组；</w:t>
        </w:r>
      </w:ins>
      <w:ins w:id="311" w:author="Alex Wang" w:date="2019-04-21T11:04:00Z">
        <w:r w:rsidR="0065193F">
          <w:rPr>
            <w:rFonts w:cs="Times New Roman" w:hint="eastAsia"/>
          </w:rPr>
          <w:t>如果所有组都验证不通过，则转步骤</w:t>
        </w:r>
      </w:ins>
      <w:proofErr w:type="spellStart"/>
      <w:ins w:id="312" w:author="Alex Wang" w:date="2019-04-21T16:27:00Z">
        <w:r w:rsidR="00835569">
          <w:rPr>
            <w:rFonts w:cs="Times New Roman"/>
          </w:rPr>
          <w:t>i</w:t>
        </w:r>
      </w:ins>
      <w:proofErr w:type="spellEnd"/>
      <w:ins w:id="313" w:author="Alex Wang" w:date="2019-04-21T11:04:00Z">
        <w:r w:rsidR="0065193F">
          <w:rPr>
            <w:rFonts w:cs="Times New Roman" w:hint="eastAsia"/>
          </w:rPr>
          <w:t>；</w:t>
        </w:r>
      </w:ins>
    </w:p>
    <w:p w14:paraId="3C5E6669" w14:textId="7E1DE29C" w:rsidR="005453B7" w:rsidRDefault="00283334" w:rsidP="00DE247E">
      <w:pPr>
        <w:pStyle w:val="a4"/>
        <w:numPr>
          <w:ilvl w:val="0"/>
          <w:numId w:val="13"/>
        </w:numPr>
        <w:spacing w:line="360" w:lineRule="auto"/>
        <w:ind w:firstLineChars="0"/>
        <w:rPr>
          <w:ins w:id="314" w:author="Alex Wang" w:date="2019-04-21T16:17:00Z"/>
          <w:rFonts w:cs="Times New Roman"/>
        </w:rPr>
      </w:pPr>
      <w:ins w:id="315" w:author="Alex Wang" w:date="2019-04-21T16:23:00Z">
        <w:r>
          <w:rPr>
            <w:rFonts w:cs="Times New Roman" w:hint="eastAsia"/>
          </w:rPr>
          <w:t>此时找到了验证通过的重复文件，</w:t>
        </w:r>
      </w:ins>
      <w:ins w:id="316" w:author="Alex Wang" w:date="2019-04-21T16:18:00Z">
        <w:r w:rsidR="005453B7">
          <w:rPr>
            <w:rFonts w:cs="Times New Roman" w:hint="eastAsia"/>
          </w:rPr>
          <w:t>用户端</w:t>
        </w:r>
        <w:r w:rsidR="00017786">
          <w:rPr>
            <w:rFonts w:cs="Times New Roman" w:hint="eastAsia"/>
          </w:rPr>
          <w:t>将</w:t>
        </w:r>
      </w:ins>
      <w:ins w:id="317" w:author="Alex Wang" w:date="2019-04-21T16:22:00Z">
        <w:r w:rsidR="0003021C">
          <w:rPr>
            <w:rFonts w:cs="Times New Roman" w:hint="eastAsia"/>
          </w:rPr>
          <w:t>VNU、</w:t>
        </w:r>
      </w:ins>
      <w:ins w:id="318" w:author="Alex Wang" w:date="2019-04-21T16:23:00Z">
        <w:r>
          <w:rPr>
            <w:rFonts w:cs="Times New Roman" w:hint="eastAsia"/>
          </w:rPr>
          <w:t>VND和各</w:t>
        </w:r>
      </w:ins>
      <w:ins w:id="319" w:author="Alex Wang" w:date="2019-04-21T16:24:00Z">
        <w:r>
          <w:rPr>
            <w:rFonts w:cs="Times New Roman" w:hint="eastAsia"/>
          </w:rPr>
          <w:t>数据块的</w:t>
        </w:r>
        <w:r w:rsidR="00FA54B1">
          <w:rPr>
            <w:rFonts w:cs="Times New Roman" w:hint="eastAsia"/>
          </w:rPr>
          <w:t>加密后的存储密钥KEU发给超级节点</w:t>
        </w:r>
      </w:ins>
      <w:ins w:id="320" w:author="Alex Wang" w:date="2019-04-21T16:25:00Z">
        <w:r w:rsidR="00FA54B1">
          <w:rPr>
            <w:rFonts w:cs="Times New Roman" w:hint="eastAsia"/>
          </w:rPr>
          <w:t>SNU；</w:t>
        </w:r>
      </w:ins>
    </w:p>
    <w:p w14:paraId="5D1C2C19" w14:textId="098FFBD1" w:rsidR="0065193F" w:rsidRPr="00DE247E" w:rsidRDefault="00F34FD1" w:rsidP="00DE247E">
      <w:pPr>
        <w:pStyle w:val="a4"/>
        <w:numPr>
          <w:ilvl w:val="0"/>
          <w:numId w:val="13"/>
        </w:numPr>
        <w:spacing w:line="360" w:lineRule="auto"/>
        <w:ind w:firstLineChars="0"/>
        <w:rPr>
          <w:rFonts w:cs="Times New Roman"/>
        </w:rPr>
      </w:pPr>
      <w:ins w:id="321" w:author="Alex Wang" w:date="2019-04-21T15:36:00Z">
        <w:r>
          <w:rPr>
            <w:rFonts w:cs="Times New Roman" w:hint="eastAsia"/>
          </w:rPr>
          <w:t>S</w:t>
        </w:r>
        <w:r>
          <w:rPr>
            <w:rFonts w:cs="Times New Roman"/>
          </w:rPr>
          <w:t>NU</w:t>
        </w:r>
      </w:ins>
      <w:ins w:id="322" w:author="Alex Wang" w:date="2019-04-21T16:26:00Z">
        <w:r w:rsidR="001D3613">
          <w:rPr>
            <w:rFonts w:cs="Times New Roman" w:hint="eastAsia"/>
          </w:rPr>
          <w:t>将收到的VND记录在</w:t>
        </w:r>
      </w:ins>
      <w:ins w:id="323" w:author="Alex Wang" w:date="2019-04-21T15:36:00Z">
        <w:r w:rsidRPr="00DE247E">
          <w:rPr>
            <w:rFonts w:cs="Times New Roman" w:hint="eastAsia"/>
          </w:rPr>
          <w:t>用户文件去重表DUD中V</w:t>
        </w:r>
      </w:ins>
      <w:ins w:id="324" w:author="Alex Wang" w:date="2019-04-21T16:25:00Z">
        <w:r w:rsidR="000F1A86">
          <w:rPr>
            <w:rFonts w:cs="Times New Roman" w:hint="eastAsia"/>
          </w:rPr>
          <w:t>NU记录中</w:t>
        </w:r>
      </w:ins>
      <w:ins w:id="325" w:author="Alex Wang" w:date="2019-04-21T16:26:00Z">
        <w:r w:rsidR="001D3613">
          <w:rPr>
            <w:rFonts w:cs="Times New Roman" w:hint="eastAsia"/>
          </w:rPr>
          <w:t>的</w:t>
        </w:r>
      </w:ins>
      <w:ins w:id="326" w:author="Alex Wang" w:date="2019-04-21T16:16:00Z">
        <w:r w:rsidR="0062696D">
          <w:rPr>
            <w:rFonts w:cs="Times New Roman" w:hint="eastAsia"/>
          </w:rPr>
          <w:t>VND字段</w:t>
        </w:r>
      </w:ins>
      <w:ins w:id="327" w:author="Alex Wang" w:date="2019-04-21T16:26:00Z">
        <w:r w:rsidR="001D3613">
          <w:rPr>
            <w:rFonts w:cs="Times New Roman" w:hint="eastAsia"/>
          </w:rPr>
          <w:t>，各数据块的KEU</w:t>
        </w:r>
      </w:ins>
      <w:ins w:id="328" w:author="Alex Wang" w:date="2019-04-21T16:27:00Z">
        <w:r w:rsidR="001D3613">
          <w:rPr>
            <w:rFonts w:cs="Times New Roman" w:hint="eastAsia"/>
          </w:rPr>
          <w:t>记录在K</w:t>
        </w:r>
        <w:r w:rsidR="001D3613">
          <w:rPr>
            <w:rFonts w:cs="Times New Roman"/>
          </w:rPr>
          <w:t>EYS</w:t>
        </w:r>
        <w:r w:rsidR="001D3613">
          <w:rPr>
            <w:rFonts w:cs="Times New Roman" w:hint="eastAsia"/>
          </w:rPr>
          <w:t>字段，转步骤</w:t>
        </w:r>
      </w:ins>
      <w:ins w:id="329" w:author="Alex Wang" w:date="2019-04-23T02:25:00Z">
        <w:r w:rsidR="001E17BC">
          <w:rPr>
            <w:rFonts w:cs="Times New Roman" w:hint="eastAsia"/>
          </w:rPr>
          <w:t>cc</w:t>
        </w:r>
      </w:ins>
      <w:ins w:id="330" w:author="Alex Wang" w:date="2019-04-21T16:27:00Z">
        <w:r w:rsidR="001D3613">
          <w:rPr>
            <w:rFonts w:cs="Times New Roman" w:hint="eastAsia"/>
          </w:rPr>
          <w:t>；</w:t>
        </w:r>
      </w:ins>
    </w:p>
    <w:p w14:paraId="23D77971" w14:textId="79B87A57" w:rsidR="007D010C" w:rsidRPr="003B6DB0" w:rsidDel="00D751AE" w:rsidRDefault="007D010C" w:rsidP="005014C3">
      <w:pPr>
        <w:pStyle w:val="a4"/>
        <w:numPr>
          <w:ilvl w:val="0"/>
          <w:numId w:val="13"/>
        </w:numPr>
        <w:spacing w:line="360" w:lineRule="auto"/>
        <w:ind w:firstLineChars="0"/>
        <w:rPr>
          <w:del w:id="331" w:author="Alex Wang" w:date="2019-04-21T10:51:00Z"/>
          <w:rFonts w:cs="Times New Roman"/>
        </w:rPr>
      </w:pPr>
      <w:r w:rsidRPr="005014C3">
        <w:rPr>
          <w:rFonts w:cs="Times New Roman" w:hint="eastAsia"/>
        </w:rPr>
        <w:t>对将</w:t>
      </w:r>
      <w:r w:rsidRPr="00FB4BE2">
        <w:rPr>
          <w:rFonts w:cs="Times New Roman" w:hint="eastAsia"/>
        </w:rPr>
        <w:t>要上传的文件用压缩算法</w:t>
      </w:r>
      <w:r w:rsidRPr="00D751AE">
        <w:rPr>
          <w:rFonts w:cs="Times New Roman"/>
        </w:rPr>
        <w:t>AP</w:t>
      </w:r>
      <w:r w:rsidRPr="00D751AE">
        <w:rPr>
          <w:rFonts w:cs="Times New Roman" w:hint="eastAsia"/>
        </w:rPr>
        <w:t>进行压缩</w:t>
      </w:r>
      <w:r w:rsidR="00CA0C03" w:rsidRPr="00D751AE">
        <w:rPr>
          <w:rFonts w:cs="Times New Roman"/>
        </w:rPr>
        <w:t>,</w:t>
      </w:r>
      <w:r w:rsidRPr="00D751AE">
        <w:rPr>
          <w:rFonts w:cs="Times New Roman" w:hint="eastAsia"/>
        </w:rPr>
        <w:t>按照系统设定的</w:t>
      </w:r>
      <w:r w:rsidR="00492AEB" w:rsidRPr="00D751AE">
        <w:rPr>
          <w:rFonts w:cs="Times New Roman" w:hint="eastAsia"/>
        </w:rPr>
        <w:t>数据</w:t>
      </w:r>
      <w:r w:rsidRPr="00D751AE">
        <w:rPr>
          <w:rFonts w:cs="Times New Roman" w:hint="eastAsia"/>
        </w:rPr>
        <w:t>块</w:t>
      </w:r>
      <w:r w:rsidR="00492AEB" w:rsidRPr="00D751AE">
        <w:rPr>
          <w:rFonts w:cs="Times New Roman" w:hint="eastAsia"/>
        </w:rPr>
        <w:t>上限</w:t>
      </w:r>
      <w:r w:rsidRPr="00D751AE">
        <w:rPr>
          <w:rFonts w:cs="Times New Roman" w:hint="eastAsia"/>
        </w:rPr>
        <w:t>参数</w:t>
      </w:r>
      <w:r w:rsidRPr="00D751AE">
        <w:rPr>
          <w:rFonts w:cs="Times New Roman"/>
        </w:rPr>
        <w:t>PBL</w:t>
      </w:r>
      <w:del w:id="332" w:author="Alex Wang" w:date="2019-04-03T20:06:00Z">
        <w:r w:rsidR="00662655" w:rsidRPr="00D751AE" w:rsidDel="00134AF5">
          <w:rPr>
            <w:rFonts w:cs="Times New Roman" w:hint="eastAsia"/>
          </w:rPr>
          <w:delText>（是</w:delText>
        </w:r>
        <w:r w:rsidR="00492AEB" w:rsidRPr="00D751AE" w:rsidDel="00134AF5">
          <w:rPr>
            <w:rFonts w:cs="Times New Roman" w:hint="eastAsia"/>
          </w:rPr>
          <w:delText>数据</w:delText>
        </w:r>
        <w:r w:rsidR="00662655" w:rsidRPr="00D751AE" w:rsidDel="00134AF5">
          <w:rPr>
            <w:rFonts w:cs="Times New Roman" w:hint="eastAsia"/>
          </w:rPr>
          <w:delText>分片大小</w:delText>
        </w:r>
        <w:r w:rsidR="00662655" w:rsidRPr="00D751AE" w:rsidDel="00134AF5">
          <w:rPr>
            <w:rFonts w:cs="Times New Roman"/>
          </w:rPr>
          <w:delText>PFL的整数倍）</w:delText>
        </w:r>
      </w:del>
      <w:r w:rsidRPr="00D751AE">
        <w:rPr>
          <w:rFonts w:cs="Times New Roman" w:hint="eastAsia"/>
        </w:rPr>
        <w:t>将压缩后的文件分成固定大小的若干块；分块的目的不仅为了提</w:t>
      </w:r>
      <w:ins w:id="333" w:author="Alex Wang" w:date="2019-03-18T15:31:00Z">
        <w:r w:rsidR="005503E2" w:rsidRPr="00D751AE">
          <w:rPr>
            <w:rFonts w:cs="Times New Roman" w:hint="eastAsia"/>
          </w:rPr>
          <w:t>高</w:t>
        </w:r>
      </w:ins>
      <w:del w:id="334" w:author="Alex Wang" w:date="2019-03-18T15:31:00Z">
        <w:r w:rsidRPr="00D751AE" w:rsidDel="005503E2">
          <w:rPr>
            <w:rFonts w:cs="Times New Roman" w:hint="eastAsia"/>
          </w:rPr>
          <w:delText>供</w:delText>
        </w:r>
      </w:del>
      <w:r w:rsidRPr="00D751AE">
        <w:rPr>
          <w:rFonts w:cs="Times New Roman" w:hint="eastAsia"/>
        </w:rPr>
        <w:t>数据去重率，更主要是为了保证不管多长的文件都能管理</w:t>
      </w:r>
      <w:r w:rsidR="003E0C16" w:rsidRPr="00D751AE">
        <w:rPr>
          <w:rFonts w:cs="Times New Roman" w:hint="eastAsia"/>
        </w:rPr>
        <w:t>；</w:t>
      </w:r>
      <w:r w:rsidR="00B07726" w:rsidRPr="00D751AE">
        <w:rPr>
          <w:rFonts w:cs="Times New Roman"/>
        </w:rPr>
        <w:br/>
      </w:r>
      <w:r w:rsidR="00B07726" w:rsidRPr="00D751AE">
        <w:rPr>
          <w:rFonts w:cs="Times New Roman" w:hint="eastAsia"/>
        </w:rPr>
        <w:t>压缩时采用可以分块还原的算法（例如每一块的开始将</w:t>
      </w:r>
      <w:r w:rsidR="00B07726" w:rsidRPr="00D751AE">
        <w:rPr>
          <w:rFonts w:cs="Times New Roman"/>
        </w:rPr>
        <w:t>B+树清零），这样每一块都可以单独还原，不依赖前面的块。记录每一块对应的原文</w:t>
      </w:r>
      <w:r w:rsidR="00E06E36" w:rsidRPr="00D751AE">
        <w:rPr>
          <w:rFonts w:cs="Times New Roman" w:hint="eastAsia"/>
        </w:rPr>
        <w:t>长度</w:t>
      </w:r>
      <w:r w:rsidR="00B07726" w:rsidRPr="00D751AE">
        <w:rPr>
          <w:rFonts w:cs="Times New Roman" w:hint="eastAsia"/>
        </w:rPr>
        <w:t>。</w:t>
      </w:r>
      <w:r w:rsidR="00B3116C" w:rsidRPr="00D751AE">
        <w:rPr>
          <w:rFonts w:cs="Times New Roman" w:hint="eastAsia"/>
        </w:rPr>
        <w:t>如果压缩后</w:t>
      </w:r>
      <w:r w:rsidR="001230B9" w:rsidRPr="00D751AE">
        <w:rPr>
          <w:rFonts w:cs="Times New Roman" w:hint="eastAsia"/>
        </w:rPr>
        <w:t>某一块的</w:t>
      </w:r>
      <w:r w:rsidR="00B3116C" w:rsidRPr="00D751AE">
        <w:rPr>
          <w:rFonts w:cs="Times New Roman" w:hint="eastAsia"/>
        </w:rPr>
        <w:t>长度更</w:t>
      </w:r>
      <w:r w:rsidR="00B3116C" w:rsidRPr="00D751AE">
        <w:rPr>
          <w:rFonts w:cs="Times New Roman" w:hint="eastAsia"/>
        </w:rPr>
        <w:lastRenderedPageBreak/>
        <w:t>长了</w:t>
      </w:r>
      <w:r w:rsidR="001230B9" w:rsidRPr="00D751AE">
        <w:rPr>
          <w:rFonts w:cs="Times New Roman" w:hint="eastAsia"/>
        </w:rPr>
        <w:t>（即对应原文的长度小于等于</w:t>
      </w:r>
      <w:r w:rsidR="001230B9" w:rsidRPr="00D751AE">
        <w:rPr>
          <w:rFonts w:cs="Times New Roman"/>
        </w:rPr>
        <w:t>PBL</w:t>
      </w:r>
      <w:r w:rsidR="002C7874" w:rsidRPr="00D751AE">
        <w:rPr>
          <w:rFonts w:cs="Times New Roman"/>
        </w:rPr>
        <w:t>-2</w:t>
      </w:r>
      <w:r w:rsidR="001230B9" w:rsidRPr="00D751AE">
        <w:rPr>
          <w:rFonts w:cs="Times New Roman" w:hint="eastAsia"/>
        </w:rPr>
        <w:t>）</w:t>
      </w:r>
      <w:r w:rsidR="00B3116C" w:rsidRPr="00D751AE">
        <w:rPr>
          <w:rFonts w:cs="Times New Roman" w:hint="eastAsia"/>
        </w:rPr>
        <w:t>，则该</w:t>
      </w:r>
      <w:proofErr w:type="gramStart"/>
      <w:r w:rsidR="00B3116C" w:rsidRPr="00D751AE">
        <w:rPr>
          <w:rFonts w:cs="Times New Roman" w:hint="eastAsia"/>
        </w:rPr>
        <w:t>块采用</w:t>
      </w:r>
      <w:proofErr w:type="gramEnd"/>
      <w:r w:rsidR="00B3116C" w:rsidRPr="00D751AE">
        <w:rPr>
          <w:rFonts w:cs="Times New Roman" w:hint="eastAsia"/>
        </w:rPr>
        <w:t>非压缩方式</w:t>
      </w:r>
      <w:r w:rsidR="00CB39F6" w:rsidRPr="00D751AE">
        <w:rPr>
          <w:rFonts w:cs="Times New Roman" w:hint="eastAsia"/>
        </w:rPr>
        <w:t>，或者更换压缩算法</w:t>
      </w:r>
      <w:r w:rsidR="00E06E36" w:rsidRPr="00D751AE">
        <w:rPr>
          <w:rFonts w:cs="Times New Roman" w:hint="eastAsia"/>
        </w:rPr>
        <w:t>选效果最好的</w:t>
      </w:r>
      <w:r w:rsidR="00F976FD" w:rsidRPr="00D751AE">
        <w:rPr>
          <w:rFonts w:cs="Times New Roman" w:hint="eastAsia"/>
        </w:rPr>
        <w:t>；</w:t>
      </w:r>
    </w:p>
    <w:p w14:paraId="4FA0EDBB" w14:textId="4B56B168" w:rsidR="00825EAE" w:rsidRPr="00D751AE" w:rsidRDefault="00D751AE" w:rsidP="00FB4BE2">
      <w:pPr>
        <w:pStyle w:val="a4"/>
        <w:numPr>
          <w:ilvl w:val="0"/>
          <w:numId w:val="13"/>
        </w:numPr>
        <w:spacing w:line="360" w:lineRule="auto"/>
        <w:ind w:firstLineChars="0"/>
        <w:rPr>
          <w:rFonts w:cs="Times New Roman"/>
        </w:rPr>
      </w:pPr>
      <w:ins w:id="335" w:author="Alex Wang" w:date="2019-04-21T10:51:00Z">
        <w:r>
          <w:rPr>
            <w:rFonts w:cs="Times New Roman"/>
          </w:rPr>
          <w:br/>
        </w:r>
      </w:ins>
      <w:r w:rsidR="00825EAE" w:rsidRPr="005014C3">
        <w:rPr>
          <w:rFonts w:cs="Times New Roman" w:hint="eastAsia"/>
        </w:rPr>
        <w:t>每一块的前2</w:t>
      </w:r>
      <w:r w:rsidR="00825EAE" w:rsidRPr="00FB4BE2">
        <w:rPr>
          <w:rFonts w:cs="Times New Roman" w:hint="eastAsia"/>
        </w:rPr>
        <w:t>个字节代表</w:t>
      </w:r>
      <w:proofErr w:type="gramStart"/>
      <w:r w:rsidR="00825EAE" w:rsidRPr="00FB4BE2">
        <w:rPr>
          <w:rFonts w:cs="Times New Roman" w:hint="eastAsia"/>
        </w:rPr>
        <w:t>当前块</w:t>
      </w:r>
      <w:proofErr w:type="gramEnd"/>
      <w:r w:rsidR="00825EAE" w:rsidRPr="00FB4BE2">
        <w:rPr>
          <w:rFonts w:cs="Times New Roman" w:hint="eastAsia"/>
        </w:rPr>
        <w:t>的压缩算法和</w:t>
      </w:r>
      <w:r w:rsidR="00825EAE" w:rsidRPr="00D751AE">
        <w:rPr>
          <w:rFonts w:cs="Times New Roman" w:hint="eastAsia"/>
        </w:rPr>
        <w:t>末尾未压缩的字节数（为了凑</w:t>
      </w:r>
      <w:r w:rsidR="00825EAE" w:rsidRPr="00D751AE">
        <w:rPr>
          <w:rFonts w:cs="Times New Roman"/>
        </w:rPr>
        <w:t>PBL-2</w:t>
      </w:r>
      <w:r w:rsidR="00825EAE" w:rsidRPr="00D751AE">
        <w:rPr>
          <w:rFonts w:cs="Times New Roman" w:hint="eastAsia"/>
        </w:rPr>
        <w:t>的长度，可能最后有几个字节是不压缩的），如果为</w:t>
      </w:r>
      <w:r w:rsidR="00825EAE" w:rsidRPr="00D751AE">
        <w:rPr>
          <w:rFonts w:cs="Times New Roman"/>
        </w:rPr>
        <w:t>0x0000</w:t>
      </w:r>
      <w:r w:rsidR="00825EAE" w:rsidRPr="00D751AE">
        <w:rPr>
          <w:rFonts w:cs="Times New Roman" w:hint="eastAsia"/>
        </w:rPr>
        <w:t>则表示全部未压缩。剩下的</w:t>
      </w:r>
      <w:r w:rsidR="00825EAE" w:rsidRPr="00D751AE">
        <w:rPr>
          <w:rFonts w:cs="Times New Roman"/>
        </w:rPr>
        <w:t>PBL-2</w:t>
      </w:r>
      <w:r w:rsidR="00825EAE" w:rsidRPr="00D751AE">
        <w:rPr>
          <w:rFonts w:cs="Times New Roman" w:hint="eastAsia"/>
        </w:rPr>
        <w:t>字节才是该块的数据</w:t>
      </w:r>
      <w:r w:rsidR="00F976FD" w:rsidRPr="00D751AE">
        <w:rPr>
          <w:rFonts w:cs="Times New Roman" w:hint="eastAsia"/>
        </w:rPr>
        <w:t>；</w:t>
      </w:r>
    </w:p>
    <w:p w14:paraId="1C5AAD8F" w14:textId="2B01AECA" w:rsidR="007D010C" w:rsidRPr="00DE247E" w:rsidRDefault="007D010C" w:rsidP="00DE247E">
      <w:pPr>
        <w:pStyle w:val="a4"/>
        <w:numPr>
          <w:ilvl w:val="0"/>
          <w:numId w:val="13"/>
        </w:numPr>
        <w:spacing w:line="360" w:lineRule="auto"/>
        <w:ind w:firstLineChars="0"/>
        <w:rPr>
          <w:rFonts w:cs="Times New Roman"/>
        </w:rPr>
      </w:pPr>
      <w:r w:rsidRPr="00B32950">
        <w:rPr>
          <w:rFonts w:cs="Times New Roman" w:hint="eastAsia"/>
        </w:rPr>
        <w:t>将一</w:t>
      </w:r>
      <w:r w:rsidR="0088297C" w:rsidRPr="00EE79EA">
        <w:rPr>
          <w:rFonts w:cs="Times New Roman" w:hint="eastAsia"/>
        </w:rPr>
        <w:t>个</w:t>
      </w:r>
      <w:r w:rsidRPr="002E1474">
        <w:rPr>
          <w:rFonts w:cs="Times New Roman" w:hint="eastAsia"/>
        </w:rPr>
        <w:t>数据</w:t>
      </w:r>
      <w:r w:rsidR="0088297C" w:rsidRPr="002E1474">
        <w:rPr>
          <w:rFonts w:cs="Times New Roman" w:hint="eastAsia"/>
        </w:rPr>
        <w:t>块</w:t>
      </w:r>
      <w:r w:rsidRPr="002279C9">
        <w:rPr>
          <w:rFonts w:cs="Times New Roman" w:hint="eastAsia"/>
        </w:rPr>
        <w:t>用</w:t>
      </w:r>
      <w:r w:rsidRPr="002279C9">
        <w:rPr>
          <w:rFonts w:cs="Times New Roman"/>
        </w:rPr>
        <w:t>hash</w:t>
      </w:r>
      <w:r w:rsidRPr="002279C9">
        <w:rPr>
          <w:rFonts w:cs="Times New Roman" w:hint="eastAsia"/>
        </w:rPr>
        <w:t>算法</w:t>
      </w:r>
      <w:r w:rsidRPr="007D537E">
        <w:rPr>
          <w:rFonts w:cs="Times New Roman"/>
        </w:rPr>
        <w:t>AH</w:t>
      </w:r>
      <w:r w:rsidR="00874D66" w:rsidRPr="007D537E">
        <w:rPr>
          <w:rFonts w:cs="Times New Roman" w:hint="eastAsia"/>
        </w:rPr>
        <w:t>P</w:t>
      </w:r>
      <w:r w:rsidRPr="00FB4C4C">
        <w:rPr>
          <w:rFonts w:cs="Times New Roman" w:hint="eastAsia"/>
        </w:rPr>
        <w:t>计算</w:t>
      </w:r>
      <w:r w:rsidR="00344ED5" w:rsidRPr="00FB4C4C">
        <w:rPr>
          <w:rFonts w:cs="Times New Roman" w:hint="eastAsia"/>
        </w:rPr>
        <w:t>其明文</w:t>
      </w:r>
      <w:r w:rsidRPr="00A2440E">
        <w:rPr>
          <w:rFonts w:cs="Times New Roman"/>
        </w:rPr>
        <w:t>hash</w:t>
      </w:r>
      <w:r w:rsidRPr="00A2440E">
        <w:rPr>
          <w:rFonts w:cs="Times New Roman" w:hint="eastAsia"/>
        </w:rPr>
        <w:t>值</w:t>
      </w:r>
      <w:r w:rsidR="00344ED5" w:rsidRPr="00A2440E">
        <w:rPr>
          <w:rFonts w:cs="Times New Roman" w:hint="eastAsia"/>
        </w:rPr>
        <w:t>V</w:t>
      </w:r>
      <w:r w:rsidR="00344ED5" w:rsidRPr="00F22C9A">
        <w:rPr>
          <w:rFonts w:cs="Times New Roman"/>
        </w:rPr>
        <w:t>HP</w:t>
      </w:r>
      <w:r w:rsidR="00344ED5" w:rsidRPr="00F22C9A">
        <w:rPr>
          <w:rFonts w:cs="Times New Roman" w:hint="eastAsia"/>
        </w:rPr>
        <w:t>，</w:t>
      </w:r>
      <w:ins w:id="336" w:author="Alex Wang" w:date="2019-04-23T01:23:00Z">
        <w:r w:rsidR="0062595E">
          <w:rPr>
            <w:rFonts w:cs="Times New Roman" w:hint="eastAsia"/>
          </w:rPr>
          <w:t>计算HMAC</w:t>
        </w:r>
      </w:ins>
      <w:ins w:id="337" w:author="Alex Wang" w:date="2019-04-23T01:29:00Z">
        <w:r w:rsidR="006F1385">
          <w:rPr>
            <w:rFonts w:cs="Times New Roman" w:hint="eastAsia"/>
          </w:rPr>
          <w:t>-AHK</w:t>
        </w:r>
      </w:ins>
      <w:ins w:id="338" w:author="Alex Wang" w:date="2019-04-23T01:23:00Z">
        <w:r w:rsidR="0062595E">
          <w:rPr>
            <w:rFonts w:cs="Times New Roman" w:hint="eastAsia"/>
          </w:rPr>
          <w:t>（VHP，</w:t>
        </w:r>
        <w:r w:rsidR="0062595E">
          <w:rPr>
            <w:rFonts w:cs="Times New Roman"/>
          </w:rPr>
          <w:t xml:space="preserve"> </w:t>
        </w:r>
        <w:r w:rsidR="0062595E">
          <w:rPr>
            <w:rFonts w:cs="Times New Roman" w:hint="eastAsia"/>
          </w:rPr>
          <w:t>数据块明文）</w:t>
        </w:r>
      </w:ins>
      <w:del w:id="339" w:author="Alex Wang" w:date="2019-04-23T01:23:00Z">
        <w:r w:rsidR="00344ED5" w:rsidRPr="00F22C9A" w:rsidDel="0062595E">
          <w:rPr>
            <w:rFonts w:cs="Times New Roman" w:hint="eastAsia"/>
          </w:rPr>
          <w:delText>同时将</w:delText>
        </w:r>
        <w:r w:rsidR="00344ED5" w:rsidRPr="00DE247E" w:rsidDel="0062595E">
          <w:rPr>
            <w:rFonts w:cs="Times New Roman" w:hint="eastAsia"/>
          </w:rPr>
          <w:delText>VHP</w:delText>
        </w:r>
        <w:r w:rsidRPr="00DE247E" w:rsidDel="0062595E">
          <w:rPr>
            <w:rFonts w:cs="Times New Roman" w:hint="eastAsia"/>
          </w:rPr>
          <w:delText>作为盐，将该块数据和该盐值一起用另一个</w:delText>
        </w:r>
        <w:r w:rsidRPr="00DE247E" w:rsidDel="0062595E">
          <w:rPr>
            <w:rFonts w:cs="Times New Roman"/>
          </w:rPr>
          <w:delText>Hash</w:delText>
        </w:r>
        <w:r w:rsidRPr="00DE247E" w:rsidDel="0062595E">
          <w:rPr>
            <w:rFonts w:cs="Times New Roman" w:hint="eastAsia"/>
          </w:rPr>
          <w:delText>算法</w:delText>
        </w:r>
        <w:r w:rsidRPr="00DE247E" w:rsidDel="0062595E">
          <w:rPr>
            <w:rFonts w:cs="Times New Roman"/>
          </w:rPr>
          <w:delText>AH</w:delText>
        </w:r>
        <w:r w:rsidR="00621CAA" w:rsidRPr="00DE247E" w:rsidDel="0062595E">
          <w:rPr>
            <w:rFonts w:cs="Times New Roman" w:hint="eastAsia"/>
          </w:rPr>
          <w:delText>K</w:delText>
        </w:r>
        <w:r w:rsidRPr="00DE247E" w:rsidDel="0062595E">
          <w:rPr>
            <w:rFonts w:cs="Times New Roman" w:hint="eastAsia"/>
          </w:rPr>
          <w:delText>重新计算</w:delText>
        </w:r>
        <w:r w:rsidRPr="00DE247E" w:rsidDel="0062595E">
          <w:rPr>
            <w:rFonts w:cs="Times New Roman"/>
          </w:rPr>
          <w:delText>hash</w:delText>
        </w:r>
        <w:r w:rsidRPr="00DE247E" w:rsidDel="0062595E">
          <w:rPr>
            <w:rFonts w:cs="Times New Roman" w:hint="eastAsia"/>
          </w:rPr>
          <w:delText>值</w:delText>
        </w:r>
      </w:del>
      <w:r w:rsidRPr="00DE247E">
        <w:rPr>
          <w:rFonts w:cs="Times New Roman" w:hint="eastAsia"/>
        </w:rPr>
        <w:t>，得到去重用密钥</w:t>
      </w:r>
      <w:r w:rsidRPr="00DE247E">
        <w:rPr>
          <w:rFonts w:cs="Times New Roman"/>
        </w:rPr>
        <w:t>KD</w:t>
      </w:r>
      <w:r w:rsidRPr="00DE247E">
        <w:rPr>
          <w:rFonts w:cs="Times New Roman" w:hint="eastAsia"/>
        </w:rPr>
        <w:t>；</w:t>
      </w:r>
    </w:p>
    <w:p w14:paraId="5DC101B1" w14:textId="7B7BCF7F" w:rsidR="007D010C" w:rsidRPr="003B6DB0" w:rsidRDefault="0088106F" w:rsidP="00DE247E">
      <w:pPr>
        <w:pStyle w:val="a4"/>
        <w:numPr>
          <w:ilvl w:val="0"/>
          <w:numId w:val="13"/>
        </w:numPr>
        <w:spacing w:line="360" w:lineRule="auto"/>
        <w:ind w:firstLineChars="0"/>
        <w:rPr>
          <w:rFonts w:cs="Times New Roman"/>
        </w:rPr>
      </w:pPr>
      <w:del w:id="340" w:author="Alex Wang" w:date="2019-04-03T16:45:00Z">
        <w:r w:rsidDel="00566518">
          <w:rPr>
            <w:rFonts w:cs="Times New Roman" w:hint="eastAsia"/>
          </w:rPr>
          <w:delText>计</w:delText>
        </w:r>
      </w:del>
      <w:ins w:id="341" w:author="Alex Wang" w:date="2019-04-03T16:45:00Z">
        <w:r w:rsidR="00566518">
          <w:rPr>
            <w:rFonts w:cs="Times New Roman" w:hint="eastAsia"/>
          </w:rPr>
          <w:t>记</w:t>
        </w:r>
      </w:ins>
      <w:r>
        <w:rPr>
          <w:rFonts w:cs="Times New Roman"/>
        </w:rPr>
        <w:t>N</w:t>
      </w:r>
      <w:r>
        <w:rPr>
          <w:rFonts w:cs="Times New Roman" w:hint="eastAsia"/>
        </w:rPr>
        <w:t>=数据</w:t>
      </w:r>
      <w:r w:rsidRPr="008E2843">
        <w:rPr>
          <w:rFonts w:cs="Times New Roman" w:hint="eastAsia"/>
        </w:rPr>
        <w:t>块大小</w:t>
      </w:r>
      <w:r w:rsidRPr="008E2843">
        <w:rPr>
          <w:rFonts w:cs="Times New Roman"/>
        </w:rPr>
        <w:t>/</w:t>
      </w:r>
      <w:r w:rsidRPr="008E2843">
        <w:rPr>
          <w:rFonts w:cs="Times New Roman" w:hint="eastAsia"/>
        </w:rPr>
        <w:t>（</w:t>
      </w:r>
      <w:r w:rsidRPr="008E2843">
        <w:rPr>
          <w:rFonts w:cs="Times New Roman"/>
        </w:rPr>
        <w:t>PFL</w:t>
      </w:r>
      <w:r w:rsidRPr="008E2843">
        <w:rPr>
          <w:rFonts w:cs="Times New Roman" w:hint="eastAsia"/>
        </w:rPr>
        <w:t>-</w:t>
      </w:r>
      <w:r w:rsidRPr="008E2843">
        <w:rPr>
          <w:rFonts w:cs="Times New Roman"/>
        </w:rPr>
        <w:t>1</w:t>
      </w:r>
      <w:r w:rsidRPr="008E2843">
        <w:rPr>
          <w:rFonts w:cs="Times New Roman" w:hint="eastAsia"/>
        </w:rPr>
        <w:t>）</w:t>
      </w:r>
      <w:r>
        <w:rPr>
          <w:rFonts w:cs="Times New Roman" w:hint="eastAsia"/>
        </w:rPr>
        <w:t>，</w:t>
      </w:r>
      <w:r w:rsidRPr="008E2843">
        <w:rPr>
          <w:rFonts w:cs="Times New Roman" w:hint="eastAsia"/>
        </w:rPr>
        <w:t>结果向上取整</w:t>
      </w:r>
      <w:r>
        <w:rPr>
          <w:rFonts w:cs="Times New Roman" w:hint="eastAsia"/>
        </w:rPr>
        <w:t>（</w:t>
      </w:r>
      <w:r w:rsidRPr="008E2843">
        <w:rPr>
          <w:rFonts w:cs="Times New Roman" w:hint="eastAsia"/>
        </w:rPr>
        <w:t>PFL</w:t>
      </w:r>
      <w:ins w:id="342" w:author="Alex Wang" w:date="2019-04-03T20:23:00Z">
        <w:r w:rsidR="008B7733">
          <w:rPr>
            <w:rFonts w:cs="Times New Roman" w:hint="eastAsia"/>
          </w:rPr>
          <w:t>为</w:t>
        </w:r>
        <w:r w:rsidR="00F27BA8">
          <w:rPr>
            <w:rFonts w:cs="Times New Roman" w:hint="eastAsia"/>
          </w:rPr>
          <w:t>每个</w:t>
        </w:r>
        <w:r w:rsidR="008B7733">
          <w:rPr>
            <w:rFonts w:cs="Times New Roman" w:hint="eastAsia"/>
          </w:rPr>
          <w:t>数据分片大小，</w:t>
        </w:r>
      </w:ins>
      <w:ins w:id="343" w:author="Alex Wang" w:date="2019-04-03T20:07:00Z">
        <w:r w:rsidR="000856E8">
          <w:rPr>
            <w:rFonts w:cs="Times New Roman" w:hint="eastAsia"/>
          </w:rPr>
          <w:t>之所以</w:t>
        </w:r>
      </w:ins>
      <w:r w:rsidRPr="008E2843">
        <w:rPr>
          <w:rFonts w:cs="Times New Roman" w:hint="eastAsia"/>
        </w:rPr>
        <w:t>减1是留出一个字节记录索引号</w:t>
      </w:r>
      <w:r>
        <w:rPr>
          <w:rFonts w:cs="Times New Roman" w:hint="eastAsia"/>
        </w:rPr>
        <w:t>）；</w:t>
      </w:r>
      <w:r w:rsidR="00E35635" w:rsidRPr="003B6DB0">
        <w:rPr>
          <w:rFonts w:cs="Times New Roman" w:hint="eastAsia"/>
        </w:rPr>
        <w:t>对大小超过</w:t>
      </w:r>
      <w:r w:rsidR="003417B6">
        <w:rPr>
          <w:rFonts w:cs="Times New Roman" w:hint="eastAsia"/>
        </w:rPr>
        <w:t>系统参数</w:t>
      </w:r>
      <w:r w:rsidR="000A5AB8" w:rsidRPr="003B6DB0">
        <w:rPr>
          <w:rFonts w:cs="Times New Roman"/>
        </w:rPr>
        <w:t>P</w:t>
      </w:r>
      <w:r w:rsidR="00E35635" w:rsidRPr="003B6DB0">
        <w:rPr>
          <w:rFonts w:cs="Times New Roman"/>
        </w:rPr>
        <w:t>L1</w:t>
      </w:r>
      <w:r w:rsidR="00947B15" w:rsidRPr="00B32950">
        <w:rPr>
          <w:rFonts w:cs="Times New Roman"/>
        </w:rPr>
        <w:t>(</w:t>
      </w:r>
      <w:r w:rsidR="00947B15" w:rsidRPr="00B32950">
        <w:rPr>
          <w:rFonts w:cs="Times New Roman" w:hint="eastAsia"/>
        </w:rPr>
        <w:t>例如</w:t>
      </w:r>
      <w:r w:rsidR="00947B15" w:rsidRPr="00EE79EA">
        <w:rPr>
          <w:rFonts w:cs="Times New Roman" w:hint="eastAsia"/>
        </w:rPr>
        <w:t>1</w:t>
      </w:r>
      <w:r w:rsidR="00947B15" w:rsidRPr="00EE79EA">
        <w:rPr>
          <w:rFonts w:cs="Times New Roman"/>
        </w:rPr>
        <w:t>6</w:t>
      </w:r>
      <w:r w:rsidR="00947B15" w:rsidRPr="002E1474">
        <w:rPr>
          <w:rFonts w:cs="Times New Roman" w:hint="eastAsia"/>
        </w:rPr>
        <w:t>K)</w:t>
      </w:r>
      <w:r w:rsidR="00E35635" w:rsidRPr="002E1474">
        <w:rPr>
          <w:rFonts w:cs="Times New Roman" w:hint="eastAsia"/>
        </w:rPr>
        <w:t>的</w:t>
      </w:r>
      <w:r w:rsidR="00E8266A">
        <w:rPr>
          <w:rFonts w:cs="Times New Roman" w:hint="eastAsia"/>
        </w:rPr>
        <w:t>数据块</w:t>
      </w:r>
      <w:r w:rsidR="00E35635" w:rsidRPr="003B6DB0">
        <w:rPr>
          <w:rFonts w:cs="Times New Roman" w:hint="eastAsia"/>
        </w:rPr>
        <w:t>，</w:t>
      </w:r>
      <w:del w:id="344" w:author="Alex Wang" w:date="2019-04-03T20:24:00Z">
        <w:r w:rsidR="00506769" w:rsidRPr="00B32950" w:rsidDel="007247B1">
          <w:rPr>
            <w:rFonts w:cs="Times New Roman" w:hint="eastAsia"/>
          </w:rPr>
          <w:delText>用</w:delText>
        </w:r>
      </w:del>
      <w:del w:id="345" w:author="Alex Wang" w:date="2019-04-03T20:23:00Z">
        <w:r w:rsidR="00506769" w:rsidRPr="00B32950" w:rsidDel="007247B1">
          <w:rPr>
            <w:rFonts w:cs="Times New Roman" w:hint="eastAsia"/>
          </w:rPr>
          <w:delText>户端</w:delText>
        </w:r>
      </w:del>
      <w:ins w:id="346" w:author="Alex Wang" w:date="2019-04-03T20:22:00Z">
        <w:r w:rsidR="00E93F1B">
          <w:rPr>
            <w:rFonts w:cs="Times New Roman" w:hint="eastAsia"/>
          </w:rPr>
          <w:t>将</w:t>
        </w:r>
      </w:ins>
      <w:r w:rsidR="007D010C" w:rsidRPr="00B32950">
        <w:rPr>
          <w:rFonts w:cs="Times New Roman" w:hint="eastAsia"/>
        </w:rPr>
        <w:t>根据</w:t>
      </w:r>
      <w:del w:id="347" w:author="Alex Wang" w:date="2019-04-03T20:24:00Z">
        <w:r w:rsidR="007D010C" w:rsidRPr="00B32950" w:rsidDel="007247B1">
          <w:rPr>
            <w:rFonts w:cs="Times New Roman" w:hint="eastAsia"/>
          </w:rPr>
          <w:delText>系统设定的</w:delText>
        </w:r>
        <w:r w:rsidR="002C64C8" w:rsidDel="007247B1">
          <w:rPr>
            <w:rFonts w:cs="Times New Roman" w:hint="eastAsia"/>
          </w:rPr>
          <w:delText>数据</w:delText>
        </w:r>
        <w:r w:rsidR="007D010C" w:rsidRPr="003B6DB0" w:rsidDel="007247B1">
          <w:rPr>
            <w:rFonts w:cs="Times New Roman" w:hint="eastAsia"/>
          </w:rPr>
          <w:delText>分片大小参数</w:delText>
        </w:r>
        <w:r w:rsidR="007D010C" w:rsidRPr="003B6DB0" w:rsidDel="007247B1">
          <w:rPr>
            <w:rFonts w:cs="Times New Roman"/>
          </w:rPr>
          <w:delText>PFL</w:delText>
        </w:r>
        <w:r w:rsidR="007D010C" w:rsidRPr="00B32950" w:rsidDel="007247B1">
          <w:rPr>
            <w:rFonts w:cs="Times New Roman" w:hint="eastAsia"/>
          </w:rPr>
          <w:delText>和</w:delText>
        </w:r>
      </w:del>
      <w:r w:rsidR="007D010C" w:rsidRPr="00B32950">
        <w:rPr>
          <w:rFonts w:cs="Times New Roman" w:hint="eastAsia"/>
        </w:rPr>
        <w:t>最多容许掉线数量</w:t>
      </w:r>
      <w:r w:rsidR="007D010C" w:rsidRPr="00B32950">
        <w:rPr>
          <w:rFonts w:cs="Times New Roman"/>
        </w:rPr>
        <w:t>PND</w:t>
      </w:r>
      <w:r w:rsidR="007D010C" w:rsidRPr="00EE79EA">
        <w:rPr>
          <w:rFonts w:cs="Times New Roman" w:hint="eastAsia"/>
        </w:rPr>
        <w:t>用冗余编码算法</w:t>
      </w:r>
      <w:r w:rsidR="007D010C" w:rsidRPr="00EE79EA">
        <w:rPr>
          <w:rFonts w:cs="Times New Roman"/>
        </w:rPr>
        <w:t>AR</w:t>
      </w:r>
      <w:r w:rsidR="007D010C" w:rsidRPr="002E1474">
        <w:rPr>
          <w:rFonts w:cs="Times New Roman" w:hint="eastAsia"/>
        </w:rPr>
        <w:t>将该</w:t>
      </w:r>
      <w:proofErr w:type="gramStart"/>
      <w:r w:rsidR="007D010C" w:rsidRPr="002E1474">
        <w:rPr>
          <w:rFonts w:cs="Times New Roman" w:hint="eastAsia"/>
        </w:rPr>
        <w:t>块数据</w:t>
      </w:r>
      <w:proofErr w:type="gramEnd"/>
      <w:r w:rsidR="007D010C" w:rsidRPr="002E1474">
        <w:rPr>
          <w:rFonts w:cs="Times New Roman" w:hint="eastAsia"/>
        </w:rPr>
        <w:t>分成</w:t>
      </w:r>
      <w:r w:rsidR="005A0279" w:rsidRPr="002279C9">
        <w:rPr>
          <w:rFonts w:cs="Times New Roman"/>
        </w:rPr>
        <w:t>VNF</w:t>
      </w:r>
      <w:proofErr w:type="gramStart"/>
      <w:r w:rsidR="007D010C" w:rsidRPr="002279C9">
        <w:rPr>
          <w:rFonts w:cs="Times New Roman" w:hint="eastAsia"/>
        </w:rPr>
        <w:t>个</w:t>
      </w:r>
      <w:proofErr w:type="gramEnd"/>
      <w:r w:rsidR="007D010C" w:rsidRPr="002279C9">
        <w:rPr>
          <w:rFonts w:cs="Times New Roman" w:hint="eastAsia"/>
        </w:rPr>
        <w:t>分片</w:t>
      </w:r>
      <w:r w:rsidR="00044A11">
        <w:rPr>
          <w:rFonts w:cs="Times New Roman" w:hint="eastAsia"/>
        </w:rPr>
        <w:t>，</w:t>
      </w:r>
      <w:r>
        <w:rPr>
          <w:rFonts w:cs="Times New Roman" w:hint="eastAsia"/>
        </w:rPr>
        <w:t>其中</w:t>
      </w:r>
      <w:r w:rsidR="005A0279" w:rsidRPr="00EE79EA">
        <w:rPr>
          <w:rFonts w:cs="Times New Roman"/>
        </w:rPr>
        <w:t>VNF</w:t>
      </w:r>
      <w:r w:rsidR="007D010C" w:rsidRPr="00EE79EA">
        <w:rPr>
          <w:rFonts w:cs="Times New Roman"/>
        </w:rPr>
        <w:t>=</w:t>
      </w:r>
      <w:r w:rsidR="00783E18">
        <w:rPr>
          <w:rFonts w:cs="Times New Roman" w:hint="eastAsia"/>
        </w:rPr>
        <w:t>N</w:t>
      </w:r>
      <w:r w:rsidRPr="003B6DB0" w:rsidDel="00044A11">
        <w:rPr>
          <w:rFonts w:cs="Times New Roman" w:hint="eastAsia"/>
        </w:rPr>
        <w:t xml:space="preserve"> </w:t>
      </w:r>
      <w:r w:rsidR="007D010C" w:rsidRPr="00EE79EA">
        <w:rPr>
          <w:rFonts w:cs="Times New Roman"/>
        </w:rPr>
        <w:t>+PND</w:t>
      </w:r>
      <w:r w:rsidR="008E51BE" w:rsidRPr="002279C9">
        <w:rPr>
          <w:rFonts w:cs="Times New Roman" w:hint="eastAsia"/>
        </w:rPr>
        <w:t>；</w:t>
      </w:r>
      <w:r w:rsidR="003417B6">
        <w:rPr>
          <w:rFonts w:cs="Times New Roman"/>
        </w:rPr>
        <w:br/>
      </w:r>
      <w:r w:rsidR="00947B15" w:rsidRPr="003B6DB0">
        <w:rPr>
          <w:rFonts w:cs="Times New Roman" w:hint="eastAsia"/>
        </w:rPr>
        <w:t>对大小介于</w:t>
      </w:r>
      <w:r w:rsidR="000A5AB8" w:rsidRPr="003B6DB0">
        <w:rPr>
          <w:rFonts w:cs="Times New Roman"/>
        </w:rPr>
        <w:t>P</w:t>
      </w:r>
      <w:r w:rsidR="00947B15" w:rsidRPr="00B32950">
        <w:rPr>
          <w:rFonts w:cs="Times New Roman"/>
        </w:rPr>
        <w:t>L1</w:t>
      </w:r>
      <w:r w:rsidR="000A5AB8" w:rsidRPr="00B32950">
        <w:rPr>
          <w:rFonts w:cs="Times New Roman" w:hint="eastAsia"/>
        </w:rPr>
        <w:t>和</w:t>
      </w:r>
      <w:r w:rsidR="000A5AB8" w:rsidRPr="00EE79EA">
        <w:rPr>
          <w:rFonts w:cs="Times New Roman"/>
        </w:rPr>
        <w:t>PL2</w:t>
      </w:r>
      <w:r w:rsidR="000A5AB8" w:rsidRPr="002279C9">
        <w:rPr>
          <w:rFonts w:cs="Times New Roman" w:hint="eastAsia"/>
        </w:rPr>
        <w:t>的</w:t>
      </w:r>
      <w:r w:rsidR="0014311D">
        <w:rPr>
          <w:rFonts w:cs="Times New Roman" w:hint="eastAsia"/>
        </w:rPr>
        <w:t>数据块</w:t>
      </w:r>
      <w:r w:rsidR="000A5AB8" w:rsidRPr="003B6DB0">
        <w:rPr>
          <w:rFonts w:cs="Times New Roman" w:hint="eastAsia"/>
        </w:rPr>
        <w:t>，</w:t>
      </w:r>
      <w:ins w:id="348" w:author="Alex Wang" w:date="2019-04-03T20:24:00Z">
        <w:r w:rsidR="005E178A">
          <w:rPr>
            <w:rFonts w:cs="Times New Roman" w:hint="eastAsia"/>
          </w:rPr>
          <w:t>将</w:t>
        </w:r>
      </w:ins>
      <w:r w:rsidR="000A5AB8" w:rsidRPr="003B6DB0">
        <w:rPr>
          <w:rFonts w:cs="Times New Roman" w:hint="eastAsia"/>
        </w:rPr>
        <w:t>采用</w:t>
      </w:r>
      <w:r w:rsidR="000A5AB8" w:rsidRPr="00B32950">
        <w:rPr>
          <w:rFonts w:cs="Times New Roman" w:hint="eastAsia"/>
        </w:rPr>
        <w:t>P</w:t>
      </w:r>
      <w:r w:rsidR="000A5AB8" w:rsidRPr="00B32950">
        <w:rPr>
          <w:rFonts w:cs="Times New Roman"/>
        </w:rPr>
        <w:t>ND+1</w:t>
      </w:r>
      <w:r w:rsidR="000A5AB8" w:rsidRPr="00EE79EA">
        <w:rPr>
          <w:rFonts w:cs="Times New Roman" w:hint="eastAsia"/>
        </w:rPr>
        <w:t>个副本的模式</w:t>
      </w:r>
      <w:r w:rsidR="009214E0" w:rsidRPr="00EE79EA">
        <w:rPr>
          <w:rFonts w:cs="Times New Roman" w:hint="eastAsia"/>
        </w:rPr>
        <w:t>，</w:t>
      </w:r>
      <w:r w:rsidR="00321C9A">
        <w:rPr>
          <w:rFonts w:cs="Times New Roman" w:hint="eastAsia"/>
        </w:rPr>
        <w:t>每个副本</w:t>
      </w:r>
      <w:r w:rsidR="004F0BAA">
        <w:rPr>
          <w:rFonts w:cs="Times New Roman" w:hint="eastAsia"/>
        </w:rPr>
        <w:t>有</w:t>
      </w:r>
      <w:r w:rsidR="00783E18">
        <w:rPr>
          <w:rFonts w:cs="Times New Roman" w:hint="eastAsia"/>
        </w:rPr>
        <w:t>N</w:t>
      </w:r>
      <w:proofErr w:type="gramStart"/>
      <w:r w:rsidR="00783E18">
        <w:rPr>
          <w:rFonts w:cs="Times New Roman" w:hint="eastAsia"/>
        </w:rPr>
        <w:t>个</w:t>
      </w:r>
      <w:proofErr w:type="gramEnd"/>
      <w:r w:rsidR="00783E18">
        <w:rPr>
          <w:rFonts w:cs="Times New Roman" w:hint="eastAsia"/>
        </w:rPr>
        <w:t>数据分片，</w:t>
      </w:r>
      <w:r w:rsidR="005A0279" w:rsidRPr="003B6DB0">
        <w:rPr>
          <w:rFonts w:cs="Times New Roman" w:hint="eastAsia"/>
        </w:rPr>
        <w:t>VNF</w:t>
      </w:r>
      <w:r w:rsidR="009214E0" w:rsidRPr="00B32950">
        <w:rPr>
          <w:rFonts w:cs="Times New Roman" w:hint="eastAsia"/>
        </w:rPr>
        <w:t>=</w:t>
      </w:r>
      <w:r w:rsidR="00783E18">
        <w:rPr>
          <w:rFonts w:cs="Times New Roman" w:hint="eastAsia"/>
        </w:rPr>
        <w:t>N</w:t>
      </w:r>
      <w:r w:rsidR="00CB70C4" w:rsidRPr="003B6DB0">
        <w:rPr>
          <w:rFonts w:cs="Times New Roman"/>
        </w:rPr>
        <w:t>*(PND+1)</w:t>
      </w:r>
      <w:r w:rsidR="000A5AB8" w:rsidRPr="00B32950">
        <w:rPr>
          <w:rFonts w:cs="Times New Roman" w:hint="eastAsia"/>
        </w:rPr>
        <w:t>；</w:t>
      </w:r>
      <w:r w:rsidR="00783E18">
        <w:rPr>
          <w:rFonts w:cs="Times New Roman"/>
        </w:rPr>
        <w:br/>
      </w:r>
      <w:r w:rsidR="000A5AB8" w:rsidRPr="003B6DB0">
        <w:rPr>
          <w:rFonts w:cs="Times New Roman" w:hint="eastAsia"/>
        </w:rPr>
        <w:t>对于小于PL</w:t>
      </w:r>
      <w:r w:rsidR="000A5AB8" w:rsidRPr="00B32950">
        <w:rPr>
          <w:rFonts w:cs="Times New Roman"/>
        </w:rPr>
        <w:t>2</w:t>
      </w:r>
      <w:r w:rsidR="000A5AB8" w:rsidRPr="00B32950">
        <w:rPr>
          <w:rFonts w:cs="Times New Roman" w:hint="eastAsia"/>
        </w:rPr>
        <w:t>的</w:t>
      </w:r>
      <w:r w:rsidR="00783E18">
        <w:rPr>
          <w:rFonts w:cs="Times New Roman" w:hint="eastAsia"/>
        </w:rPr>
        <w:t>数据块</w:t>
      </w:r>
      <w:r w:rsidR="000A5AB8" w:rsidRPr="003B6DB0">
        <w:rPr>
          <w:rFonts w:cs="Times New Roman" w:hint="eastAsia"/>
        </w:rPr>
        <w:t>，</w:t>
      </w:r>
      <w:ins w:id="349" w:author="Alex Wang" w:date="2019-04-03T20:24:00Z">
        <w:r w:rsidR="005E178A">
          <w:rPr>
            <w:rFonts w:cs="Times New Roman" w:hint="eastAsia"/>
          </w:rPr>
          <w:t>将</w:t>
        </w:r>
      </w:ins>
      <w:r w:rsidR="000A5AB8" w:rsidRPr="003B6DB0">
        <w:rPr>
          <w:rFonts w:cs="Times New Roman" w:hint="eastAsia"/>
        </w:rPr>
        <w:t>直接记录在</w:t>
      </w:r>
      <w:r w:rsidR="00635FE5">
        <w:rPr>
          <w:rFonts w:cs="Times New Roman" w:hint="eastAsia"/>
        </w:rPr>
        <w:t>元</w:t>
      </w:r>
      <w:r w:rsidR="000A5AB8" w:rsidRPr="003B6DB0">
        <w:rPr>
          <w:rFonts w:cs="Times New Roman" w:hint="eastAsia"/>
        </w:rPr>
        <w:t>数据库中</w:t>
      </w:r>
      <w:r w:rsidR="00BF5481" w:rsidRPr="00B32950">
        <w:rPr>
          <w:rFonts w:cs="Times New Roman" w:hint="eastAsia"/>
        </w:rPr>
        <w:t>，</w:t>
      </w:r>
      <w:r w:rsidR="005A0279" w:rsidRPr="00EE79EA">
        <w:rPr>
          <w:rFonts w:cs="Times New Roman" w:hint="eastAsia"/>
        </w:rPr>
        <w:t>VNF</w:t>
      </w:r>
      <w:r w:rsidR="00BF5481" w:rsidRPr="00EE79EA">
        <w:rPr>
          <w:rFonts w:cs="Times New Roman" w:hint="eastAsia"/>
        </w:rPr>
        <w:t>=</w:t>
      </w:r>
      <w:r w:rsidR="00BF5481" w:rsidRPr="002E1474">
        <w:rPr>
          <w:rFonts w:cs="Times New Roman"/>
        </w:rPr>
        <w:t>0</w:t>
      </w:r>
      <w:r w:rsidR="001C6D81">
        <w:rPr>
          <w:rFonts w:cs="Times New Roman" w:hint="eastAsia"/>
        </w:rPr>
        <w:t>；</w:t>
      </w:r>
      <w:del w:id="350" w:author="Alex Wang" w:date="2019-04-03T20:28:00Z">
        <w:r w:rsidR="00635FE5" w:rsidDel="009F0BC6">
          <w:rPr>
            <w:rFonts w:cs="Times New Roman"/>
          </w:rPr>
          <w:br/>
        </w:r>
        <w:r w:rsidR="002E120B" w:rsidRPr="003B6DB0" w:rsidDel="009F0BC6">
          <w:rPr>
            <w:rFonts w:cs="Times New Roman" w:hint="eastAsia"/>
          </w:rPr>
          <w:delText>其中每个分片的第1</w:delText>
        </w:r>
        <w:r w:rsidR="002E120B" w:rsidRPr="00B32950" w:rsidDel="009F0BC6">
          <w:rPr>
            <w:rFonts w:cs="Times New Roman" w:hint="eastAsia"/>
          </w:rPr>
          <w:delText>个字节代表该分片的序号，如果是副本模式则为</w:delText>
        </w:r>
        <w:r w:rsidR="002E120B" w:rsidRPr="00EE79EA" w:rsidDel="009F0BC6">
          <w:rPr>
            <w:rFonts w:cs="Times New Roman" w:hint="eastAsia"/>
          </w:rPr>
          <w:delText>0</w:delText>
        </w:r>
        <w:r w:rsidR="002E120B" w:rsidRPr="00EE79EA" w:rsidDel="009F0BC6">
          <w:rPr>
            <w:rFonts w:cs="Times New Roman"/>
          </w:rPr>
          <w:delText>xFF</w:delText>
        </w:r>
        <w:r w:rsidR="001C6D81" w:rsidDel="009F0BC6">
          <w:rPr>
            <w:rFonts w:cs="Times New Roman" w:hint="eastAsia"/>
          </w:rPr>
          <w:delText>；</w:delText>
        </w:r>
      </w:del>
    </w:p>
    <w:p w14:paraId="506ACCB9" w14:textId="15BCFDAF" w:rsidR="007D010C" w:rsidRPr="00B32950" w:rsidRDefault="00506769" w:rsidP="00DE247E">
      <w:pPr>
        <w:pStyle w:val="a4"/>
        <w:numPr>
          <w:ilvl w:val="0"/>
          <w:numId w:val="13"/>
        </w:numPr>
        <w:spacing w:line="360" w:lineRule="auto"/>
        <w:ind w:firstLineChars="0"/>
        <w:rPr>
          <w:rFonts w:cs="Times New Roman"/>
        </w:rPr>
      </w:pPr>
      <w:r w:rsidRPr="00B32950">
        <w:rPr>
          <w:rFonts w:cs="Times New Roman" w:hint="eastAsia"/>
        </w:rPr>
        <w:t>用户端</w:t>
      </w:r>
      <w:r w:rsidR="007D010C" w:rsidRPr="00EE79EA">
        <w:rPr>
          <w:rFonts w:cs="Times New Roman" w:hint="eastAsia"/>
        </w:rPr>
        <w:t>向</w:t>
      </w:r>
      <w:r w:rsidR="007D010C" w:rsidRPr="00EE79EA">
        <w:rPr>
          <w:rFonts w:cs="Times New Roman"/>
        </w:rPr>
        <w:t>VHP</w:t>
      </w:r>
      <w:r w:rsidR="007D010C" w:rsidRPr="002E1474">
        <w:rPr>
          <w:rFonts w:cs="Times New Roman" w:hint="eastAsia"/>
        </w:rPr>
        <w:t>对应的超级节点</w:t>
      </w:r>
      <w:del w:id="351" w:author="Alex Wang" w:date="2019-04-03T13:11:00Z">
        <w:r w:rsidR="00D54FF4" w:rsidRPr="002279C9" w:rsidDel="00427C59">
          <w:rPr>
            <w:rFonts w:cs="Times New Roman"/>
          </w:rPr>
          <w:delText>BPD</w:delText>
        </w:r>
      </w:del>
      <w:ins w:id="352" w:author="Alex Wang" w:date="2019-04-03T13:11:00Z">
        <w:r w:rsidR="00427C59">
          <w:rPr>
            <w:rFonts w:cs="Times New Roman"/>
          </w:rPr>
          <w:t>SND</w:t>
        </w:r>
      </w:ins>
      <w:r w:rsidR="007D010C" w:rsidRPr="002279C9">
        <w:rPr>
          <w:rFonts w:cs="Times New Roman" w:hint="eastAsia"/>
        </w:rPr>
        <w:t>查询该</w:t>
      </w:r>
      <w:proofErr w:type="gramStart"/>
      <w:r w:rsidR="007D010C" w:rsidRPr="002279C9">
        <w:rPr>
          <w:rFonts w:cs="Times New Roman" w:hint="eastAsia"/>
        </w:rPr>
        <w:t>块数据</w:t>
      </w:r>
      <w:proofErr w:type="gramEnd"/>
      <w:r w:rsidR="007D010C" w:rsidRPr="002279C9">
        <w:rPr>
          <w:rFonts w:cs="Times New Roman" w:hint="eastAsia"/>
        </w:rPr>
        <w:t>是否已经存在，</w:t>
      </w:r>
      <w:ins w:id="353" w:author="Alex Wang" w:date="2019-04-23T19:04:00Z">
        <w:r w:rsidR="00FA3AF2">
          <w:rPr>
            <w:rFonts w:cs="Times New Roman" w:hint="eastAsia"/>
          </w:rPr>
          <w:t>SND</w:t>
        </w:r>
      </w:ins>
      <w:ins w:id="354" w:author="Alex Wang" w:date="2019-04-23T19:03:00Z">
        <w:r w:rsidR="00B5344E">
          <w:rPr>
            <w:rFonts w:cs="Times New Roman" w:hint="eastAsia"/>
          </w:rPr>
          <w:t>检查数据块表DB中是否已有VHP的记录，</w:t>
        </w:r>
      </w:ins>
      <w:r w:rsidR="007D010C" w:rsidRPr="002279C9">
        <w:rPr>
          <w:rFonts w:cs="Times New Roman" w:hint="eastAsia"/>
        </w:rPr>
        <w:t>如果</w:t>
      </w:r>
      <w:del w:id="355" w:author="Alex Wang" w:date="2019-04-23T19:03:00Z">
        <w:r w:rsidR="007D010C" w:rsidRPr="002279C9" w:rsidDel="00EF600E">
          <w:rPr>
            <w:rFonts w:cs="Times New Roman" w:hint="eastAsia"/>
          </w:rPr>
          <w:delText>系统中已</w:delText>
        </w:r>
      </w:del>
      <w:r w:rsidR="007D010C" w:rsidRPr="002279C9">
        <w:rPr>
          <w:rFonts w:cs="Times New Roman" w:hint="eastAsia"/>
        </w:rPr>
        <w:t>存在</w:t>
      </w:r>
      <w:del w:id="356" w:author="Alex Wang" w:date="2019-04-23T19:03:00Z">
        <w:r w:rsidR="007D010C" w:rsidRPr="002279C9" w:rsidDel="006A4B30">
          <w:rPr>
            <w:rFonts w:cs="Times New Roman" w:hint="eastAsia"/>
          </w:rPr>
          <w:delText>该块数据</w:delText>
        </w:r>
      </w:del>
      <w:r w:rsidR="007D010C" w:rsidRPr="002279C9">
        <w:rPr>
          <w:rFonts w:cs="Times New Roman" w:hint="eastAsia"/>
        </w:rPr>
        <w:t>则</w:t>
      </w:r>
      <w:del w:id="357" w:author="Alex Wang" w:date="2019-04-23T19:04:00Z">
        <w:r w:rsidR="007D010C" w:rsidRPr="002279C9" w:rsidDel="00FA3AF2">
          <w:rPr>
            <w:rFonts w:cs="Times New Roman" w:hint="eastAsia"/>
          </w:rPr>
          <w:delText>超级节点</w:delText>
        </w:r>
      </w:del>
      <w:del w:id="358" w:author="Alex Wang" w:date="2019-04-03T13:11:00Z">
        <w:r w:rsidR="00D54FF4" w:rsidRPr="007D537E" w:rsidDel="00427C59">
          <w:rPr>
            <w:rFonts w:cs="Times New Roman" w:hint="eastAsia"/>
          </w:rPr>
          <w:delText>BPD</w:delText>
        </w:r>
      </w:del>
      <w:ins w:id="359" w:author="Alex Wang" w:date="2019-04-03T13:11:00Z">
        <w:r w:rsidR="00427C59">
          <w:rPr>
            <w:rFonts w:cs="Times New Roman" w:hint="eastAsia"/>
          </w:rPr>
          <w:t>SND</w:t>
        </w:r>
      </w:ins>
      <w:ins w:id="360" w:author="Alex Wang" w:date="2019-04-23T19:04:00Z">
        <w:r w:rsidR="00FA3AF2">
          <w:rPr>
            <w:rFonts w:cs="Times New Roman" w:hint="eastAsia"/>
          </w:rPr>
          <w:t>从</w:t>
        </w:r>
      </w:ins>
      <w:del w:id="361" w:author="Alex Wang" w:date="2019-04-23T19:04:00Z">
        <w:r w:rsidR="007D010C" w:rsidRPr="007D537E" w:rsidDel="00FA3AF2">
          <w:rPr>
            <w:rFonts w:cs="Times New Roman" w:hint="eastAsia"/>
          </w:rPr>
          <w:delText>返回</w:delText>
        </w:r>
      </w:del>
      <w:r w:rsidR="007D010C" w:rsidRPr="007D537E">
        <w:rPr>
          <w:rFonts w:cs="Times New Roman" w:hint="eastAsia"/>
        </w:rPr>
        <w:t>该</w:t>
      </w:r>
      <w:del w:id="362" w:author="Alex Wang" w:date="2019-04-23T19:03:00Z">
        <w:r w:rsidR="007D010C" w:rsidRPr="007D537E" w:rsidDel="006A4B30">
          <w:rPr>
            <w:rFonts w:cs="Times New Roman" w:hint="eastAsia"/>
          </w:rPr>
          <w:delText>块数据对应</w:delText>
        </w:r>
      </w:del>
      <w:ins w:id="363" w:author="Alex Wang" w:date="2019-04-23T19:03:00Z">
        <w:r w:rsidR="006A4B30">
          <w:rPr>
            <w:rFonts w:cs="Times New Roman" w:hint="eastAsia"/>
          </w:rPr>
          <w:t>记录</w:t>
        </w:r>
      </w:ins>
      <w:ins w:id="364" w:author="Alex Wang" w:date="2019-04-23T19:04:00Z">
        <w:r w:rsidR="00FA3AF2">
          <w:rPr>
            <w:rFonts w:cs="Times New Roman" w:hint="eastAsia"/>
          </w:rPr>
          <w:t>中读取</w:t>
        </w:r>
      </w:ins>
      <w:del w:id="365" w:author="Alex Wang" w:date="2019-04-23T19:04:00Z">
        <w:r w:rsidR="007D010C" w:rsidRPr="007D537E" w:rsidDel="00FA3AF2">
          <w:rPr>
            <w:rFonts w:cs="Times New Roman" w:hint="eastAsia"/>
          </w:rPr>
          <w:delText>的</w:delText>
        </w:r>
      </w:del>
      <w:r w:rsidR="007D010C" w:rsidRPr="007D537E">
        <w:rPr>
          <w:rFonts w:cs="Times New Roman" w:hint="eastAsia"/>
        </w:rPr>
        <w:t>去重用加密存储密钥</w:t>
      </w:r>
      <w:r w:rsidR="007D010C" w:rsidRPr="00FB4C4C">
        <w:rPr>
          <w:rFonts w:cs="Times New Roman"/>
        </w:rPr>
        <w:t>KED</w:t>
      </w:r>
      <w:r w:rsidR="00124867" w:rsidRPr="00FB4C4C">
        <w:rPr>
          <w:rFonts w:cs="Times New Roman" w:hint="eastAsia"/>
        </w:rPr>
        <w:t>、</w:t>
      </w:r>
      <w:ins w:id="366" w:author="Alex Wang" w:date="2019-04-23T19:05:00Z">
        <w:r w:rsidR="00FA3AF2">
          <w:rPr>
            <w:rFonts w:cs="Times New Roman" w:hint="eastAsia"/>
          </w:rPr>
          <w:t>该数据块的序号VBI、</w:t>
        </w:r>
      </w:ins>
      <w:r w:rsidR="000D7A1B">
        <w:rPr>
          <w:rFonts w:cs="Times New Roman" w:hint="eastAsia"/>
        </w:rPr>
        <w:t>加密后</w:t>
      </w:r>
      <w:r w:rsidR="00967E62">
        <w:rPr>
          <w:rFonts w:cs="Times New Roman" w:hint="eastAsia"/>
        </w:rPr>
        <w:t>数据</w:t>
      </w:r>
      <w:r w:rsidR="007D010C" w:rsidRPr="003B6DB0">
        <w:rPr>
          <w:rFonts w:cs="Times New Roman" w:hint="eastAsia"/>
        </w:rPr>
        <w:t>分片</w:t>
      </w:r>
      <w:r w:rsidR="007D010C" w:rsidRPr="00B32950">
        <w:rPr>
          <w:rFonts w:cs="Times New Roman"/>
        </w:rPr>
        <w:t>hash</w:t>
      </w:r>
      <w:r w:rsidR="00967E62">
        <w:rPr>
          <w:rFonts w:cs="Times New Roman" w:hint="eastAsia"/>
        </w:rPr>
        <w:t>值VHF的</w:t>
      </w:r>
      <w:r w:rsidR="007D010C" w:rsidRPr="003B6DB0">
        <w:rPr>
          <w:rFonts w:cs="Times New Roman" w:hint="eastAsia"/>
        </w:rPr>
        <w:t>列表</w:t>
      </w:r>
      <w:ins w:id="367" w:author="Alex Wang" w:date="2019-04-23T19:09:00Z">
        <w:r w:rsidR="00357AE6">
          <w:rPr>
            <w:rFonts w:cs="Times New Roman" w:hint="eastAsia"/>
          </w:rPr>
          <w:t>的H</w:t>
        </w:r>
        <w:r w:rsidR="00357AE6">
          <w:rPr>
            <w:rFonts w:cs="Times New Roman"/>
          </w:rPr>
          <w:t>ash</w:t>
        </w:r>
        <w:r w:rsidR="00357AE6">
          <w:rPr>
            <w:rFonts w:cs="Times New Roman" w:hint="eastAsia"/>
          </w:rPr>
          <w:t>值V</w:t>
        </w:r>
        <w:r w:rsidR="00357AE6">
          <w:rPr>
            <w:rFonts w:cs="Times New Roman"/>
          </w:rPr>
          <w:t>HB</w:t>
        </w:r>
        <w:r w:rsidR="000E2A07">
          <w:rPr>
            <w:rFonts w:cs="Times New Roman" w:hint="eastAsia"/>
          </w:rPr>
          <w:t>返回给用户端</w:t>
        </w:r>
      </w:ins>
      <w:ins w:id="368" w:author="Alex Wang" w:date="2019-04-23T19:10:00Z">
        <w:r w:rsidR="00A21BA9">
          <w:rPr>
            <w:rFonts w:cs="Times New Roman" w:hint="eastAsia"/>
          </w:rPr>
          <w:t>（</w:t>
        </w:r>
      </w:ins>
      <w:del w:id="369" w:author="Alex Wang" w:date="2019-04-23T19:09:00Z">
        <w:r w:rsidR="007D010C" w:rsidRPr="00EE79EA" w:rsidDel="000E2A07">
          <w:rPr>
            <w:rFonts w:cs="Times New Roman" w:hint="eastAsia"/>
          </w:rPr>
          <w:delText>（</w:delText>
        </w:r>
      </w:del>
      <w:r w:rsidR="007D010C" w:rsidRPr="00EE79EA">
        <w:rPr>
          <w:rFonts w:cs="Times New Roman" w:hint="eastAsia"/>
        </w:rPr>
        <w:t>在</w:t>
      </w:r>
      <w:r w:rsidR="007D010C" w:rsidRPr="002E1474">
        <w:rPr>
          <w:rFonts w:cs="Times New Roman" w:hint="eastAsia"/>
        </w:rPr>
        <w:t>有人恶意捣乱的情况下，</w:t>
      </w:r>
      <w:ins w:id="370" w:author="Alex Wang" w:date="2019-04-23T19:10:00Z">
        <w:r w:rsidR="0087163A">
          <w:rPr>
            <w:rFonts w:cs="Times New Roman" w:hint="eastAsia"/>
          </w:rPr>
          <w:t>VHP的记录</w:t>
        </w:r>
      </w:ins>
      <w:del w:id="371" w:author="Alex Wang" w:date="2019-04-23T19:10:00Z">
        <w:r w:rsidR="007D010C" w:rsidRPr="002279C9" w:rsidDel="0087163A">
          <w:rPr>
            <w:rFonts w:cs="Times New Roman"/>
          </w:rPr>
          <w:delText>KED</w:delText>
        </w:r>
        <w:r w:rsidR="007D010C" w:rsidRPr="002279C9" w:rsidDel="0087163A">
          <w:rPr>
            <w:rFonts w:cs="Times New Roman" w:hint="eastAsia"/>
          </w:rPr>
          <w:delText>和</w:delText>
        </w:r>
        <w:r w:rsidR="00202CE7" w:rsidDel="0087163A">
          <w:rPr>
            <w:rFonts w:cs="Times New Roman" w:hint="eastAsia"/>
          </w:rPr>
          <w:delText>数据分片</w:delText>
        </w:r>
        <w:r w:rsidR="007D010C" w:rsidRPr="003B6DB0" w:rsidDel="0087163A">
          <w:rPr>
            <w:rFonts w:cs="Times New Roman"/>
          </w:rPr>
          <w:delText>hash</w:delText>
        </w:r>
        <w:r w:rsidR="007D010C" w:rsidRPr="00B32950" w:rsidDel="0087163A">
          <w:rPr>
            <w:rFonts w:cs="Times New Roman" w:hint="eastAsia"/>
          </w:rPr>
          <w:delText>列表</w:delText>
        </w:r>
      </w:del>
      <w:r w:rsidR="007D010C" w:rsidRPr="00B32950">
        <w:rPr>
          <w:rFonts w:cs="Times New Roman" w:hint="eastAsia"/>
        </w:rPr>
        <w:t>可能会有多组，</w:t>
      </w:r>
      <w:r w:rsidR="00673BFA" w:rsidRPr="00B32950">
        <w:rPr>
          <w:rFonts w:cs="Times New Roman" w:hint="eastAsia"/>
        </w:rPr>
        <w:t>每组以</w:t>
      </w:r>
      <w:r w:rsidR="00673BFA" w:rsidRPr="00EE79EA">
        <w:rPr>
          <w:rFonts w:cs="Times New Roman" w:hint="eastAsia"/>
        </w:rPr>
        <w:t>VB</w:t>
      </w:r>
      <w:r w:rsidR="001141D2">
        <w:rPr>
          <w:rFonts w:cs="Times New Roman" w:hint="eastAsia"/>
        </w:rPr>
        <w:t>I</w:t>
      </w:r>
      <w:r w:rsidR="008738EC">
        <w:rPr>
          <w:rFonts w:cs="Times New Roman" w:hint="eastAsia"/>
        </w:rPr>
        <w:t>序号</w:t>
      </w:r>
      <w:r w:rsidR="00673BFA" w:rsidRPr="00EE79EA">
        <w:rPr>
          <w:rFonts w:cs="Times New Roman" w:hint="eastAsia"/>
        </w:rPr>
        <w:t>作为</w:t>
      </w:r>
      <w:ins w:id="372" w:author="Alex Wang" w:date="2019-04-07T18:34:00Z">
        <w:r w:rsidR="00925F3F">
          <w:rPr>
            <w:rFonts w:cs="Times New Roman" w:hint="eastAsia"/>
          </w:rPr>
          <w:t>唯一</w:t>
        </w:r>
      </w:ins>
      <w:r w:rsidR="004C0CBA" w:rsidRPr="002E1474">
        <w:rPr>
          <w:rFonts w:cs="Times New Roman" w:hint="eastAsia"/>
        </w:rPr>
        <w:t>ID，</w:t>
      </w:r>
      <w:r w:rsidR="00E217C9" w:rsidRPr="002279C9">
        <w:rPr>
          <w:rFonts w:cs="Times New Roman" w:hint="eastAsia"/>
        </w:rPr>
        <w:t>其中</w:t>
      </w:r>
      <w:r w:rsidR="007D010C" w:rsidRPr="002279C9">
        <w:rPr>
          <w:rFonts w:cs="Times New Roman" w:hint="eastAsia"/>
        </w:rPr>
        <w:t>至多一组是正确的，也可能全都是错的</w:t>
      </w:r>
      <w:r w:rsidR="00742C85" w:rsidRPr="002279C9">
        <w:rPr>
          <w:rFonts w:cs="Times New Roman" w:hint="eastAsia"/>
        </w:rPr>
        <w:t>，所有组都一次返回</w:t>
      </w:r>
      <w:r w:rsidR="007D010C" w:rsidRPr="007D537E">
        <w:rPr>
          <w:rFonts w:cs="Times New Roman" w:hint="eastAsia"/>
        </w:rPr>
        <w:t>），转步骤</w:t>
      </w:r>
      <w:ins w:id="373" w:author="Alex Wang" w:date="2019-04-23T02:26:00Z">
        <w:r w:rsidR="00B72719">
          <w:rPr>
            <w:rFonts w:cs="Times New Roman" w:hint="eastAsia"/>
          </w:rPr>
          <w:t>x</w:t>
        </w:r>
      </w:ins>
      <w:del w:id="374" w:author="Alex Wang" w:date="2019-04-03T20:30:00Z">
        <w:r w:rsidR="00EC3B41" w:rsidDel="007B4E76">
          <w:rPr>
            <w:rFonts w:cs="Times New Roman" w:hint="eastAsia"/>
          </w:rPr>
          <w:delText>r</w:delText>
        </w:r>
      </w:del>
      <w:r w:rsidR="007D010C" w:rsidRPr="003B6DB0">
        <w:rPr>
          <w:rFonts w:cs="Times New Roman" w:hint="eastAsia"/>
        </w:rPr>
        <w:t>。</w:t>
      </w:r>
    </w:p>
    <w:p w14:paraId="7D61D48D" w14:textId="689DE835" w:rsidR="0078217B" w:rsidRDefault="007D010C" w:rsidP="0052209B">
      <w:pPr>
        <w:pStyle w:val="a4"/>
        <w:numPr>
          <w:ilvl w:val="0"/>
          <w:numId w:val="13"/>
        </w:numPr>
        <w:spacing w:line="360" w:lineRule="auto"/>
        <w:ind w:firstLineChars="0"/>
        <w:rPr>
          <w:rFonts w:cs="Times New Roman"/>
        </w:rPr>
      </w:pPr>
      <w:r w:rsidRPr="00EE79EA">
        <w:rPr>
          <w:rFonts w:cs="Times New Roman" w:hint="eastAsia"/>
        </w:rPr>
        <w:t>当系统中没有该</w:t>
      </w:r>
      <w:del w:id="375" w:author="Alex Wang" w:date="2019-04-23T02:03:00Z">
        <w:r w:rsidRPr="00EE79EA" w:rsidDel="00880378">
          <w:rPr>
            <w:rFonts w:cs="Times New Roman" w:hint="eastAsia"/>
          </w:rPr>
          <w:delText>块</w:delText>
        </w:r>
      </w:del>
      <w:r w:rsidRPr="00EE79EA">
        <w:rPr>
          <w:rFonts w:cs="Times New Roman" w:hint="eastAsia"/>
        </w:rPr>
        <w:t>数据</w:t>
      </w:r>
      <w:ins w:id="376" w:author="Alex Wang" w:date="2019-04-23T02:03:00Z">
        <w:r w:rsidR="00880378">
          <w:rPr>
            <w:rFonts w:cs="Times New Roman" w:hint="eastAsia"/>
          </w:rPr>
          <w:t>块</w:t>
        </w:r>
      </w:ins>
      <w:r w:rsidRPr="00EE79EA">
        <w:rPr>
          <w:rFonts w:cs="Times New Roman" w:hint="eastAsia"/>
        </w:rPr>
        <w:t>时，超级节点</w:t>
      </w:r>
      <w:del w:id="377" w:author="Alex Wang" w:date="2019-04-03T13:11:00Z">
        <w:r w:rsidR="00D54FF4" w:rsidRPr="002E1474" w:rsidDel="00427C59">
          <w:rPr>
            <w:rFonts w:cs="Times New Roman" w:hint="eastAsia"/>
          </w:rPr>
          <w:delText>BPD</w:delText>
        </w:r>
      </w:del>
      <w:ins w:id="378" w:author="Alex Wang" w:date="2019-04-03T13:11:00Z">
        <w:r w:rsidR="00427C59">
          <w:rPr>
            <w:rFonts w:cs="Times New Roman" w:hint="eastAsia"/>
          </w:rPr>
          <w:t>SND</w:t>
        </w:r>
      </w:ins>
      <w:del w:id="379" w:author="Alex Wang" w:date="2019-04-23T19:18:00Z">
        <w:r w:rsidRPr="002E1474" w:rsidDel="00B648B1">
          <w:rPr>
            <w:rFonts w:cs="Times New Roman" w:hint="eastAsia"/>
          </w:rPr>
          <w:delText>在返回值中</w:delText>
        </w:r>
      </w:del>
      <w:r w:rsidRPr="002E1474">
        <w:rPr>
          <w:rFonts w:cs="Times New Roman" w:hint="eastAsia"/>
        </w:rPr>
        <w:t>分配</w:t>
      </w:r>
      <w:r w:rsidR="005A0279" w:rsidRPr="002279C9">
        <w:rPr>
          <w:rFonts w:cs="Times New Roman"/>
        </w:rPr>
        <w:t>VNF</w:t>
      </w:r>
      <w:proofErr w:type="gramStart"/>
      <w:r w:rsidRPr="002279C9">
        <w:rPr>
          <w:rFonts w:cs="Times New Roman" w:hint="eastAsia"/>
        </w:rPr>
        <w:t>个</w:t>
      </w:r>
      <w:proofErr w:type="gramEnd"/>
      <w:del w:id="380" w:author="Alex Wang" w:date="2019-04-23T21:22:00Z">
        <w:r w:rsidRPr="002279C9" w:rsidDel="00AF4E7B">
          <w:rPr>
            <w:rFonts w:cs="Times New Roman" w:hint="eastAsia"/>
          </w:rPr>
          <w:delText>存储节点</w:delText>
        </w:r>
      </w:del>
      <w:ins w:id="381" w:author="Alex Wang" w:date="2019-04-23T21:22:00Z">
        <w:r w:rsidR="00AF4E7B">
          <w:rPr>
            <w:rFonts w:cs="Times New Roman" w:hint="eastAsia"/>
          </w:rPr>
          <w:t>数据节点</w:t>
        </w:r>
      </w:ins>
      <w:ins w:id="382" w:author="Alex Wang" w:date="2019-04-23T19:18:00Z">
        <w:r w:rsidR="00647E2E">
          <w:rPr>
            <w:rFonts w:cs="Times New Roman" w:hint="eastAsia"/>
          </w:rPr>
          <w:t>用于保存该数据块的各数据分片，每个</w:t>
        </w:r>
      </w:ins>
      <w:ins w:id="383" w:author="Alex Wang" w:date="2019-04-23T21:22:00Z">
        <w:r w:rsidR="00AF4E7B">
          <w:rPr>
            <w:rFonts w:cs="Times New Roman" w:hint="eastAsia"/>
          </w:rPr>
          <w:t>数据节点</w:t>
        </w:r>
      </w:ins>
      <w:ins w:id="384" w:author="Alex Wang" w:date="2019-04-23T19:18:00Z">
        <w:r w:rsidR="00647E2E">
          <w:rPr>
            <w:rFonts w:cs="Times New Roman" w:hint="eastAsia"/>
          </w:rPr>
          <w:t>保存1个数据分片。</w:t>
        </w:r>
      </w:ins>
      <w:ins w:id="385" w:author="Alex Wang" w:date="2019-04-23T19:19:00Z">
        <w:r w:rsidR="00CD4D70">
          <w:rPr>
            <w:rFonts w:cs="Times New Roman" w:hint="eastAsia"/>
          </w:rPr>
          <w:t>被</w:t>
        </w:r>
      </w:ins>
      <w:ins w:id="386" w:author="Alex Wang" w:date="2019-04-23T19:18:00Z">
        <w:r w:rsidR="00CD4D70">
          <w:rPr>
            <w:rFonts w:cs="Times New Roman" w:hint="eastAsia"/>
          </w:rPr>
          <w:t>分配的</w:t>
        </w:r>
      </w:ins>
      <w:ins w:id="387" w:author="Alex Wang" w:date="2019-04-23T21:22:00Z">
        <w:r w:rsidR="00AF4E7B">
          <w:rPr>
            <w:rFonts w:cs="Times New Roman" w:hint="eastAsia"/>
          </w:rPr>
          <w:t>数据节点</w:t>
        </w:r>
      </w:ins>
      <w:ins w:id="388" w:author="Alex Wang" w:date="2019-04-23T19:19:00Z">
        <w:r w:rsidR="00CD4D70">
          <w:rPr>
            <w:rFonts w:cs="Times New Roman" w:hint="eastAsia"/>
          </w:rPr>
          <w:t>必须是</w:t>
        </w:r>
      </w:ins>
      <w:ins w:id="389" w:author="Alex Wang" w:date="2019-04-23T19:24:00Z">
        <w:r w:rsidR="00F027AF">
          <w:rPr>
            <w:rFonts w:cs="Times New Roman" w:hint="eastAsia"/>
          </w:rPr>
          <w:t>有</w:t>
        </w:r>
        <w:r w:rsidR="00C12BBF">
          <w:rPr>
            <w:rFonts w:cs="Times New Roman" w:hint="eastAsia"/>
          </w:rPr>
          <w:t>空余存储空间的（即</w:t>
        </w:r>
      </w:ins>
      <w:ins w:id="390" w:author="Alex Wang" w:date="2019-04-23T19:19:00Z">
        <w:r w:rsidR="00730139">
          <w:rPr>
            <w:rFonts w:cs="Times New Roman" w:hint="eastAsia"/>
          </w:rPr>
          <w:t>实际存储空间小于</w:t>
        </w:r>
      </w:ins>
      <w:ins w:id="391" w:author="Alex Wang" w:date="2019-04-23T19:24:00Z">
        <w:r w:rsidR="00C12BBF">
          <w:rPr>
            <w:rFonts w:cs="Times New Roman" w:hint="eastAsia"/>
          </w:rPr>
          <w:t>生产</w:t>
        </w:r>
      </w:ins>
      <w:ins w:id="392" w:author="Alex Wang" w:date="2019-04-23T19:19:00Z">
        <w:r w:rsidR="00730139">
          <w:rPr>
            <w:rFonts w:cs="Times New Roman" w:hint="eastAsia"/>
          </w:rPr>
          <w:t>空间</w:t>
        </w:r>
      </w:ins>
      <w:ins w:id="393" w:author="Alex Wang" w:date="2019-04-23T19:24:00Z">
        <w:r w:rsidR="00E1517C">
          <w:rPr>
            <w:rFonts w:cs="Times New Roman" w:hint="eastAsia"/>
          </w:rPr>
          <w:t>）</w:t>
        </w:r>
      </w:ins>
      <w:ins w:id="394" w:author="Alex Wang" w:date="2019-04-23T19:22:00Z">
        <w:r w:rsidR="001B112F">
          <w:rPr>
            <w:rFonts w:cs="Times New Roman" w:hint="eastAsia"/>
          </w:rPr>
          <w:t>。</w:t>
        </w:r>
        <w:r w:rsidR="008A58B6">
          <w:rPr>
            <w:rFonts w:cs="Times New Roman" w:hint="eastAsia"/>
          </w:rPr>
          <w:t>SND向用户端返回</w:t>
        </w:r>
      </w:ins>
      <w:del w:id="395" w:author="Alex Wang" w:date="2019-04-23T19:23:00Z">
        <w:r w:rsidR="006D4882" w:rsidRPr="003B6DB0" w:rsidDel="008A58B6">
          <w:rPr>
            <w:rFonts w:cs="Times New Roman" w:hint="eastAsia"/>
          </w:rPr>
          <w:delText>（包含</w:delText>
        </w:r>
      </w:del>
      <w:ins w:id="396" w:author="Alex Wang" w:date="2019-04-23T19:23:00Z">
        <w:r w:rsidR="008A58B6">
          <w:rPr>
            <w:rFonts w:cs="Times New Roman" w:hint="eastAsia"/>
          </w:rPr>
          <w:t>每个</w:t>
        </w:r>
      </w:ins>
      <w:ins w:id="397" w:author="Alex Wang" w:date="2019-04-23T21:22:00Z">
        <w:r w:rsidR="00AF4E7B">
          <w:rPr>
            <w:rFonts w:cs="Times New Roman" w:hint="eastAsia"/>
          </w:rPr>
          <w:t>数据节点</w:t>
        </w:r>
      </w:ins>
      <w:ins w:id="398" w:author="Alex Wang" w:date="2019-04-23T19:23:00Z">
        <w:r w:rsidR="008A58B6">
          <w:rPr>
            <w:rFonts w:cs="Times New Roman" w:hint="eastAsia"/>
          </w:rPr>
          <w:t>的</w:t>
        </w:r>
      </w:ins>
      <w:r w:rsidR="0032301F" w:rsidRPr="003B6DB0">
        <w:rPr>
          <w:rFonts w:cs="Times New Roman" w:hint="eastAsia"/>
        </w:rPr>
        <w:t>节点</w:t>
      </w:r>
      <w:r w:rsidR="006D4882" w:rsidRPr="00B32950">
        <w:rPr>
          <w:rFonts w:cs="Times New Roman" w:hint="eastAsia"/>
        </w:rPr>
        <w:t>ID</w:t>
      </w:r>
      <w:r w:rsidR="00F92B26" w:rsidRPr="00B32950">
        <w:rPr>
          <w:rFonts w:cs="Times New Roman" w:hint="eastAsia"/>
        </w:rPr>
        <w:t>、</w:t>
      </w:r>
      <w:r w:rsidR="00DA4D38" w:rsidRPr="00EE79EA">
        <w:rPr>
          <w:rFonts w:cs="Times New Roman" w:hint="eastAsia"/>
        </w:rPr>
        <w:t>网络</w:t>
      </w:r>
      <w:r w:rsidR="006D4882" w:rsidRPr="002E1474">
        <w:rPr>
          <w:rFonts w:cs="Times New Roman" w:hint="eastAsia"/>
        </w:rPr>
        <w:t>地址</w:t>
      </w:r>
      <w:r w:rsidR="00F92B26" w:rsidRPr="002E1474">
        <w:rPr>
          <w:rFonts w:cs="Times New Roman" w:hint="eastAsia"/>
        </w:rPr>
        <w:t>和</w:t>
      </w:r>
      <w:r w:rsidR="00704022" w:rsidRPr="002279C9">
        <w:rPr>
          <w:rFonts w:cs="Times New Roman" w:hint="eastAsia"/>
        </w:rPr>
        <w:t>数据加密公</w:t>
      </w:r>
      <w:proofErr w:type="gramStart"/>
      <w:r w:rsidR="00704022" w:rsidRPr="002279C9">
        <w:rPr>
          <w:rFonts w:cs="Times New Roman" w:hint="eastAsia"/>
        </w:rPr>
        <w:t>钥</w:t>
      </w:r>
      <w:proofErr w:type="gramEnd"/>
      <w:del w:id="399" w:author="Alex Wang" w:date="2019-04-23T19:23:00Z">
        <w:r w:rsidR="006D4882" w:rsidRPr="002279C9" w:rsidDel="008A58B6">
          <w:rPr>
            <w:rFonts w:cs="Times New Roman" w:hint="eastAsia"/>
          </w:rPr>
          <w:delText>）</w:delText>
        </w:r>
        <w:r w:rsidRPr="002279C9" w:rsidDel="008A58B6">
          <w:rPr>
            <w:rFonts w:cs="Times New Roman" w:hint="eastAsia"/>
          </w:rPr>
          <w:delText>用于存储该块数据的各分片</w:delText>
        </w:r>
      </w:del>
      <w:r w:rsidR="00A1602A" w:rsidRPr="007D537E">
        <w:rPr>
          <w:rFonts w:cs="Times New Roman" w:hint="eastAsia"/>
        </w:rPr>
        <w:t>，每</w:t>
      </w:r>
      <w:r w:rsidR="00A1602A" w:rsidRPr="00FB4C4C">
        <w:rPr>
          <w:rFonts w:cs="Times New Roman" w:hint="eastAsia"/>
        </w:rPr>
        <w:t>个</w:t>
      </w:r>
      <w:del w:id="400" w:author="Alex Wang" w:date="2019-04-23T21:22:00Z">
        <w:r w:rsidR="00A1602A" w:rsidRPr="00FB4C4C" w:rsidDel="00AF4E7B">
          <w:rPr>
            <w:rFonts w:cs="Times New Roman" w:hint="eastAsia"/>
          </w:rPr>
          <w:delText>存储节点</w:delText>
        </w:r>
      </w:del>
      <w:ins w:id="401" w:author="Alex Wang" w:date="2019-04-23T21:22:00Z">
        <w:r w:rsidR="00AF4E7B">
          <w:rPr>
            <w:rFonts w:cs="Times New Roman" w:hint="eastAsia"/>
          </w:rPr>
          <w:t>数据节点</w:t>
        </w:r>
      </w:ins>
      <w:r w:rsidR="00A1602A" w:rsidRPr="00A2440E">
        <w:rPr>
          <w:rFonts w:cs="Times New Roman" w:hint="eastAsia"/>
        </w:rPr>
        <w:t>ID都做一次签名（连同</w:t>
      </w:r>
      <w:r w:rsidR="00536A80" w:rsidRPr="00A2440E">
        <w:rPr>
          <w:rFonts w:cs="Times New Roman" w:hint="eastAsia"/>
        </w:rPr>
        <w:t>V</w:t>
      </w:r>
      <w:r w:rsidR="00C5737B" w:rsidRPr="00F22C9A">
        <w:rPr>
          <w:rFonts w:cs="Times New Roman"/>
        </w:rPr>
        <w:t>N</w:t>
      </w:r>
      <w:r w:rsidR="00CF3532" w:rsidRPr="00F22C9A">
        <w:rPr>
          <w:rFonts w:cs="Times New Roman"/>
        </w:rPr>
        <w:t>U</w:t>
      </w:r>
      <w:r w:rsidR="00536A80" w:rsidRPr="00DE247E">
        <w:rPr>
          <w:rFonts w:cs="Times New Roman" w:hint="eastAsia"/>
        </w:rPr>
        <w:t>一起签名</w:t>
      </w:r>
      <w:r w:rsidR="003E7ED1" w:rsidRPr="00DE247E">
        <w:rPr>
          <w:rFonts w:cs="Times New Roman" w:hint="eastAsia"/>
        </w:rPr>
        <w:t>，</w:t>
      </w:r>
      <w:ins w:id="402" w:author="Alex Wang" w:date="2019-04-23T19:23:00Z">
        <w:r w:rsidR="008A58B6">
          <w:rPr>
            <w:rFonts w:cs="Times New Roman" w:hint="eastAsia"/>
          </w:rPr>
          <w:t>签名时</w:t>
        </w:r>
      </w:ins>
      <w:r w:rsidR="003E7ED1" w:rsidRPr="00DE247E">
        <w:rPr>
          <w:rFonts w:cs="Times New Roman" w:hint="eastAsia"/>
        </w:rPr>
        <w:t>不含网络地址和密钥</w:t>
      </w:r>
      <w:r w:rsidR="00A1602A" w:rsidRPr="00DE247E">
        <w:rPr>
          <w:rFonts w:cs="Times New Roman" w:hint="eastAsia"/>
        </w:rPr>
        <w:t>）</w:t>
      </w:r>
      <w:r w:rsidR="0078217B">
        <w:rPr>
          <w:rFonts w:cs="Times New Roman" w:hint="eastAsia"/>
        </w:rPr>
        <w:t>；</w:t>
      </w:r>
    </w:p>
    <w:p w14:paraId="2C3CC4DA" w14:textId="588C0CC4" w:rsidR="007D010C" w:rsidRDefault="00506769" w:rsidP="00DE247E">
      <w:pPr>
        <w:pStyle w:val="a4"/>
        <w:numPr>
          <w:ilvl w:val="0"/>
          <w:numId w:val="13"/>
        </w:numPr>
        <w:spacing w:line="360" w:lineRule="auto"/>
        <w:ind w:firstLineChars="0"/>
        <w:rPr>
          <w:ins w:id="403" w:author="Alex Wang" w:date="2019-04-03T20:24:00Z"/>
          <w:rFonts w:cs="Times New Roman"/>
        </w:rPr>
      </w:pPr>
      <w:r w:rsidRPr="003B6DB0">
        <w:rPr>
          <w:rFonts w:cs="Times New Roman" w:hint="eastAsia"/>
        </w:rPr>
        <w:t>用户端</w:t>
      </w:r>
      <w:r w:rsidR="007D010C" w:rsidRPr="00B32950">
        <w:rPr>
          <w:rFonts w:cs="Times New Roman" w:hint="eastAsia"/>
        </w:rPr>
        <w:t>生成随机对称密钥</w:t>
      </w:r>
      <w:r w:rsidR="007D010C" w:rsidRPr="00B32950">
        <w:rPr>
          <w:rFonts w:cs="Times New Roman"/>
        </w:rPr>
        <w:t>KS</w:t>
      </w:r>
      <w:r w:rsidR="007D010C" w:rsidRPr="00EE79EA">
        <w:rPr>
          <w:rFonts w:cs="Times New Roman" w:hint="eastAsia"/>
        </w:rPr>
        <w:t>作为存储密钥</w:t>
      </w:r>
      <w:ins w:id="404" w:author="Alex Wang" w:date="2019-03-11T07:23:00Z">
        <w:r w:rsidR="00E76521">
          <w:rPr>
            <w:rFonts w:cs="Times New Roman" w:hint="eastAsia"/>
          </w:rPr>
          <w:t>，</w:t>
        </w:r>
      </w:ins>
      <w:ins w:id="405" w:author="Alex Wang" w:date="2019-03-11T07:24:00Z">
        <w:r w:rsidR="00E76521">
          <w:rPr>
            <w:rFonts w:cs="Times New Roman" w:hint="eastAsia"/>
          </w:rPr>
          <w:t>如果KS的前</w:t>
        </w:r>
        <w:r w:rsidR="00E76521">
          <w:rPr>
            <w:rFonts w:cs="Times New Roman"/>
          </w:rPr>
          <w:t>192</w:t>
        </w:r>
        <w:r w:rsidR="00E76521">
          <w:rPr>
            <w:rFonts w:cs="Times New Roman" w:hint="eastAsia"/>
          </w:rPr>
          <w:t>位均为0</w:t>
        </w:r>
      </w:ins>
      <w:ins w:id="406" w:author="Alex Wang" w:date="2019-03-11T07:25:00Z">
        <w:r w:rsidR="00FE7510">
          <w:rPr>
            <w:rFonts w:cs="Times New Roman" w:hint="eastAsia"/>
          </w:rPr>
          <w:t>则丢弃重新生成；</w:t>
        </w:r>
      </w:ins>
      <w:del w:id="407" w:author="Alex Wang" w:date="2019-03-11T07:25:00Z">
        <w:r w:rsidR="007D010C" w:rsidRPr="00EE79EA" w:rsidDel="00FE7510">
          <w:rPr>
            <w:rFonts w:cs="Times New Roman" w:hint="eastAsia"/>
          </w:rPr>
          <w:delText>，</w:delText>
        </w:r>
      </w:del>
      <w:r w:rsidR="007D010C" w:rsidRPr="00EE79EA">
        <w:rPr>
          <w:rFonts w:cs="Times New Roman" w:hint="eastAsia"/>
        </w:rPr>
        <w:t>用去重用密钥</w:t>
      </w:r>
      <w:r w:rsidR="007D010C" w:rsidRPr="00EE79EA">
        <w:rPr>
          <w:rFonts w:cs="Times New Roman"/>
        </w:rPr>
        <w:t>KD</w:t>
      </w:r>
      <w:r w:rsidR="007D010C" w:rsidRPr="002E1474">
        <w:rPr>
          <w:rFonts w:cs="Times New Roman" w:hint="eastAsia"/>
        </w:rPr>
        <w:t>和对称加密算法</w:t>
      </w:r>
      <w:r w:rsidR="007D010C" w:rsidRPr="002E1474">
        <w:rPr>
          <w:rFonts w:cs="Times New Roman"/>
        </w:rPr>
        <w:t>AE</w:t>
      </w:r>
      <w:r w:rsidR="00381D90" w:rsidRPr="002279C9">
        <w:rPr>
          <w:rFonts w:cs="Times New Roman" w:hint="eastAsia"/>
        </w:rPr>
        <w:t>Y</w:t>
      </w:r>
      <w:r w:rsidR="007D010C" w:rsidRPr="002279C9">
        <w:rPr>
          <w:rFonts w:cs="Times New Roman" w:hint="eastAsia"/>
        </w:rPr>
        <w:t>（例如</w:t>
      </w:r>
      <w:r w:rsidR="007D010C" w:rsidRPr="007D537E">
        <w:rPr>
          <w:rFonts w:cs="Times New Roman"/>
        </w:rPr>
        <w:t>AES256</w:t>
      </w:r>
      <w:r w:rsidR="007D010C" w:rsidRPr="007D537E">
        <w:rPr>
          <w:rFonts w:cs="Times New Roman" w:hint="eastAsia"/>
        </w:rPr>
        <w:t>）对存储密钥</w:t>
      </w:r>
      <w:r w:rsidR="007D010C" w:rsidRPr="00FB4C4C">
        <w:rPr>
          <w:rFonts w:cs="Times New Roman"/>
        </w:rPr>
        <w:t>KS</w:t>
      </w:r>
      <w:r w:rsidR="007D010C" w:rsidRPr="00FB4C4C">
        <w:rPr>
          <w:rFonts w:cs="Times New Roman" w:hint="eastAsia"/>
        </w:rPr>
        <w:t>进行加密，得到去重用加密</w:t>
      </w:r>
      <w:r w:rsidR="007D010C" w:rsidRPr="00A2440E">
        <w:rPr>
          <w:rFonts w:cs="Times New Roman" w:hint="eastAsia"/>
        </w:rPr>
        <w:t>存储密钥</w:t>
      </w:r>
      <w:r w:rsidR="007D010C" w:rsidRPr="00A2440E">
        <w:rPr>
          <w:rFonts w:cs="Times New Roman"/>
        </w:rPr>
        <w:t xml:space="preserve">KED; </w:t>
      </w:r>
    </w:p>
    <w:p w14:paraId="198B36AA" w14:textId="1BB94F83" w:rsidR="002A6E6D" w:rsidRDefault="002A6E6D" w:rsidP="00F943F2">
      <w:pPr>
        <w:pStyle w:val="a4"/>
        <w:numPr>
          <w:ilvl w:val="0"/>
          <w:numId w:val="13"/>
        </w:numPr>
        <w:spacing w:line="360" w:lineRule="auto"/>
        <w:ind w:firstLineChars="0"/>
        <w:rPr>
          <w:ins w:id="408" w:author="Alex Wang" w:date="2019-04-23T02:05:00Z"/>
          <w:rFonts w:cs="Times New Roman"/>
        </w:rPr>
      </w:pPr>
      <w:ins w:id="409" w:author="Alex Wang" w:date="2019-04-23T02:05:00Z">
        <w:r w:rsidRPr="00F22C9A">
          <w:rPr>
            <w:rFonts w:cs="Times New Roman" w:hint="eastAsia"/>
          </w:rPr>
          <w:t>用户</w:t>
        </w:r>
        <w:proofErr w:type="gramStart"/>
        <w:r w:rsidRPr="00F22C9A">
          <w:rPr>
            <w:rFonts w:cs="Times New Roman" w:hint="eastAsia"/>
          </w:rPr>
          <w:t>端</w:t>
        </w:r>
        <w:r w:rsidRPr="00DE247E">
          <w:rPr>
            <w:rFonts w:cs="Times New Roman" w:hint="eastAsia"/>
          </w:rPr>
          <w:t>利用</w:t>
        </w:r>
        <w:proofErr w:type="gramEnd"/>
        <w:r w:rsidRPr="00DE247E">
          <w:rPr>
            <w:rFonts w:cs="Times New Roman" w:hint="eastAsia"/>
          </w:rPr>
          <w:t>对称加密算法</w:t>
        </w:r>
        <w:r w:rsidRPr="00DE247E">
          <w:rPr>
            <w:rFonts w:cs="Times New Roman"/>
          </w:rPr>
          <w:t>AE</w:t>
        </w:r>
        <w:r w:rsidRPr="00DE247E">
          <w:rPr>
            <w:rFonts w:cs="Times New Roman" w:hint="eastAsia"/>
          </w:rPr>
          <w:t>Y和存储密钥</w:t>
        </w:r>
        <w:r w:rsidRPr="00DE247E">
          <w:rPr>
            <w:rFonts w:cs="Times New Roman"/>
          </w:rPr>
          <w:t>KS</w:t>
        </w:r>
        <w:r w:rsidRPr="00DE247E">
          <w:rPr>
            <w:rFonts w:cs="Times New Roman" w:hint="eastAsia"/>
          </w:rPr>
          <w:t>对该数据</w:t>
        </w:r>
      </w:ins>
      <w:ins w:id="410" w:author="Alex Wang" w:date="2019-04-23T02:06:00Z">
        <w:r>
          <w:rPr>
            <w:rFonts w:cs="Times New Roman" w:hint="eastAsia"/>
          </w:rPr>
          <w:t>块</w:t>
        </w:r>
      </w:ins>
      <w:ins w:id="411" w:author="Alex Wang" w:date="2019-04-23T02:05:00Z">
        <w:r w:rsidRPr="00DE247E">
          <w:rPr>
            <w:rFonts w:cs="Times New Roman" w:hint="eastAsia"/>
          </w:rPr>
          <w:t>进行加密</w:t>
        </w:r>
      </w:ins>
      <w:ins w:id="412" w:author="Alex Wang" w:date="2019-04-23T02:06:00Z">
        <w:r>
          <w:rPr>
            <w:rFonts w:cs="Times New Roman" w:hint="eastAsia"/>
          </w:rPr>
          <w:t>。加密采用CBC模式，IV为密钥</w:t>
        </w:r>
      </w:ins>
      <w:ins w:id="413" w:author="Alex Wang" w:date="2019-04-23T02:20:00Z">
        <w:r w:rsidR="00F230FB">
          <w:rPr>
            <w:rFonts w:cs="Times New Roman" w:hint="eastAsia"/>
          </w:rPr>
          <w:t>KS</w:t>
        </w:r>
      </w:ins>
      <w:ins w:id="414" w:author="Alex Wang" w:date="2019-04-23T02:06:00Z">
        <w:r>
          <w:rPr>
            <w:rFonts w:cs="Times New Roman" w:hint="eastAsia"/>
          </w:rPr>
          <w:t>加密“</w:t>
        </w:r>
      </w:ins>
      <w:ins w:id="415" w:author="Alex Wang" w:date="2019-04-23T02:20:00Z">
        <w:r w:rsidR="00525A32">
          <w:rPr>
            <w:rFonts w:hint="eastAsia"/>
          </w:rPr>
          <w:t>Y</w:t>
        </w:r>
        <w:r w:rsidR="00525A32">
          <w:t>ottaChain2018</w:t>
        </w:r>
        <w:r w:rsidR="00525A32">
          <w:rPr>
            <w:rFonts w:hint="eastAsia"/>
          </w:rPr>
          <w:t>王东临侯月文韩大光</w:t>
        </w:r>
      </w:ins>
      <w:ins w:id="416" w:author="Alex Wang" w:date="2019-04-23T02:06:00Z">
        <w:r>
          <w:rPr>
            <w:rFonts w:cs="Times New Roman" w:hint="eastAsia"/>
          </w:rPr>
          <w:t>”</w:t>
        </w:r>
      </w:ins>
      <w:ins w:id="417" w:author="Alex Wang" w:date="2019-04-23T02:20:00Z">
        <w:r w:rsidR="00F230FB">
          <w:rPr>
            <w:rFonts w:cs="Times New Roman" w:hint="eastAsia"/>
          </w:rPr>
          <w:t>的密文。</w:t>
        </w:r>
      </w:ins>
    </w:p>
    <w:p w14:paraId="0FD2B198" w14:textId="5631E33A" w:rsidR="00391146" w:rsidRPr="005766C1" w:rsidRDefault="00391146" w:rsidP="00F943F2">
      <w:pPr>
        <w:pStyle w:val="a4"/>
        <w:numPr>
          <w:ilvl w:val="0"/>
          <w:numId w:val="13"/>
        </w:numPr>
        <w:spacing w:line="360" w:lineRule="auto"/>
        <w:ind w:firstLineChars="0"/>
        <w:rPr>
          <w:rFonts w:cs="Times New Roman"/>
        </w:rPr>
      </w:pPr>
      <w:ins w:id="418" w:author="Alex Wang" w:date="2019-04-03T20:24:00Z">
        <w:r w:rsidRPr="00F943F2">
          <w:rPr>
            <w:rFonts w:cs="Times New Roman" w:hint="eastAsia"/>
          </w:rPr>
          <w:t>如果采用冗余编码</w:t>
        </w:r>
      </w:ins>
      <w:ins w:id="419" w:author="Alex Wang" w:date="2019-04-03T20:25:00Z">
        <w:r w:rsidRPr="00F943F2">
          <w:rPr>
            <w:rFonts w:cs="Times New Roman" w:hint="eastAsia"/>
          </w:rPr>
          <w:t>方式，用AR</w:t>
        </w:r>
        <w:r w:rsidRPr="00085E10">
          <w:rPr>
            <w:rFonts w:cs="Times New Roman" w:hint="eastAsia"/>
          </w:rPr>
          <w:t>算法将</w:t>
        </w:r>
      </w:ins>
      <w:ins w:id="420" w:author="Alex Wang" w:date="2019-04-23T02:21:00Z">
        <w:r w:rsidR="00744215">
          <w:rPr>
            <w:rFonts w:cs="Times New Roman" w:hint="eastAsia"/>
          </w:rPr>
          <w:t>密文</w:t>
        </w:r>
      </w:ins>
      <w:ins w:id="421" w:author="Alex Wang" w:date="2019-04-03T20:25:00Z">
        <w:r w:rsidRPr="00085E10">
          <w:rPr>
            <w:rFonts w:cs="Times New Roman" w:hint="eastAsia"/>
          </w:rPr>
          <w:t>分成VNF</w:t>
        </w:r>
        <w:proofErr w:type="gramStart"/>
        <w:r w:rsidRPr="00085E10">
          <w:rPr>
            <w:rFonts w:cs="Times New Roman" w:hint="eastAsia"/>
          </w:rPr>
          <w:t>个</w:t>
        </w:r>
      </w:ins>
      <w:proofErr w:type="gramEnd"/>
      <w:ins w:id="422" w:author="Alex Wang" w:date="2019-04-03T20:26:00Z">
        <w:r w:rsidRPr="00875918">
          <w:rPr>
            <w:rFonts w:cs="Times New Roman" w:hint="eastAsia"/>
          </w:rPr>
          <w:t>数据</w:t>
        </w:r>
      </w:ins>
      <w:ins w:id="423" w:author="Alex Wang" w:date="2019-04-03T20:25:00Z">
        <w:r w:rsidRPr="00925F3F">
          <w:rPr>
            <w:rFonts w:cs="Times New Roman" w:hint="eastAsia"/>
          </w:rPr>
          <w:t>分片；如果</w:t>
        </w:r>
      </w:ins>
      <w:ins w:id="424" w:author="Alex Wang" w:date="2019-04-03T20:26:00Z">
        <w:r w:rsidRPr="00925F3F">
          <w:rPr>
            <w:rFonts w:cs="Times New Roman" w:hint="eastAsia"/>
          </w:rPr>
          <w:t>采用副本模式</w:t>
        </w:r>
        <w:r w:rsidRPr="005766C1">
          <w:rPr>
            <w:rFonts w:cs="Times New Roman" w:hint="eastAsia"/>
          </w:rPr>
          <w:t>，将</w:t>
        </w:r>
      </w:ins>
      <w:ins w:id="425" w:author="Alex Wang" w:date="2019-04-23T02:23:00Z">
        <w:r w:rsidR="00783D8D">
          <w:rPr>
            <w:rFonts w:cs="Times New Roman" w:hint="eastAsia"/>
          </w:rPr>
          <w:t>密文</w:t>
        </w:r>
      </w:ins>
      <w:ins w:id="426" w:author="Alex Wang" w:date="2019-04-03T20:26:00Z">
        <w:r w:rsidRPr="005766C1">
          <w:rPr>
            <w:rFonts w:cs="Times New Roman" w:hint="eastAsia"/>
          </w:rPr>
          <w:t>直接切分成N</w:t>
        </w:r>
        <w:proofErr w:type="gramStart"/>
        <w:r w:rsidRPr="005766C1">
          <w:rPr>
            <w:rFonts w:cs="Times New Roman" w:hint="eastAsia"/>
          </w:rPr>
          <w:t>个</w:t>
        </w:r>
        <w:proofErr w:type="gramEnd"/>
        <w:r w:rsidRPr="005766C1">
          <w:rPr>
            <w:rFonts w:cs="Times New Roman" w:hint="eastAsia"/>
          </w:rPr>
          <w:t>数据分片</w:t>
        </w:r>
      </w:ins>
      <w:ins w:id="427" w:author="Alex Wang" w:date="2019-04-03T20:27:00Z">
        <w:r w:rsidRPr="005766C1">
          <w:rPr>
            <w:rFonts w:cs="Times New Roman" w:hint="eastAsia"/>
          </w:rPr>
          <w:t>；如果采用记录在元数据库中模式，该数据</w:t>
        </w:r>
        <w:proofErr w:type="gramStart"/>
        <w:r w:rsidRPr="005766C1">
          <w:rPr>
            <w:rFonts w:cs="Times New Roman" w:hint="eastAsia"/>
          </w:rPr>
          <w:t>块</w:t>
        </w:r>
      </w:ins>
      <w:ins w:id="428" w:author="Alex Wang" w:date="2019-04-03T20:28:00Z">
        <w:r w:rsidRPr="005766C1">
          <w:rPr>
            <w:rFonts w:cs="Times New Roman" w:hint="eastAsia"/>
          </w:rPr>
          <w:t>一定</w:t>
        </w:r>
        <w:proofErr w:type="gramEnd"/>
        <w:r w:rsidRPr="005766C1">
          <w:rPr>
            <w:rFonts w:cs="Times New Roman" w:hint="eastAsia"/>
          </w:rPr>
          <w:t>不</w:t>
        </w:r>
        <w:r w:rsidRPr="005766C1">
          <w:rPr>
            <w:rFonts w:cs="Times New Roman" w:hint="eastAsia"/>
          </w:rPr>
          <w:lastRenderedPageBreak/>
          <w:t>会超过一个数据分片大小</w:t>
        </w:r>
      </w:ins>
      <w:ins w:id="429" w:author="Alex Wang" w:date="2019-04-03T20:29:00Z">
        <w:r w:rsidR="009F0BC6" w:rsidRPr="005766C1">
          <w:rPr>
            <w:rFonts w:cs="Times New Roman" w:hint="eastAsia"/>
          </w:rPr>
          <w:t>；</w:t>
        </w:r>
        <w:r w:rsidR="009F0BC6" w:rsidRPr="005766C1">
          <w:rPr>
            <w:rFonts w:cs="Times New Roman"/>
          </w:rPr>
          <w:br/>
        </w:r>
        <w:r w:rsidR="009F0BC6" w:rsidRPr="005766C1">
          <w:rPr>
            <w:rFonts w:cs="Times New Roman" w:hint="eastAsia"/>
          </w:rPr>
          <w:t>其中每个分片的第1个字节代表该分片的序号；</w:t>
        </w:r>
      </w:ins>
    </w:p>
    <w:p w14:paraId="4A17094A" w14:textId="596D8118" w:rsidR="004B2AC4" w:rsidRDefault="00506769" w:rsidP="0052209B">
      <w:pPr>
        <w:pStyle w:val="a4"/>
        <w:numPr>
          <w:ilvl w:val="0"/>
          <w:numId w:val="13"/>
        </w:numPr>
        <w:spacing w:line="360" w:lineRule="auto"/>
        <w:ind w:firstLineChars="0"/>
        <w:rPr>
          <w:rFonts w:cs="Times New Roman"/>
        </w:rPr>
      </w:pPr>
      <w:r w:rsidRPr="00F22C9A">
        <w:rPr>
          <w:rFonts w:cs="Times New Roman" w:hint="eastAsia"/>
        </w:rPr>
        <w:t>用户端</w:t>
      </w:r>
      <w:del w:id="430" w:author="Alex Wang" w:date="2019-04-23T02:22:00Z">
        <w:r w:rsidR="007D010C" w:rsidRPr="00DE247E" w:rsidDel="00120013">
          <w:rPr>
            <w:rFonts w:cs="Times New Roman" w:hint="eastAsia"/>
          </w:rPr>
          <w:delText>利用对称加密算法</w:delText>
        </w:r>
        <w:r w:rsidR="007D010C" w:rsidRPr="00DE247E" w:rsidDel="00120013">
          <w:rPr>
            <w:rFonts w:cs="Times New Roman"/>
          </w:rPr>
          <w:delText>AE</w:delText>
        </w:r>
        <w:r w:rsidR="00381D90" w:rsidRPr="00DE247E" w:rsidDel="00120013">
          <w:rPr>
            <w:rFonts w:cs="Times New Roman" w:hint="eastAsia"/>
          </w:rPr>
          <w:delText>Y</w:delText>
        </w:r>
        <w:r w:rsidR="007D010C" w:rsidRPr="00DE247E" w:rsidDel="00120013">
          <w:rPr>
            <w:rFonts w:cs="Times New Roman" w:hint="eastAsia"/>
          </w:rPr>
          <w:delText>和存储密钥</w:delText>
        </w:r>
        <w:r w:rsidR="007D010C" w:rsidRPr="00DE247E" w:rsidDel="00120013">
          <w:rPr>
            <w:rFonts w:cs="Times New Roman"/>
          </w:rPr>
          <w:delText>KS</w:delText>
        </w:r>
        <w:r w:rsidR="007D010C" w:rsidRPr="00DE247E" w:rsidDel="00120013">
          <w:rPr>
            <w:rFonts w:cs="Times New Roman" w:hint="eastAsia"/>
          </w:rPr>
          <w:delText>对该块数据的每一个</w:delText>
        </w:r>
        <w:r w:rsidR="00664D5E" w:rsidRPr="00DE247E" w:rsidDel="00120013">
          <w:rPr>
            <w:rFonts w:cs="Times New Roman" w:hint="eastAsia"/>
          </w:rPr>
          <w:delText>数据</w:delText>
        </w:r>
        <w:r w:rsidR="007D010C" w:rsidRPr="00DE247E" w:rsidDel="00120013">
          <w:rPr>
            <w:rFonts w:cs="Times New Roman" w:hint="eastAsia"/>
          </w:rPr>
          <w:delText>分片进行加密，</w:delText>
        </w:r>
      </w:del>
      <w:r w:rsidR="00B979E8" w:rsidRPr="00DE247E">
        <w:rPr>
          <w:rFonts w:cs="Times New Roman" w:hint="eastAsia"/>
        </w:rPr>
        <w:t>利用</w:t>
      </w:r>
      <w:r w:rsidR="00CD3D0C" w:rsidRPr="00DE247E">
        <w:rPr>
          <w:rFonts w:cs="Times New Roman" w:hint="eastAsia"/>
        </w:rPr>
        <w:t>哈希</w:t>
      </w:r>
      <w:r w:rsidR="00ED3854" w:rsidRPr="00DE247E">
        <w:rPr>
          <w:rFonts w:cs="Times New Roman" w:hint="eastAsia"/>
        </w:rPr>
        <w:t>算法</w:t>
      </w:r>
      <w:r w:rsidR="00CD3D0C" w:rsidRPr="00DE247E">
        <w:rPr>
          <w:rFonts w:cs="Times New Roman" w:hint="eastAsia"/>
        </w:rPr>
        <w:t>AH</w:t>
      </w:r>
      <w:r w:rsidR="003A6385" w:rsidRPr="00DE247E">
        <w:rPr>
          <w:rFonts w:cs="Times New Roman" w:hint="eastAsia"/>
        </w:rPr>
        <w:t>E</w:t>
      </w:r>
      <w:del w:id="431" w:author="Alex Wang" w:date="2019-04-23T18:32:00Z">
        <w:r w:rsidR="00CD3D0C" w:rsidRPr="00DE247E" w:rsidDel="006B2DDF">
          <w:rPr>
            <w:rFonts w:cs="Times New Roman" w:hint="eastAsia"/>
          </w:rPr>
          <w:delText>（</w:delText>
        </w:r>
        <w:r w:rsidR="00003579" w:rsidRPr="00DE247E" w:rsidDel="006B2DDF">
          <w:rPr>
            <w:rFonts w:cs="Times New Roman" w:hint="eastAsia"/>
          </w:rPr>
          <w:delText>须</w:delText>
        </w:r>
        <w:r w:rsidR="007418ED" w:rsidRPr="00DE247E" w:rsidDel="006B2DDF">
          <w:rPr>
            <w:rFonts w:cs="Times New Roman" w:hint="eastAsia"/>
          </w:rPr>
          <w:delText>与AHP不同，</w:delText>
        </w:r>
        <w:r w:rsidR="00CD3D0C" w:rsidRPr="00DE247E" w:rsidDel="006B2DDF">
          <w:rPr>
            <w:rFonts w:cs="Times New Roman" w:hint="eastAsia"/>
          </w:rPr>
          <w:delText>例如S</w:delText>
        </w:r>
        <w:r w:rsidR="00CD3D0C" w:rsidRPr="00DE247E" w:rsidDel="006B2DDF">
          <w:rPr>
            <w:rFonts w:cs="Times New Roman"/>
          </w:rPr>
          <w:delText>HA</w:delText>
        </w:r>
        <w:r w:rsidR="005517A1" w:rsidRPr="00DE247E" w:rsidDel="006B2DDF">
          <w:rPr>
            <w:rFonts w:cs="Times New Roman"/>
          </w:rPr>
          <w:delText>3</w:delText>
        </w:r>
        <w:r w:rsidR="00CD3D0C" w:rsidRPr="00DE247E" w:rsidDel="006B2DDF">
          <w:rPr>
            <w:rFonts w:cs="Times New Roman"/>
          </w:rPr>
          <w:delText>-256</w:delText>
        </w:r>
        <w:r w:rsidR="00CD3D0C" w:rsidRPr="00DE247E" w:rsidDel="006B2DDF">
          <w:rPr>
            <w:rFonts w:cs="Times New Roman" w:hint="eastAsia"/>
          </w:rPr>
          <w:delText>）</w:delText>
        </w:r>
      </w:del>
      <w:r w:rsidR="00ED3854" w:rsidRPr="00DE247E">
        <w:rPr>
          <w:rFonts w:cs="Times New Roman" w:hint="eastAsia"/>
        </w:rPr>
        <w:t>计算</w:t>
      </w:r>
      <w:r w:rsidR="007D010C" w:rsidRPr="00DE247E">
        <w:rPr>
          <w:rFonts w:cs="Times New Roman" w:hint="eastAsia"/>
        </w:rPr>
        <w:t>加密后的</w:t>
      </w:r>
      <w:r w:rsidR="00664D5E" w:rsidRPr="00DE247E">
        <w:rPr>
          <w:rFonts w:cs="Times New Roman" w:hint="eastAsia"/>
        </w:rPr>
        <w:t>数据</w:t>
      </w:r>
      <w:r w:rsidR="007D010C" w:rsidRPr="00DE247E">
        <w:rPr>
          <w:rFonts w:cs="Times New Roman" w:hint="eastAsia"/>
        </w:rPr>
        <w:t>分片</w:t>
      </w:r>
      <w:r w:rsidR="00ED3854" w:rsidRPr="00DE247E">
        <w:rPr>
          <w:rFonts w:cs="Times New Roman" w:hint="eastAsia"/>
        </w:rPr>
        <w:t>的H</w:t>
      </w:r>
      <w:r w:rsidR="00ED3854" w:rsidRPr="00DE247E">
        <w:rPr>
          <w:rFonts w:cs="Times New Roman"/>
        </w:rPr>
        <w:t>ash</w:t>
      </w:r>
      <w:r w:rsidR="00ED3854" w:rsidRPr="00DE247E">
        <w:rPr>
          <w:rFonts w:cs="Times New Roman" w:hint="eastAsia"/>
        </w:rPr>
        <w:t>值</w:t>
      </w:r>
      <w:r w:rsidR="00EE7373" w:rsidRPr="00DE247E">
        <w:rPr>
          <w:rFonts w:cs="Times New Roman" w:hint="eastAsia"/>
        </w:rPr>
        <w:t>VHF</w:t>
      </w:r>
      <w:r w:rsidR="00ED3854" w:rsidRPr="00DE247E">
        <w:rPr>
          <w:rFonts w:cs="Times New Roman" w:hint="eastAsia"/>
        </w:rPr>
        <w:t>，将加密后的分片</w:t>
      </w:r>
      <w:r w:rsidR="00504EDA" w:rsidRPr="00DE247E">
        <w:rPr>
          <w:rFonts w:cs="Times New Roman" w:hint="eastAsia"/>
        </w:rPr>
        <w:t>连同</w:t>
      </w:r>
      <w:r w:rsidR="003448BF" w:rsidRPr="00DE247E">
        <w:rPr>
          <w:rFonts w:cs="Times New Roman" w:hint="eastAsia"/>
        </w:rPr>
        <w:t>签名后的</w:t>
      </w:r>
      <w:r w:rsidR="00504EDA" w:rsidRPr="00DE247E">
        <w:rPr>
          <w:rFonts w:cs="Times New Roman" w:hint="eastAsia"/>
        </w:rPr>
        <w:t>VHF</w:t>
      </w:r>
      <w:r w:rsidR="008A37E9" w:rsidRPr="00DE247E">
        <w:rPr>
          <w:rFonts w:cs="Times New Roman" w:hint="eastAsia"/>
        </w:rPr>
        <w:t>发送</w:t>
      </w:r>
      <w:r w:rsidR="007D010C" w:rsidRPr="00DE247E">
        <w:rPr>
          <w:rFonts w:cs="Times New Roman" w:hint="eastAsia"/>
        </w:rPr>
        <w:t>到超级节点指定的</w:t>
      </w:r>
      <w:del w:id="432" w:author="Alex Wang" w:date="2019-04-23T21:22:00Z">
        <w:r w:rsidR="007D010C" w:rsidRPr="00DE247E" w:rsidDel="00AF4E7B">
          <w:rPr>
            <w:rFonts w:cs="Times New Roman" w:hint="eastAsia"/>
          </w:rPr>
          <w:delText>存储节点</w:delText>
        </w:r>
      </w:del>
      <w:ins w:id="433" w:author="Alex Wang" w:date="2019-04-23T21:22:00Z">
        <w:r w:rsidR="00AF4E7B">
          <w:rPr>
            <w:rFonts w:cs="Times New Roman" w:hint="eastAsia"/>
          </w:rPr>
          <w:t>数据节点</w:t>
        </w:r>
      </w:ins>
      <w:r w:rsidR="00600E93" w:rsidRPr="00DE247E">
        <w:rPr>
          <w:rFonts w:cs="Times New Roman" w:hint="eastAsia"/>
        </w:rPr>
        <w:t>(对于小于PL</w:t>
      </w:r>
      <w:r w:rsidR="00600E93" w:rsidRPr="00DE247E">
        <w:rPr>
          <w:rFonts w:cs="Times New Roman"/>
        </w:rPr>
        <w:t>2</w:t>
      </w:r>
      <w:r w:rsidR="00600E93" w:rsidRPr="00DE247E">
        <w:rPr>
          <w:rFonts w:cs="Times New Roman" w:hint="eastAsia"/>
        </w:rPr>
        <w:t>长度的直接存储的特小文件，直接发给超级节点)</w:t>
      </w:r>
      <w:r w:rsidR="00792F1D" w:rsidRPr="00DE247E">
        <w:rPr>
          <w:rFonts w:cs="Times New Roman" w:hint="eastAsia"/>
        </w:rPr>
        <w:t>；</w:t>
      </w:r>
      <w:r w:rsidR="00CC5149" w:rsidRPr="00DE247E">
        <w:rPr>
          <w:rFonts w:cs="Times New Roman" w:hint="eastAsia"/>
        </w:rPr>
        <w:t>发送时</w:t>
      </w:r>
      <w:r w:rsidR="00792F1D" w:rsidRPr="00DE247E">
        <w:rPr>
          <w:rFonts w:cs="Times New Roman" w:hint="eastAsia"/>
        </w:rPr>
        <w:t>用对方数据加密公</w:t>
      </w:r>
      <w:proofErr w:type="gramStart"/>
      <w:r w:rsidR="00792F1D" w:rsidRPr="00DE247E">
        <w:rPr>
          <w:rFonts w:cs="Times New Roman" w:hint="eastAsia"/>
        </w:rPr>
        <w:t>钥</w:t>
      </w:r>
      <w:proofErr w:type="gramEnd"/>
      <w:r w:rsidR="00792F1D" w:rsidRPr="00DE247E">
        <w:rPr>
          <w:rFonts w:cs="Times New Roman" w:hint="eastAsia"/>
        </w:rPr>
        <w:t>建立安全会话通道（谁存了什么H</w:t>
      </w:r>
      <w:r w:rsidR="00792F1D" w:rsidRPr="00DE247E">
        <w:rPr>
          <w:rFonts w:cs="Times New Roman"/>
        </w:rPr>
        <w:t>ash</w:t>
      </w:r>
      <w:r w:rsidR="00792F1D" w:rsidRPr="00DE247E">
        <w:rPr>
          <w:rFonts w:cs="Times New Roman" w:hint="eastAsia"/>
        </w:rPr>
        <w:t>值的数据也属于用户隐私），并</w:t>
      </w:r>
      <w:r w:rsidR="00CC5149" w:rsidRPr="00DE247E">
        <w:rPr>
          <w:rFonts w:cs="Times New Roman" w:hint="eastAsia"/>
        </w:rPr>
        <w:t>附上超级节点</w:t>
      </w:r>
      <w:del w:id="434" w:author="Alex Wang" w:date="2019-04-03T13:11:00Z">
        <w:r w:rsidR="00D54FF4" w:rsidRPr="00DE247E" w:rsidDel="00427C59">
          <w:rPr>
            <w:rFonts w:cs="Times New Roman" w:hint="eastAsia"/>
          </w:rPr>
          <w:delText>BPD</w:delText>
        </w:r>
      </w:del>
      <w:ins w:id="435" w:author="Alex Wang" w:date="2019-04-03T13:11:00Z">
        <w:r w:rsidR="00427C59">
          <w:rPr>
            <w:rFonts w:cs="Times New Roman" w:hint="eastAsia"/>
          </w:rPr>
          <w:t>SND</w:t>
        </w:r>
      </w:ins>
      <w:r w:rsidR="00CC5149" w:rsidRPr="00DE247E">
        <w:rPr>
          <w:rFonts w:cs="Times New Roman" w:hint="eastAsia"/>
        </w:rPr>
        <w:t>对</w:t>
      </w:r>
      <w:del w:id="436" w:author="Alex Wang" w:date="2019-04-23T21:22:00Z">
        <w:r w:rsidR="00CC5149" w:rsidRPr="00DE247E" w:rsidDel="00AF4E7B">
          <w:rPr>
            <w:rFonts w:cs="Times New Roman" w:hint="eastAsia"/>
          </w:rPr>
          <w:delText>存储节点</w:delText>
        </w:r>
      </w:del>
      <w:ins w:id="437" w:author="Alex Wang" w:date="2019-04-23T21:22:00Z">
        <w:r w:rsidR="00AF4E7B">
          <w:rPr>
            <w:rFonts w:cs="Times New Roman" w:hint="eastAsia"/>
          </w:rPr>
          <w:t>数据节点</w:t>
        </w:r>
      </w:ins>
      <w:r w:rsidR="00CC5149" w:rsidRPr="00DE247E">
        <w:rPr>
          <w:rFonts w:cs="Times New Roman" w:hint="eastAsia"/>
        </w:rPr>
        <w:t>ID和V</w:t>
      </w:r>
      <w:r w:rsidR="00725799" w:rsidRPr="00DE247E">
        <w:rPr>
          <w:rFonts w:cs="Times New Roman"/>
        </w:rPr>
        <w:t>NU</w:t>
      </w:r>
      <w:r w:rsidR="00CC5149" w:rsidRPr="00DE247E">
        <w:rPr>
          <w:rFonts w:cs="Times New Roman" w:hint="eastAsia"/>
        </w:rPr>
        <w:t>的签名</w:t>
      </w:r>
      <w:r w:rsidR="0060626B" w:rsidRPr="00DE247E">
        <w:rPr>
          <w:rFonts w:cs="Times New Roman" w:hint="eastAsia"/>
        </w:rPr>
        <w:t>和</w:t>
      </w:r>
      <w:del w:id="438" w:author="Alex Wang" w:date="2019-04-03T13:11:00Z">
        <w:r w:rsidR="00D54FF4" w:rsidRPr="00DE247E" w:rsidDel="00427C59">
          <w:rPr>
            <w:rFonts w:cs="Times New Roman" w:hint="eastAsia"/>
          </w:rPr>
          <w:delText>BPD</w:delText>
        </w:r>
      </w:del>
      <w:ins w:id="439" w:author="Alex Wang" w:date="2019-04-03T13:11:00Z">
        <w:r w:rsidR="00427C59">
          <w:rPr>
            <w:rFonts w:cs="Times New Roman" w:hint="eastAsia"/>
          </w:rPr>
          <w:t>SND</w:t>
        </w:r>
      </w:ins>
      <w:r w:rsidR="0060626B" w:rsidRPr="00DE247E">
        <w:rPr>
          <w:rFonts w:cs="Times New Roman" w:hint="eastAsia"/>
        </w:rPr>
        <w:t>的ID</w:t>
      </w:r>
      <w:r w:rsidR="0004654E" w:rsidRPr="00DE247E">
        <w:rPr>
          <w:rFonts w:cs="Times New Roman" w:hint="eastAsia"/>
        </w:rPr>
        <w:t>，表明本次存储操作是超级节点</w:t>
      </w:r>
      <w:r w:rsidR="00425F1C" w:rsidRPr="00DE247E">
        <w:rPr>
          <w:rFonts w:cs="Times New Roman" w:hint="eastAsia"/>
        </w:rPr>
        <w:t>冻结了HDD</w:t>
      </w:r>
      <w:r w:rsidR="0004654E" w:rsidRPr="00DE247E">
        <w:rPr>
          <w:rFonts w:cs="Times New Roman" w:hint="eastAsia"/>
        </w:rPr>
        <w:t>的（以防止</w:t>
      </w:r>
      <w:r w:rsidR="003E48DE" w:rsidRPr="00DE247E">
        <w:rPr>
          <w:rFonts w:cs="Times New Roman" w:hint="eastAsia"/>
        </w:rPr>
        <w:t>不付费的情况下进行DDOS攻击</w:t>
      </w:r>
      <w:r w:rsidR="0004654E" w:rsidRPr="00DE247E">
        <w:rPr>
          <w:rFonts w:cs="Times New Roman" w:hint="eastAsia"/>
        </w:rPr>
        <w:t>）</w:t>
      </w:r>
      <w:r w:rsidR="004B2AC4">
        <w:rPr>
          <w:rFonts w:cs="Times New Roman" w:hint="eastAsia"/>
        </w:rPr>
        <w:t>；</w:t>
      </w:r>
    </w:p>
    <w:p w14:paraId="3E10A035" w14:textId="31D9D49E" w:rsidR="00C11642" w:rsidRDefault="00182D42" w:rsidP="0052209B">
      <w:pPr>
        <w:pStyle w:val="a4"/>
        <w:numPr>
          <w:ilvl w:val="0"/>
          <w:numId w:val="13"/>
        </w:numPr>
        <w:spacing w:line="360" w:lineRule="auto"/>
        <w:ind w:firstLineChars="0"/>
        <w:rPr>
          <w:rFonts w:cs="Times New Roman"/>
        </w:rPr>
      </w:pPr>
      <w:del w:id="440" w:author="Alex Wang" w:date="2019-04-23T21:22:00Z">
        <w:r w:rsidRPr="00B32950" w:rsidDel="00AF4E7B">
          <w:rPr>
            <w:rFonts w:cs="Times New Roman" w:hint="eastAsia"/>
          </w:rPr>
          <w:delText>存储节点</w:delText>
        </w:r>
      </w:del>
      <w:ins w:id="441" w:author="Alex Wang" w:date="2019-04-23T21:22:00Z">
        <w:r w:rsidR="00AF4E7B">
          <w:rPr>
            <w:rFonts w:cs="Times New Roman" w:hint="eastAsia"/>
          </w:rPr>
          <w:t>数据节点</w:t>
        </w:r>
      </w:ins>
      <w:r w:rsidR="00B75A75">
        <w:rPr>
          <w:rFonts w:cs="Times New Roman" w:hint="eastAsia"/>
        </w:rPr>
        <w:t>收到存储数据的请求后，</w:t>
      </w:r>
      <w:r w:rsidR="00A77E77" w:rsidRPr="003B6DB0">
        <w:rPr>
          <w:rFonts w:cs="Times New Roman" w:hint="eastAsia"/>
        </w:rPr>
        <w:t>先验证用户签名和超级节点签名是否正确，</w:t>
      </w:r>
      <w:r w:rsidR="005225E0" w:rsidRPr="003B6DB0">
        <w:rPr>
          <w:rFonts w:cs="Times New Roman" w:hint="eastAsia"/>
        </w:rPr>
        <w:t>验证</w:t>
      </w:r>
      <w:r w:rsidR="00DB0E60" w:rsidRPr="00B32950">
        <w:rPr>
          <w:rFonts w:cs="Times New Roman" w:hint="eastAsia"/>
        </w:rPr>
        <w:t>H</w:t>
      </w:r>
      <w:r w:rsidR="00DB0E60" w:rsidRPr="00B32950">
        <w:rPr>
          <w:rFonts w:cs="Times New Roman"/>
        </w:rPr>
        <w:t>ash</w:t>
      </w:r>
      <w:r w:rsidR="00DB0E60" w:rsidRPr="00EE79EA">
        <w:rPr>
          <w:rFonts w:cs="Times New Roman" w:hint="eastAsia"/>
        </w:rPr>
        <w:t>值</w:t>
      </w:r>
      <w:r w:rsidR="008F4757" w:rsidRPr="00EE79EA">
        <w:rPr>
          <w:rFonts w:cs="Times New Roman" w:hint="eastAsia"/>
        </w:rPr>
        <w:t>VHF</w:t>
      </w:r>
      <w:r w:rsidR="00DB0E60" w:rsidRPr="002E1474">
        <w:rPr>
          <w:rFonts w:cs="Times New Roman" w:hint="eastAsia"/>
        </w:rPr>
        <w:t>是否正确，</w:t>
      </w:r>
      <w:r w:rsidR="00790CCA" w:rsidRPr="002E1474">
        <w:rPr>
          <w:rFonts w:cs="Times New Roman" w:hint="eastAsia"/>
        </w:rPr>
        <w:t>如果</w:t>
      </w:r>
      <w:r w:rsidR="008F4757" w:rsidRPr="002279C9">
        <w:rPr>
          <w:rFonts w:cs="Times New Roman" w:hint="eastAsia"/>
        </w:rPr>
        <w:t>任何一项</w:t>
      </w:r>
      <w:r w:rsidR="00790CCA" w:rsidRPr="002279C9">
        <w:rPr>
          <w:rFonts w:cs="Times New Roman" w:hint="eastAsia"/>
        </w:rPr>
        <w:t>不正确拒绝存储并</w:t>
      </w:r>
      <w:r w:rsidR="00A96522" w:rsidRPr="002279C9">
        <w:rPr>
          <w:rFonts w:cs="Times New Roman" w:hint="eastAsia"/>
        </w:rPr>
        <w:t>同时</w:t>
      </w:r>
      <w:r w:rsidR="00790CCA" w:rsidRPr="007D537E">
        <w:rPr>
          <w:rFonts w:cs="Times New Roman" w:hint="eastAsia"/>
        </w:rPr>
        <w:t>反馈给</w:t>
      </w:r>
      <w:r w:rsidR="00A96522" w:rsidRPr="007D537E">
        <w:rPr>
          <w:rFonts w:cs="Times New Roman" w:hint="eastAsia"/>
        </w:rPr>
        <w:t>对方和</w:t>
      </w:r>
      <w:r w:rsidR="00790CCA" w:rsidRPr="00FB4C4C">
        <w:rPr>
          <w:rFonts w:cs="Times New Roman" w:hint="eastAsia"/>
        </w:rPr>
        <w:t>超级节点</w:t>
      </w:r>
      <w:del w:id="442" w:author="Alex Wang" w:date="2019-04-03T13:11:00Z">
        <w:r w:rsidR="00D54FF4" w:rsidRPr="00A2440E" w:rsidDel="00427C59">
          <w:rPr>
            <w:rFonts w:cs="Times New Roman" w:hint="eastAsia"/>
          </w:rPr>
          <w:delText>BPD</w:delText>
        </w:r>
      </w:del>
      <w:ins w:id="443" w:author="Alex Wang" w:date="2019-04-03T13:11:00Z">
        <w:r w:rsidR="00427C59">
          <w:rPr>
            <w:rFonts w:cs="Times New Roman" w:hint="eastAsia"/>
          </w:rPr>
          <w:t>SND</w:t>
        </w:r>
      </w:ins>
      <w:r w:rsidR="00F95D12" w:rsidRPr="00A2440E">
        <w:rPr>
          <w:rFonts w:cs="Times New Roman" w:hint="eastAsia"/>
        </w:rPr>
        <w:t>。</w:t>
      </w:r>
      <w:r w:rsidR="00BB38E4" w:rsidRPr="00F22C9A">
        <w:rPr>
          <w:rFonts w:cs="Times New Roman" w:hint="eastAsia"/>
        </w:rPr>
        <w:t>如果连续</w:t>
      </w:r>
      <w:r w:rsidR="00BB38E4" w:rsidRPr="00DE247E">
        <w:rPr>
          <w:rFonts w:cs="Times New Roman" w:hint="eastAsia"/>
        </w:rPr>
        <w:t>P</w:t>
      </w:r>
      <w:r w:rsidR="00BB38E4" w:rsidRPr="00DE247E">
        <w:rPr>
          <w:rFonts w:cs="Times New Roman"/>
        </w:rPr>
        <w:t>NF</w:t>
      </w:r>
      <w:r w:rsidR="00BB38E4" w:rsidRPr="00DE247E">
        <w:rPr>
          <w:rFonts w:cs="Times New Roman" w:hint="eastAsia"/>
        </w:rPr>
        <w:t>次（例如3-</w:t>
      </w:r>
      <w:r w:rsidR="00BB38E4" w:rsidRPr="00DE247E">
        <w:rPr>
          <w:rFonts w:cs="Times New Roman"/>
        </w:rPr>
        <w:t>5</w:t>
      </w:r>
      <w:r w:rsidR="00BB38E4" w:rsidRPr="00DE247E">
        <w:rPr>
          <w:rFonts w:cs="Times New Roman" w:hint="eastAsia"/>
        </w:rPr>
        <w:t>次）</w:t>
      </w:r>
      <w:r w:rsidR="009271AA" w:rsidRPr="00DE247E">
        <w:rPr>
          <w:rFonts w:cs="Times New Roman" w:hint="eastAsia"/>
        </w:rPr>
        <w:t>都出现同样情形，</w:t>
      </w:r>
      <w:del w:id="444" w:author="Alex Wang" w:date="2019-04-03T13:11:00Z">
        <w:r w:rsidR="00D54FF4" w:rsidRPr="00DE247E" w:rsidDel="00427C59">
          <w:rPr>
            <w:rFonts w:cs="Times New Roman" w:hint="eastAsia"/>
          </w:rPr>
          <w:delText>BPD</w:delText>
        </w:r>
      </w:del>
      <w:ins w:id="445" w:author="Alex Wang" w:date="2019-04-03T13:11:00Z">
        <w:r w:rsidR="00427C59">
          <w:rPr>
            <w:rFonts w:cs="Times New Roman" w:hint="eastAsia"/>
          </w:rPr>
          <w:t>SND</w:t>
        </w:r>
      </w:ins>
      <w:r w:rsidR="009271AA" w:rsidRPr="00DE247E">
        <w:rPr>
          <w:rFonts w:cs="Times New Roman" w:hint="eastAsia"/>
        </w:rPr>
        <w:t>没收冻结的HDD</w:t>
      </w:r>
      <w:r w:rsidR="00C23BDC" w:rsidRPr="00DE247E">
        <w:rPr>
          <w:rFonts w:cs="Times New Roman" w:hint="eastAsia"/>
        </w:rPr>
        <w:t>（或其它惩罚措施）</w:t>
      </w:r>
      <w:r w:rsidR="00A43EA3" w:rsidRPr="00DE247E">
        <w:rPr>
          <w:rFonts w:cs="Times New Roman" w:hint="eastAsia"/>
        </w:rPr>
        <w:t>并终止本次流程</w:t>
      </w:r>
      <w:r w:rsidR="00732153" w:rsidRPr="00DE247E">
        <w:rPr>
          <w:rFonts w:cs="Times New Roman" w:hint="eastAsia"/>
        </w:rPr>
        <w:t>；如果</w:t>
      </w:r>
      <w:del w:id="446" w:author="Alex Wang" w:date="2019-04-23T21:22:00Z">
        <w:r w:rsidR="00732153" w:rsidRPr="00DE247E" w:rsidDel="00AF4E7B">
          <w:rPr>
            <w:rFonts w:cs="Times New Roman" w:hint="eastAsia"/>
          </w:rPr>
          <w:delText>存储节点</w:delText>
        </w:r>
      </w:del>
      <w:ins w:id="447" w:author="Alex Wang" w:date="2019-04-23T21:22:00Z">
        <w:r w:rsidR="00AF4E7B">
          <w:rPr>
            <w:rFonts w:cs="Times New Roman" w:hint="eastAsia"/>
          </w:rPr>
          <w:t>数据节点</w:t>
        </w:r>
      </w:ins>
      <w:r w:rsidR="005E4036" w:rsidRPr="00DE247E">
        <w:rPr>
          <w:rFonts w:cs="Times New Roman" w:hint="eastAsia"/>
        </w:rPr>
        <w:t>验证</w:t>
      </w:r>
      <w:r w:rsidR="00732153" w:rsidRPr="00DE247E">
        <w:rPr>
          <w:rFonts w:cs="Times New Roman" w:hint="eastAsia"/>
        </w:rPr>
        <w:t>成功，将</w:t>
      </w:r>
      <w:r w:rsidR="004D0514" w:rsidRPr="00DE247E">
        <w:rPr>
          <w:rFonts w:cs="Times New Roman" w:hint="eastAsia"/>
        </w:rPr>
        <w:t>保存</w:t>
      </w:r>
      <w:r w:rsidR="00234313" w:rsidRPr="00DE247E">
        <w:rPr>
          <w:rFonts w:cs="Times New Roman" w:hint="eastAsia"/>
        </w:rPr>
        <w:t>该</w:t>
      </w:r>
      <w:r w:rsidR="007303F9">
        <w:rPr>
          <w:rFonts w:cs="Times New Roman" w:hint="eastAsia"/>
        </w:rPr>
        <w:t>数据分片</w:t>
      </w:r>
      <w:r w:rsidR="00C11642">
        <w:rPr>
          <w:rFonts w:cs="Times New Roman" w:hint="eastAsia"/>
        </w:rPr>
        <w:t>；</w:t>
      </w:r>
    </w:p>
    <w:p w14:paraId="07AF00F5" w14:textId="0702CD76" w:rsidR="0054244B" w:rsidRDefault="00C11642" w:rsidP="0052209B">
      <w:pPr>
        <w:pStyle w:val="a4"/>
        <w:numPr>
          <w:ilvl w:val="0"/>
          <w:numId w:val="13"/>
        </w:numPr>
        <w:spacing w:line="360" w:lineRule="auto"/>
        <w:ind w:firstLineChars="0"/>
        <w:rPr>
          <w:rFonts w:cs="Times New Roman"/>
        </w:rPr>
      </w:pPr>
      <w:del w:id="448" w:author="Alex Wang" w:date="2019-04-23T21:22:00Z">
        <w:r w:rsidDel="00AF4E7B">
          <w:rPr>
            <w:rFonts w:cs="Times New Roman" w:hint="eastAsia"/>
          </w:rPr>
          <w:delText>存储节点</w:delText>
        </w:r>
      </w:del>
      <w:ins w:id="449" w:author="Alex Wang" w:date="2019-04-23T21:22:00Z">
        <w:r w:rsidR="00AF4E7B">
          <w:rPr>
            <w:rFonts w:cs="Times New Roman" w:hint="eastAsia"/>
          </w:rPr>
          <w:t>数据节点</w:t>
        </w:r>
      </w:ins>
      <w:r w:rsidR="004A69B2" w:rsidRPr="00B32950">
        <w:rPr>
          <w:rFonts w:cs="Times New Roman" w:hint="eastAsia"/>
        </w:rPr>
        <w:t>将用户</w:t>
      </w:r>
      <w:proofErr w:type="gramStart"/>
      <w:r w:rsidR="004A69B2" w:rsidRPr="00B32950">
        <w:rPr>
          <w:rFonts w:cs="Times New Roman" w:hint="eastAsia"/>
        </w:rPr>
        <w:t>端签</w:t>
      </w:r>
      <w:proofErr w:type="gramEnd"/>
      <w:r w:rsidR="004A69B2" w:rsidRPr="00B32950">
        <w:rPr>
          <w:rFonts w:cs="Times New Roman" w:hint="eastAsia"/>
        </w:rPr>
        <w:t>名的数据</w:t>
      </w:r>
      <w:r w:rsidR="00EF1D99" w:rsidRPr="00B32950">
        <w:rPr>
          <w:rFonts w:cs="Times New Roman" w:hint="eastAsia"/>
        </w:rPr>
        <w:t>和自己的签名一同</w:t>
      </w:r>
      <w:r w:rsidR="00DF7890" w:rsidRPr="00EE79EA">
        <w:rPr>
          <w:rFonts w:cs="Times New Roman" w:hint="eastAsia"/>
        </w:rPr>
        <w:t>反馈</w:t>
      </w:r>
      <w:r w:rsidR="004D0514" w:rsidRPr="00EE79EA">
        <w:rPr>
          <w:rFonts w:cs="Times New Roman" w:hint="eastAsia"/>
        </w:rPr>
        <w:t>给超级节点</w:t>
      </w:r>
      <w:del w:id="450" w:author="Alex Wang" w:date="2019-04-03T13:11:00Z">
        <w:r w:rsidR="00D54FF4" w:rsidRPr="002E1474" w:rsidDel="00427C59">
          <w:rPr>
            <w:rFonts w:cs="Times New Roman" w:hint="eastAsia"/>
          </w:rPr>
          <w:delText>BPD</w:delText>
        </w:r>
      </w:del>
      <w:ins w:id="451" w:author="Alex Wang" w:date="2019-04-03T13:11:00Z">
        <w:r w:rsidR="00427C59">
          <w:rPr>
            <w:rFonts w:cs="Times New Roman" w:hint="eastAsia"/>
          </w:rPr>
          <w:t>SND</w:t>
        </w:r>
      </w:ins>
      <w:r w:rsidR="0019572B" w:rsidRPr="002279C9">
        <w:rPr>
          <w:rFonts w:cs="Times New Roman" w:hint="eastAsia"/>
        </w:rPr>
        <w:t>，</w:t>
      </w:r>
      <w:del w:id="452" w:author="Alex Wang" w:date="2019-04-03T13:11:00Z">
        <w:r w:rsidR="00D54FF4" w:rsidRPr="007D537E" w:rsidDel="00427C59">
          <w:rPr>
            <w:rFonts w:cs="Times New Roman" w:hint="eastAsia"/>
          </w:rPr>
          <w:delText>BPD</w:delText>
        </w:r>
      </w:del>
      <w:ins w:id="453" w:author="Alex Wang" w:date="2019-04-03T13:11:00Z">
        <w:r w:rsidR="00427C59">
          <w:rPr>
            <w:rFonts w:cs="Times New Roman" w:hint="eastAsia"/>
          </w:rPr>
          <w:t>SND</w:t>
        </w:r>
      </w:ins>
      <w:r w:rsidR="0019572B" w:rsidRPr="007D537E">
        <w:rPr>
          <w:rFonts w:cs="Times New Roman" w:hint="eastAsia"/>
        </w:rPr>
        <w:t>再向</w:t>
      </w:r>
      <w:proofErr w:type="gramStart"/>
      <w:r w:rsidR="0019572B" w:rsidRPr="007D537E">
        <w:rPr>
          <w:rFonts w:cs="Times New Roman" w:hint="eastAsia"/>
        </w:rPr>
        <w:t>用户端发确认</w:t>
      </w:r>
      <w:proofErr w:type="gramEnd"/>
      <w:r w:rsidR="0019572B" w:rsidRPr="007D537E">
        <w:rPr>
          <w:rFonts w:cs="Times New Roman" w:hint="eastAsia"/>
        </w:rPr>
        <w:t>消息</w:t>
      </w:r>
      <w:r w:rsidR="004B1000" w:rsidRPr="00FB4C4C">
        <w:rPr>
          <w:rFonts w:cs="Times New Roman" w:hint="eastAsia"/>
        </w:rPr>
        <w:t>；</w:t>
      </w:r>
      <w:r w:rsidR="0026771A" w:rsidRPr="00FB4C4C">
        <w:rPr>
          <w:rFonts w:cs="Times New Roman" w:hint="eastAsia"/>
        </w:rPr>
        <w:t>同时</w:t>
      </w:r>
      <w:del w:id="454" w:author="Alex Wang" w:date="2019-04-03T13:11:00Z">
        <w:r w:rsidR="00D54FF4" w:rsidRPr="00A2440E" w:rsidDel="00427C59">
          <w:rPr>
            <w:rFonts w:cs="Times New Roman" w:hint="eastAsia"/>
          </w:rPr>
          <w:delText>BPD</w:delText>
        </w:r>
      </w:del>
      <w:ins w:id="455" w:author="Alex Wang" w:date="2019-04-03T13:11:00Z">
        <w:r w:rsidR="00427C59">
          <w:rPr>
            <w:rFonts w:cs="Times New Roman" w:hint="eastAsia"/>
          </w:rPr>
          <w:t>SND</w:t>
        </w:r>
      </w:ins>
      <w:r w:rsidR="0026771A" w:rsidRPr="00A2440E">
        <w:rPr>
          <w:rFonts w:cs="Times New Roman" w:hint="eastAsia"/>
        </w:rPr>
        <w:t>向该</w:t>
      </w:r>
      <w:del w:id="456" w:author="Alex Wang" w:date="2019-04-23T21:22:00Z">
        <w:r w:rsidR="0026771A" w:rsidRPr="00A2440E" w:rsidDel="00AF4E7B">
          <w:rPr>
            <w:rFonts w:cs="Times New Roman" w:hint="eastAsia"/>
          </w:rPr>
          <w:delText>存储节点</w:delText>
        </w:r>
      </w:del>
      <w:ins w:id="457" w:author="Alex Wang" w:date="2019-04-23T21:22:00Z">
        <w:r w:rsidR="00AF4E7B">
          <w:rPr>
            <w:rFonts w:cs="Times New Roman" w:hint="eastAsia"/>
          </w:rPr>
          <w:t>数据节点</w:t>
        </w:r>
      </w:ins>
      <w:r w:rsidR="0026771A" w:rsidRPr="00A2440E">
        <w:rPr>
          <w:rFonts w:cs="Times New Roman" w:hint="eastAsia"/>
        </w:rPr>
        <w:t>对应的超级节点</w:t>
      </w:r>
      <w:del w:id="458" w:author="Alex Wang" w:date="2019-04-03T13:11:00Z">
        <w:r w:rsidR="00974D18" w:rsidRPr="00F22C9A" w:rsidDel="00427C59">
          <w:rPr>
            <w:rFonts w:cs="Times New Roman" w:hint="eastAsia"/>
          </w:rPr>
          <w:delText>BPM</w:delText>
        </w:r>
      </w:del>
      <w:ins w:id="459" w:author="Alex Wang" w:date="2019-04-03T13:11:00Z">
        <w:r w:rsidR="00427C59">
          <w:rPr>
            <w:rFonts w:cs="Times New Roman" w:hint="eastAsia"/>
          </w:rPr>
          <w:t>SNM</w:t>
        </w:r>
      </w:ins>
      <w:r w:rsidR="0026771A" w:rsidRPr="00DE247E">
        <w:rPr>
          <w:rFonts w:cs="Times New Roman" w:hint="eastAsia"/>
        </w:rPr>
        <w:t>发送消息</w:t>
      </w:r>
      <w:r w:rsidR="008B2B1E" w:rsidRPr="008E2843">
        <w:rPr>
          <w:rFonts w:cs="Times New Roman" w:hint="eastAsia"/>
        </w:rPr>
        <w:t>（为提高效率，该消息可以定期批量同步，不用一次一发）</w:t>
      </w:r>
      <w:r w:rsidR="0026771A" w:rsidRPr="003B6DB0">
        <w:rPr>
          <w:rFonts w:cs="Times New Roman" w:hint="eastAsia"/>
        </w:rPr>
        <w:t>，</w:t>
      </w:r>
      <w:del w:id="460" w:author="Alex Wang" w:date="2019-04-03T13:11:00Z">
        <w:r w:rsidR="00974D18" w:rsidRPr="00B32950" w:rsidDel="00427C59">
          <w:rPr>
            <w:rFonts w:cs="Times New Roman" w:hint="eastAsia"/>
          </w:rPr>
          <w:delText>BPM</w:delText>
        </w:r>
      </w:del>
      <w:ins w:id="461" w:author="Alex Wang" w:date="2019-04-03T13:11:00Z">
        <w:r w:rsidR="00427C59">
          <w:rPr>
            <w:rFonts w:cs="Times New Roman" w:hint="eastAsia"/>
          </w:rPr>
          <w:t>SNM</w:t>
        </w:r>
      </w:ins>
      <w:ins w:id="462" w:author="Alex Wang" w:date="2019-04-23T19:15:00Z">
        <w:r w:rsidR="00442E90">
          <w:rPr>
            <w:rFonts w:cs="Times New Roman" w:hint="eastAsia"/>
          </w:rPr>
          <w:t>在</w:t>
        </w:r>
      </w:ins>
      <w:ins w:id="463" w:author="Alex Wang" w:date="2019-04-23T21:22:00Z">
        <w:r w:rsidR="00AF4E7B">
          <w:rPr>
            <w:rFonts w:cs="Times New Roman" w:hint="eastAsia"/>
          </w:rPr>
          <w:t>数据节点</w:t>
        </w:r>
      </w:ins>
      <w:ins w:id="464" w:author="Alex Wang" w:date="2019-04-23T19:16:00Z">
        <w:r w:rsidR="00442E90">
          <w:rPr>
            <w:rFonts w:cs="Times New Roman" w:hint="eastAsia"/>
          </w:rPr>
          <w:t>索引表DNI中</w:t>
        </w:r>
      </w:ins>
      <w:r w:rsidR="0026771A" w:rsidRPr="00B32950">
        <w:rPr>
          <w:rFonts w:cs="Times New Roman" w:hint="eastAsia"/>
        </w:rPr>
        <w:t>记录该</w:t>
      </w:r>
      <w:del w:id="465" w:author="Alex Wang" w:date="2019-04-23T21:22:00Z">
        <w:r w:rsidR="0026771A" w:rsidRPr="00B32950" w:rsidDel="00AF4E7B">
          <w:rPr>
            <w:rFonts w:cs="Times New Roman" w:hint="eastAsia"/>
          </w:rPr>
          <w:delText>存储节点</w:delText>
        </w:r>
      </w:del>
      <w:ins w:id="466" w:author="Alex Wang" w:date="2019-04-23T21:22:00Z">
        <w:r w:rsidR="00AF4E7B">
          <w:rPr>
            <w:rFonts w:cs="Times New Roman" w:hint="eastAsia"/>
          </w:rPr>
          <w:t>数据节点</w:t>
        </w:r>
      </w:ins>
      <w:r w:rsidR="0026771A" w:rsidRPr="00B32950">
        <w:rPr>
          <w:rFonts w:cs="Times New Roman" w:hint="eastAsia"/>
        </w:rPr>
        <w:t>已经存储了</w:t>
      </w:r>
      <w:r w:rsidR="00D761EE" w:rsidRPr="00EE79EA">
        <w:rPr>
          <w:rFonts w:cs="Times New Roman" w:hint="eastAsia"/>
        </w:rPr>
        <w:t>VHF</w:t>
      </w:r>
      <w:r w:rsidR="007303F9">
        <w:rPr>
          <w:rFonts w:cs="Times New Roman" w:hint="eastAsia"/>
        </w:rPr>
        <w:t>数据分片</w:t>
      </w:r>
      <w:r w:rsidR="008B2B1E">
        <w:rPr>
          <w:rFonts w:cs="Times New Roman" w:hint="eastAsia"/>
        </w:rPr>
        <w:t>，相应增加该</w:t>
      </w:r>
      <w:del w:id="467" w:author="Alex Wang" w:date="2019-04-23T21:22:00Z">
        <w:r w:rsidR="008B2B1E" w:rsidDel="00AF4E7B">
          <w:rPr>
            <w:rFonts w:cs="Times New Roman" w:hint="eastAsia"/>
          </w:rPr>
          <w:delText>存储节点</w:delText>
        </w:r>
      </w:del>
      <w:ins w:id="468" w:author="Alex Wang" w:date="2019-04-23T21:22:00Z">
        <w:r w:rsidR="00AF4E7B">
          <w:rPr>
            <w:rFonts w:cs="Times New Roman" w:hint="eastAsia"/>
          </w:rPr>
          <w:t>数据节点</w:t>
        </w:r>
      </w:ins>
      <w:r w:rsidR="008B2B1E">
        <w:rPr>
          <w:rFonts w:cs="Times New Roman" w:hint="eastAsia"/>
        </w:rPr>
        <w:t>的</w:t>
      </w:r>
      <w:r w:rsidR="00BC51C1">
        <w:rPr>
          <w:rFonts w:cs="Times New Roman" w:hint="eastAsia"/>
        </w:rPr>
        <w:t>已使用空间</w:t>
      </w:r>
      <w:r w:rsidR="008F1447">
        <w:rPr>
          <w:rFonts w:cs="Times New Roman" w:hint="eastAsia"/>
        </w:rPr>
        <w:t>计数</w:t>
      </w:r>
      <w:r w:rsidR="008B2B1E">
        <w:rPr>
          <w:rFonts w:cs="Times New Roman" w:hint="eastAsia"/>
        </w:rPr>
        <w:t>，但</w:t>
      </w:r>
      <w:r w:rsidR="001A6591">
        <w:rPr>
          <w:rFonts w:cs="Times New Roman" w:hint="eastAsia"/>
        </w:rPr>
        <w:t>无需</w:t>
      </w:r>
      <w:r w:rsidR="00350654">
        <w:rPr>
          <w:rFonts w:cs="Times New Roman" w:hint="eastAsia"/>
        </w:rPr>
        <w:t>增加该</w:t>
      </w:r>
      <w:del w:id="469" w:author="Alex Wang" w:date="2019-04-23T21:22:00Z">
        <w:r w:rsidR="00350654" w:rsidDel="00AF4E7B">
          <w:rPr>
            <w:rFonts w:cs="Times New Roman" w:hint="eastAsia"/>
          </w:rPr>
          <w:delText>存储节点</w:delText>
        </w:r>
      </w:del>
      <w:ins w:id="470" w:author="Alex Wang" w:date="2019-04-23T21:22:00Z">
        <w:r w:rsidR="00AF4E7B">
          <w:rPr>
            <w:rFonts w:cs="Times New Roman" w:hint="eastAsia"/>
          </w:rPr>
          <w:t>数据节点</w:t>
        </w:r>
      </w:ins>
      <w:r w:rsidR="00350654">
        <w:rPr>
          <w:rFonts w:cs="Times New Roman" w:hint="eastAsia"/>
        </w:rPr>
        <w:t>的</w:t>
      </w:r>
      <w:r w:rsidR="0027460A">
        <w:rPr>
          <w:rFonts w:cs="Times New Roman" w:hint="eastAsia"/>
        </w:rPr>
        <w:t>每周期收益</w:t>
      </w:r>
      <w:del w:id="471" w:author="Alex Wang" w:date="2019-04-23T19:17:00Z">
        <w:r w:rsidR="001A6591" w:rsidDel="00983FAC">
          <w:rPr>
            <w:rFonts w:cs="Times New Roman" w:hint="eastAsia"/>
          </w:rPr>
          <w:delText>，除非存完这个数据片后该存储节点所有预采购空间全部存满，需要新预采购一批空间</w:delText>
        </w:r>
      </w:del>
      <w:r w:rsidR="00DC10F7" w:rsidRPr="003B6DB0">
        <w:rPr>
          <w:rFonts w:cs="Times New Roman" w:hint="eastAsia"/>
        </w:rPr>
        <w:t>；</w:t>
      </w:r>
    </w:p>
    <w:p w14:paraId="2145A11E" w14:textId="7C03C595" w:rsidR="00320D5A" w:rsidRDefault="007D010C" w:rsidP="0052209B">
      <w:pPr>
        <w:pStyle w:val="a4"/>
        <w:numPr>
          <w:ilvl w:val="0"/>
          <w:numId w:val="13"/>
        </w:numPr>
        <w:spacing w:line="360" w:lineRule="auto"/>
        <w:ind w:firstLineChars="0"/>
        <w:rPr>
          <w:rFonts w:cs="Times New Roman"/>
        </w:rPr>
      </w:pPr>
      <w:r w:rsidRPr="003B6DB0">
        <w:rPr>
          <w:rFonts w:cs="Times New Roman" w:hint="eastAsia"/>
        </w:rPr>
        <w:t>如果</w:t>
      </w:r>
      <w:r w:rsidR="0054244B">
        <w:rPr>
          <w:rFonts w:cs="Times New Roman" w:hint="eastAsia"/>
        </w:rPr>
        <w:t>某个数据分片保存不成功（</w:t>
      </w:r>
      <w:del w:id="472" w:author="Alex Wang" w:date="2019-04-23T21:22:00Z">
        <w:r w:rsidR="007D796E" w:rsidRPr="003B6DB0" w:rsidDel="00AF4E7B">
          <w:rPr>
            <w:rFonts w:cs="Times New Roman" w:hint="eastAsia"/>
          </w:rPr>
          <w:delText>存储节点</w:delText>
        </w:r>
      </w:del>
      <w:ins w:id="473" w:author="Alex Wang" w:date="2019-04-23T21:22:00Z">
        <w:r w:rsidR="00AF4E7B">
          <w:rPr>
            <w:rFonts w:cs="Times New Roman" w:hint="eastAsia"/>
          </w:rPr>
          <w:t>数据节点</w:t>
        </w:r>
      </w:ins>
      <w:r w:rsidR="007D796E" w:rsidRPr="003B6DB0">
        <w:rPr>
          <w:rFonts w:cs="Times New Roman" w:hint="eastAsia"/>
        </w:rPr>
        <w:t>溢出或</w:t>
      </w:r>
      <w:r w:rsidRPr="003B6DB0">
        <w:rPr>
          <w:rFonts w:cs="Times New Roman" w:hint="eastAsia"/>
        </w:rPr>
        <w:t>多次上传都不成功</w:t>
      </w:r>
      <w:r w:rsidR="0054244B">
        <w:rPr>
          <w:rFonts w:cs="Times New Roman" w:hint="eastAsia"/>
        </w:rPr>
        <w:t>），</w:t>
      </w:r>
      <w:r w:rsidRPr="003B6DB0">
        <w:rPr>
          <w:rFonts w:cs="Times New Roman" w:hint="eastAsia"/>
        </w:rPr>
        <w:t>则</w:t>
      </w:r>
      <w:r w:rsidR="0054244B">
        <w:rPr>
          <w:rFonts w:cs="Times New Roman" w:hint="eastAsia"/>
        </w:rPr>
        <w:t>用户端</w:t>
      </w:r>
      <w:r w:rsidRPr="003B6DB0">
        <w:rPr>
          <w:rFonts w:cs="Times New Roman" w:hint="eastAsia"/>
        </w:rPr>
        <w:t>请求超级节点</w:t>
      </w:r>
      <w:del w:id="474" w:author="Alex Wang" w:date="2019-04-03T13:11:00Z">
        <w:r w:rsidR="00D54FF4" w:rsidRPr="00B32950" w:rsidDel="00427C59">
          <w:rPr>
            <w:rFonts w:cs="Times New Roman"/>
          </w:rPr>
          <w:delText>BPD</w:delText>
        </w:r>
      </w:del>
      <w:ins w:id="475" w:author="Alex Wang" w:date="2019-04-03T13:11:00Z">
        <w:r w:rsidR="00427C59">
          <w:rPr>
            <w:rFonts w:cs="Times New Roman"/>
          </w:rPr>
          <w:t>SND</w:t>
        </w:r>
      </w:ins>
      <w:r w:rsidRPr="00B32950">
        <w:rPr>
          <w:rFonts w:cs="Times New Roman" w:hint="eastAsia"/>
        </w:rPr>
        <w:t>重新指定</w:t>
      </w:r>
      <w:del w:id="476" w:author="Alex Wang" w:date="2019-04-23T21:22:00Z">
        <w:r w:rsidRPr="00B32950" w:rsidDel="00AF4E7B">
          <w:rPr>
            <w:rFonts w:cs="Times New Roman" w:hint="eastAsia"/>
          </w:rPr>
          <w:delText>存储节点</w:delText>
        </w:r>
      </w:del>
      <w:ins w:id="477" w:author="Alex Wang" w:date="2019-04-23T21:22:00Z">
        <w:r w:rsidR="00AF4E7B">
          <w:rPr>
            <w:rFonts w:cs="Times New Roman" w:hint="eastAsia"/>
          </w:rPr>
          <w:t>数据节点</w:t>
        </w:r>
      </w:ins>
      <w:r w:rsidRPr="00B32950">
        <w:rPr>
          <w:rFonts w:cs="Times New Roman" w:hint="eastAsia"/>
        </w:rPr>
        <w:t>（可以先</w:t>
      </w:r>
      <w:r w:rsidR="00500E7E" w:rsidRPr="00EE79EA">
        <w:rPr>
          <w:rFonts w:cs="Times New Roman" w:hint="eastAsia"/>
        </w:rPr>
        <w:t>处理</w:t>
      </w:r>
      <w:r w:rsidRPr="00EE79EA">
        <w:rPr>
          <w:rFonts w:cs="Times New Roman" w:hint="eastAsia"/>
        </w:rPr>
        <w:t>下一个</w:t>
      </w:r>
      <w:r w:rsidR="00500E7E" w:rsidRPr="002E1474">
        <w:rPr>
          <w:rFonts w:cs="Times New Roman" w:hint="eastAsia"/>
        </w:rPr>
        <w:t>分片</w:t>
      </w:r>
      <w:r w:rsidRPr="002E1474">
        <w:rPr>
          <w:rFonts w:cs="Times New Roman" w:hint="eastAsia"/>
        </w:rPr>
        <w:t>，最后再统一请求超级节点</w:t>
      </w:r>
      <w:del w:id="478" w:author="Alex Wang" w:date="2019-04-03T13:11:00Z">
        <w:r w:rsidR="00D54FF4" w:rsidRPr="002279C9" w:rsidDel="00427C59">
          <w:rPr>
            <w:rFonts w:cs="Times New Roman"/>
          </w:rPr>
          <w:delText>BPD</w:delText>
        </w:r>
      </w:del>
      <w:ins w:id="479" w:author="Alex Wang" w:date="2019-04-03T13:11:00Z">
        <w:r w:rsidR="00427C59">
          <w:rPr>
            <w:rFonts w:cs="Times New Roman"/>
          </w:rPr>
          <w:t>SND</w:t>
        </w:r>
      </w:ins>
      <w:r w:rsidRPr="002279C9">
        <w:rPr>
          <w:rFonts w:cs="Times New Roman" w:hint="eastAsia"/>
        </w:rPr>
        <w:t>补充</w:t>
      </w:r>
      <w:r w:rsidR="008E33EB" w:rsidRPr="007D537E">
        <w:rPr>
          <w:rFonts w:cs="Times New Roman" w:hint="eastAsia"/>
        </w:rPr>
        <w:t>所有缺失的</w:t>
      </w:r>
      <w:del w:id="480" w:author="Alex Wang" w:date="2019-04-23T21:22:00Z">
        <w:r w:rsidRPr="007D537E" w:rsidDel="00AF4E7B">
          <w:rPr>
            <w:rFonts w:cs="Times New Roman" w:hint="eastAsia"/>
          </w:rPr>
          <w:delText>存储节点</w:delText>
        </w:r>
      </w:del>
      <w:ins w:id="481" w:author="Alex Wang" w:date="2019-04-23T21:22:00Z">
        <w:r w:rsidR="00AF4E7B">
          <w:rPr>
            <w:rFonts w:cs="Times New Roman" w:hint="eastAsia"/>
          </w:rPr>
          <w:t>数据节点</w:t>
        </w:r>
      </w:ins>
      <w:r w:rsidR="00435983">
        <w:rPr>
          <w:rFonts w:cs="Times New Roman" w:hint="eastAsia"/>
        </w:rPr>
        <w:t>）；</w:t>
      </w:r>
      <w:r w:rsidRPr="003B6DB0">
        <w:rPr>
          <w:rFonts w:cs="Times New Roman" w:hint="eastAsia"/>
        </w:rPr>
        <w:t>此时</w:t>
      </w:r>
      <w:r w:rsidR="00FC5A35" w:rsidRPr="00B32950">
        <w:rPr>
          <w:rFonts w:cs="Times New Roman" w:hint="eastAsia"/>
        </w:rPr>
        <w:t>如果有</w:t>
      </w:r>
      <w:del w:id="482" w:author="Alex Wang" w:date="2019-04-03T13:11:00Z">
        <w:r w:rsidR="00D54FF4" w:rsidRPr="00EE79EA" w:rsidDel="00427C59">
          <w:rPr>
            <w:rFonts w:cs="Times New Roman"/>
          </w:rPr>
          <w:delText>BPD</w:delText>
        </w:r>
      </w:del>
      <w:ins w:id="483" w:author="Alex Wang" w:date="2019-04-03T13:11:00Z">
        <w:r w:rsidR="00427C59">
          <w:rPr>
            <w:rFonts w:cs="Times New Roman"/>
          </w:rPr>
          <w:t>SND</w:t>
        </w:r>
      </w:ins>
      <w:r w:rsidR="00FC5A35" w:rsidRPr="00EE79EA">
        <w:rPr>
          <w:rFonts w:cs="Times New Roman" w:hint="eastAsia"/>
        </w:rPr>
        <w:t>收到反馈</w:t>
      </w:r>
      <w:r w:rsidR="00FC5A35" w:rsidRPr="002E1474">
        <w:rPr>
          <w:rFonts w:cs="Times New Roman" w:hint="eastAsia"/>
        </w:rPr>
        <w:t>但</w:t>
      </w:r>
      <w:proofErr w:type="gramStart"/>
      <w:r w:rsidR="00FC5A35" w:rsidRPr="002E1474">
        <w:rPr>
          <w:rFonts w:cs="Times New Roman" w:hint="eastAsia"/>
        </w:rPr>
        <w:t>用户端</w:t>
      </w:r>
      <w:r w:rsidR="00A525A2" w:rsidRPr="002E1474">
        <w:rPr>
          <w:rFonts w:cs="Times New Roman" w:hint="eastAsia"/>
        </w:rPr>
        <w:t>因网络</w:t>
      </w:r>
      <w:proofErr w:type="gramEnd"/>
      <w:r w:rsidR="00A525A2" w:rsidRPr="002E1474">
        <w:rPr>
          <w:rFonts w:cs="Times New Roman" w:hint="eastAsia"/>
        </w:rPr>
        <w:t>故障</w:t>
      </w:r>
      <w:r w:rsidR="00FC5A35" w:rsidRPr="002279C9">
        <w:rPr>
          <w:rFonts w:cs="Times New Roman" w:hint="eastAsia"/>
        </w:rPr>
        <w:t>没收到</w:t>
      </w:r>
      <w:del w:id="484" w:author="Alex Wang" w:date="2019-04-03T13:11:00Z">
        <w:r w:rsidR="009128E6" w:rsidDel="00427C59">
          <w:rPr>
            <w:rFonts w:cs="Times New Roman" w:hint="eastAsia"/>
          </w:rPr>
          <w:delText>BPD</w:delText>
        </w:r>
      </w:del>
      <w:ins w:id="485" w:author="Alex Wang" w:date="2019-04-03T13:11:00Z">
        <w:r w:rsidR="00427C59">
          <w:rPr>
            <w:rFonts w:cs="Times New Roman" w:hint="eastAsia"/>
          </w:rPr>
          <w:t>SND</w:t>
        </w:r>
      </w:ins>
      <w:r w:rsidR="009128E6">
        <w:rPr>
          <w:rFonts w:cs="Times New Roman" w:hint="eastAsia"/>
        </w:rPr>
        <w:t>转达</w:t>
      </w:r>
      <w:r w:rsidR="007B5D4C">
        <w:rPr>
          <w:rFonts w:cs="Times New Roman" w:hint="eastAsia"/>
        </w:rPr>
        <w:t>消息</w:t>
      </w:r>
      <w:r w:rsidR="00FC5A35" w:rsidRPr="003B6DB0">
        <w:rPr>
          <w:rFonts w:cs="Times New Roman" w:hint="eastAsia"/>
        </w:rPr>
        <w:t>的</w:t>
      </w:r>
      <w:r w:rsidR="00314EC1">
        <w:rPr>
          <w:rFonts w:cs="Times New Roman" w:hint="eastAsia"/>
        </w:rPr>
        <w:t>数据</w:t>
      </w:r>
      <w:r w:rsidR="005F3AFD" w:rsidRPr="003B6DB0">
        <w:rPr>
          <w:rFonts w:cs="Times New Roman" w:hint="eastAsia"/>
        </w:rPr>
        <w:t>分片，</w:t>
      </w:r>
      <w:del w:id="486" w:author="Alex Wang" w:date="2019-04-03T13:11:00Z">
        <w:r w:rsidR="00D54FF4" w:rsidRPr="00B32950" w:rsidDel="00427C59">
          <w:rPr>
            <w:rFonts w:cs="Times New Roman" w:hint="eastAsia"/>
          </w:rPr>
          <w:delText>BPD</w:delText>
        </w:r>
      </w:del>
      <w:ins w:id="487" w:author="Alex Wang" w:date="2019-04-03T13:11:00Z">
        <w:r w:rsidR="00427C59">
          <w:rPr>
            <w:rFonts w:cs="Times New Roman" w:hint="eastAsia"/>
          </w:rPr>
          <w:t>SND</w:t>
        </w:r>
      </w:ins>
      <w:r w:rsidR="005F3AFD" w:rsidRPr="00B32950">
        <w:rPr>
          <w:rFonts w:cs="Times New Roman" w:hint="eastAsia"/>
        </w:rPr>
        <w:t>将告知</w:t>
      </w:r>
      <w:proofErr w:type="gramStart"/>
      <w:r w:rsidR="005F3AFD" w:rsidRPr="00B32950">
        <w:rPr>
          <w:rFonts w:cs="Times New Roman" w:hint="eastAsia"/>
        </w:rPr>
        <w:t>用户端该</w:t>
      </w:r>
      <w:r w:rsidR="00314EC1">
        <w:rPr>
          <w:rFonts w:cs="Times New Roman" w:hint="eastAsia"/>
        </w:rPr>
        <w:t>数据</w:t>
      </w:r>
      <w:proofErr w:type="gramEnd"/>
      <w:r w:rsidR="005F3AFD" w:rsidRPr="003B6DB0">
        <w:rPr>
          <w:rFonts w:cs="Times New Roman" w:hint="eastAsia"/>
        </w:rPr>
        <w:t>分片已成功存储无需补充，</w:t>
      </w:r>
      <w:r w:rsidR="00CD266C" w:rsidRPr="003B6DB0">
        <w:rPr>
          <w:rFonts w:cs="Times New Roman" w:hint="eastAsia"/>
        </w:rPr>
        <w:t>只补充真正</w:t>
      </w:r>
      <w:r w:rsidR="00964AD4" w:rsidRPr="00B32950">
        <w:rPr>
          <w:rFonts w:cs="Times New Roman" w:hint="eastAsia"/>
        </w:rPr>
        <w:t>没有存储的</w:t>
      </w:r>
      <w:r w:rsidR="00314EC1">
        <w:rPr>
          <w:rFonts w:cs="Times New Roman" w:hint="eastAsia"/>
        </w:rPr>
        <w:t>数据</w:t>
      </w:r>
      <w:r w:rsidR="00964AD4" w:rsidRPr="003B6DB0">
        <w:rPr>
          <w:rFonts w:cs="Times New Roman" w:hint="eastAsia"/>
        </w:rPr>
        <w:t>分片所需的</w:t>
      </w:r>
      <w:del w:id="488" w:author="Alex Wang" w:date="2019-04-23T21:22:00Z">
        <w:r w:rsidR="00964AD4" w:rsidRPr="003B6DB0" w:rsidDel="00AF4E7B">
          <w:rPr>
            <w:rFonts w:cs="Times New Roman" w:hint="eastAsia"/>
          </w:rPr>
          <w:delText>存储节点</w:delText>
        </w:r>
      </w:del>
      <w:ins w:id="489" w:author="Alex Wang" w:date="2019-04-23T21:22:00Z">
        <w:r w:rsidR="00AF4E7B">
          <w:rPr>
            <w:rFonts w:cs="Times New Roman" w:hint="eastAsia"/>
          </w:rPr>
          <w:t>数据节点</w:t>
        </w:r>
      </w:ins>
      <w:r w:rsidR="00964AD4" w:rsidRPr="003B6DB0">
        <w:rPr>
          <w:rFonts w:cs="Times New Roman" w:hint="eastAsia"/>
        </w:rPr>
        <w:t>，并惩罚未能存储数据的</w:t>
      </w:r>
      <w:del w:id="490" w:author="Alex Wang" w:date="2019-04-23T21:22:00Z">
        <w:r w:rsidR="00964AD4" w:rsidRPr="003B6DB0" w:rsidDel="00AF4E7B">
          <w:rPr>
            <w:rFonts w:cs="Times New Roman" w:hint="eastAsia"/>
          </w:rPr>
          <w:delText>存储节点</w:delText>
        </w:r>
      </w:del>
      <w:ins w:id="491" w:author="Alex Wang" w:date="2019-04-23T21:22:00Z">
        <w:r w:rsidR="00AF4E7B">
          <w:rPr>
            <w:rFonts w:cs="Times New Roman" w:hint="eastAsia"/>
          </w:rPr>
          <w:t>数据节点</w:t>
        </w:r>
      </w:ins>
      <w:r w:rsidR="00964AD4" w:rsidRPr="003B6DB0">
        <w:rPr>
          <w:rFonts w:cs="Times New Roman" w:hint="eastAsia"/>
        </w:rPr>
        <w:t>（溢出的</w:t>
      </w:r>
      <w:del w:id="492" w:author="Alex Wang" w:date="2019-04-23T21:22:00Z">
        <w:r w:rsidR="00964AD4" w:rsidRPr="003B6DB0" w:rsidDel="00AF4E7B">
          <w:rPr>
            <w:rFonts w:cs="Times New Roman" w:hint="eastAsia"/>
          </w:rPr>
          <w:delText>存储节点</w:delText>
        </w:r>
      </w:del>
      <w:ins w:id="493" w:author="Alex Wang" w:date="2019-04-23T21:22:00Z">
        <w:r w:rsidR="00AF4E7B">
          <w:rPr>
            <w:rFonts w:cs="Times New Roman" w:hint="eastAsia"/>
          </w:rPr>
          <w:t>数据节点</w:t>
        </w:r>
      </w:ins>
      <w:r w:rsidR="00B70DE6" w:rsidRPr="003B6DB0">
        <w:rPr>
          <w:rFonts w:cs="Times New Roman" w:hint="eastAsia"/>
        </w:rPr>
        <w:t>以及反馈</w:t>
      </w:r>
      <w:r w:rsidR="00B70DE6" w:rsidRPr="00B32950">
        <w:rPr>
          <w:rFonts w:cs="Times New Roman" w:hint="eastAsia"/>
        </w:rPr>
        <w:t>H</w:t>
      </w:r>
      <w:r w:rsidR="00B70DE6" w:rsidRPr="00B32950">
        <w:rPr>
          <w:rFonts w:cs="Times New Roman"/>
        </w:rPr>
        <w:t>ash</w:t>
      </w:r>
      <w:r w:rsidR="00B70DE6" w:rsidRPr="00EE79EA">
        <w:rPr>
          <w:rFonts w:cs="Times New Roman" w:hint="eastAsia"/>
        </w:rPr>
        <w:t>值不匹配的</w:t>
      </w:r>
      <w:del w:id="494" w:author="Alex Wang" w:date="2019-04-23T21:22:00Z">
        <w:r w:rsidR="00B70DE6" w:rsidRPr="00EE79EA" w:rsidDel="00AF4E7B">
          <w:rPr>
            <w:rFonts w:cs="Times New Roman" w:hint="eastAsia"/>
          </w:rPr>
          <w:delText>存储节点</w:delText>
        </w:r>
      </w:del>
      <w:ins w:id="495" w:author="Alex Wang" w:date="2019-04-23T21:22:00Z">
        <w:r w:rsidR="00AF4E7B">
          <w:rPr>
            <w:rFonts w:cs="Times New Roman" w:hint="eastAsia"/>
          </w:rPr>
          <w:t>数据节点</w:t>
        </w:r>
      </w:ins>
      <w:r w:rsidR="00964AD4" w:rsidRPr="00EE79EA">
        <w:rPr>
          <w:rFonts w:cs="Times New Roman" w:hint="eastAsia"/>
        </w:rPr>
        <w:t>除外）</w:t>
      </w:r>
      <w:r w:rsidR="00320D5A">
        <w:rPr>
          <w:rFonts w:cs="Times New Roman" w:hint="eastAsia"/>
        </w:rPr>
        <w:t>；</w:t>
      </w:r>
    </w:p>
    <w:p w14:paraId="3258AB66" w14:textId="55AB2209" w:rsidR="00ED77B6" w:rsidRPr="00B32950" w:rsidRDefault="003E416C" w:rsidP="00DE247E">
      <w:pPr>
        <w:pStyle w:val="a4"/>
        <w:numPr>
          <w:ilvl w:val="0"/>
          <w:numId w:val="13"/>
        </w:numPr>
        <w:spacing w:line="360" w:lineRule="auto"/>
        <w:ind w:firstLineChars="0"/>
        <w:rPr>
          <w:rFonts w:cs="Times New Roman"/>
        </w:rPr>
      </w:pPr>
      <w:r w:rsidRPr="003B6DB0">
        <w:rPr>
          <w:rFonts w:cs="Times New Roman" w:hint="eastAsia"/>
        </w:rPr>
        <w:t>重复以上步骤</w:t>
      </w:r>
      <w:r w:rsidR="007D010C" w:rsidRPr="00B32950">
        <w:rPr>
          <w:rFonts w:cs="Times New Roman" w:hint="eastAsia"/>
        </w:rPr>
        <w:t>直到所有分片都加密并上传成功；</w:t>
      </w:r>
    </w:p>
    <w:p w14:paraId="2F271B49" w14:textId="7363D4E1" w:rsidR="000E2CBE" w:rsidRDefault="00506769" w:rsidP="0052209B">
      <w:pPr>
        <w:pStyle w:val="a4"/>
        <w:numPr>
          <w:ilvl w:val="0"/>
          <w:numId w:val="13"/>
        </w:numPr>
        <w:spacing w:line="360" w:lineRule="auto"/>
        <w:ind w:firstLineChars="0"/>
        <w:rPr>
          <w:rFonts w:cs="Times New Roman"/>
        </w:rPr>
      </w:pPr>
      <w:r w:rsidRPr="00EE79EA">
        <w:rPr>
          <w:rFonts w:cs="Times New Roman" w:hint="eastAsia"/>
        </w:rPr>
        <w:t>用户端</w:t>
      </w:r>
      <w:r w:rsidR="007D010C" w:rsidRPr="00DE247E">
        <w:rPr>
          <w:rFonts w:cs="Times New Roman" w:hint="eastAsia"/>
        </w:rPr>
        <w:t>将</w:t>
      </w:r>
      <w:r w:rsidR="007D010C" w:rsidRPr="00DE247E">
        <w:rPr>
          <w:rFonts w:cs="Times New Roman"/>
        </w:rPr>
        <w:t>KED</w:t>
      </w:r>
      <w:del w:id="496" w:author="Alex Wang" w:date="2019-04-23T18:38:00Z">
        <w:r w:rsidR="007D010C" w:rsidRPr="00DE247E" w:rsidDel="00856E1D">
          <w:rPr>
            <w:rFonts w:cs="Times New Roman" w:hint="eastAsia"/>
          </w:rPr>
          <w:delText>都</w:delText>
        </w:r>
      </w:del>
      <w:r w:rsidR="007D010C" w:rsidRPr="00DE247E">
        <w:rPr>
          <w:rFonts w:cs="Times New Roman" w:hint="eastAsia"/>
        </w:rPr>
        <w:t>上传到超级节点</w:t>
      </w:r>
      <w:del w:id="497" w:author="Alex Wang" w:date="2019-04-03T13:11:00Z">
        <w:r w:rsidR="00D54FF4" w:rsidRPr="00DE247E" w:rsidDel="00427C59">
          <w:rPr>
            <w:rFonts w:cs="Times New Roman"/>
          </w:rPr>
          <w:delText>BPD</w:delText>
        </w:r>
      </w:del>
      <w:ins w:id="498" w:author="Alex Wang" w:date="2019-04-03T13:11:00Z">
        <w:r w:rsidR="00427C59">
          <w:rPr>
            <w:rFonts w:cs="Times New Roman"/>
          </w:rPr>
          <w:t>SND</w:t>
        </w:r>
      </w:ins>
      <w:r w:rsidR="003C75D8">
        <w:rPr>
          <w:rFonts w:cs="Times New Roman" w:hint="eastAsia"/>
        </w:rPr>
        <w:t>；</w:t>
      </w:r>
    </w:p>
    <w:p w14:paraId="0EB4377B" w14:textId="37BFEC3A" w:rsidR="00ED77B6" w:rsidRPr="00B32950" w:rsidRDefault="00D54FF4" w:rsidP="00DE247E">
      <w:pPr>
        <w:pStyle w:val="a4"/>
        <w:numPr>
          <w:ilvl w:val="0"/>
          <w:numId w:val="13"/>
        </w:numPr>
        <w:spacing w:line="360" w:lineRule="auto"/>
        <w:ind w:firstLineChars="0"/>
        <w:rPr>
          <w:rFonts w:cs="Times New Roman"/>
        </w:rPr>
      </w:pPr>
      <w:del w:id="499" w:author="Alex Wang" w:date="2019-04-03T13:11:00Z">
        <w:r w:rsidRPr="00B32950" w:rsidDel="00427C59">
          <w:rPr>
            <w:rFonts w:cs="Times New Roman" w:hint="eastAsia"/>
          </w:rPr>
          <w:delText>BPD</w:delText>
        </w:r>
      </w:del>
      <w:ins w:id="500" w:author="Alex Wang" w:date="2019-04-03T13:11:00Z">
        <w:r w:rsidR="00427C59">
          <w:rPr>
            <w:rFonts w:cs="Times New Roman" w:hint="eastAsia"/>
          </w:rPr>
          <w:t>SND</w:t>
        </w:r>
      </w:ins>
      <w:r w:rsidR="00702378" w:rsidRPr="002E1474">
        <w:rPr>
          <w:rFonts w:cs="Times New Roman" w:hint="eastAsia"/>
        </w:rPr>
        <w:t>将</w:t>
      </w:r>
      <w:r w:rsidR="00AA7820" w:rsidRPr="008E2843">
        <w:rPr>
          <w:rFonts w:cs="Times New Roman" w:hint="eastAsia"/>
        </w:rPr>
        <w:t>所有数据分片的</w:t>
      </w:r>
      <w:r w:rsidR="00AA7820" w:rsidRPr="008E2843">
        <w:rPr>
          <w:rFonts w:cs="Times New Roman"/>
        </w:rPr>
        <w:t>VHF</w:t>
      </w:r>
      <w:r w:rsidR="00C6118F">
        <w:rPr>
          <w:rFonts w:cs="Times New Roman" w:hint="eastAsia"/>
        </w:rPr>
        <w:t>、</w:t>
      </w:r>
      <w:del w:id="501" w:author="Alex Wang" w:date="2019-04-23T21:22:00Z">
        <w:r w:rsidR="00AA7820" w:rsidRPr="008E2843" w:rsidDel="00AF4E7B">
          <w:rPr>
            <w:rFonts w:cs="Times New Roman" w:hint="eastAsia"/>
          </w:rPr>
          <w:delText>存储节点</w:delText>
        </w:r>
      </w:del>
      <w:ins w:id="502" w:author="Alex Wang" w:date="2019-04-23T21:22:00Z">
        <w:r w:rsidR="00AF4E7B">
          <w:rPr>
            <w:rFonts w:cs="Times New Roman" w:hint="eastAsia"/>
          </w:rPr>
          <w:t>数据节点</w:t>
        </w:r>
      </w:ins>
      <w:r w:rsidR="00AA7820" w:rsidRPr="008E2843">
        <w:rPr>
          <w:rFonts w:cs="Times New Roman"/>
        </w:rPr>
        <w:t>ID</w:t>
      </w:r>
      <w:r w:rsidR="00C6118F">
        <w:rPr>
          <w:rFonts w:cs="Times New Roman" w:hint="eastAsia"/>
        </w:rPr>
        <w:t>连同</w:t>
      </w:r>
      <w:r w:rsidR="00330E61">
        <w:rPr>
          <w:rFonts w:cs="Times New Roman" w:hint="eastAsia"/>
        </w:rPr>
        <w:t>数据块序号V</w:t>
      </w:r>
      <w:r w:rsidR="00EE08A4">
        <w:rPr>
          <w:rFonts w:cs="Times New Roman" w:hint="eastAsia"/>
        </w:rPr>
        <w:t>B</w:t>
      </w:r>
      <w:r w:rsidR="00330E61">
        <w:rPr>
          <w:rFonts w:cs="Times New Roman" w:hint="eastAsia"/>
        </w:rPr>
        <w:t>I记录在</w:t>
      </w:r>
      <w:r w:rsidR="007303F9">
        <w:rPr>
          <w:rFonts w:cs="Times New Roman" w:hint="eastAsia"/>
        </w:rPr>
        <w:t>数据</w:t>
      </w:r>
      <w:proofErr w:type="gramStart"/>
      <w:r w:rsidR="007303F9">
        <w:rPr>
          <w:rFonts w:cs="Times New Roman" w:hint="eastAsia"/>
        </w:rPr>
        <w:t>分片</w:t>
      </w:r>
      <w:r w:rsidR="00DF714A">
        <w:rPr>
          <w:rFonts w:cs="Times New Roman" w:hint="eastAsia"/>
        </w:rPr>
        <w:t>表</w:t>
      </w:r>
      <w:proofErr w:type="gramEnd"/>
      <w:r w:rsidR="00DF714A">
        <w:rPr>
          <w:rFonts w:cs="Times New Roman" w:hint="eastAsia"/>
        </w:rPr>
        <w:t>DF</w:t>
      </w:r>
      <w:ins w:id="503" w:author="Alex Wang" w:date="2019-04-07T12:46:00Z">
        <w:r w:rsidR="00F8573D">
          <w:rPr>
            <w:rFonts w:cs="Times New Roman" w:hint="eastAsia"/>
          </w:rPr>
          <w:t>N</w:t>
        </w:r>
      </w:ins>
      <w:r w:rsidR="00CC233A">
        <w:rPr>
          <w:rFonts w:cs="Times New Roman" w:hint="eastAsia"/>
        </w:rPr>
        <w:t>中，</w:t>
      </w:r>
      <w:r w:rsidR="00EE08A4">
        <w:rPr>
          <w:rFonts w:cs="Times New Roman" w:hint="eastAsia"/>
        </w:rPr>
        <w:t>将V</w:t>
      </w:r>
      <w:r w:rsidR="009A3E04">
        <w:rPr>
          <w:rFonts w:cs="Times New Roman" w:hint="eastAsia"/>
        </w:rPr>
        <w:t>BI</w:t>
      </w:r>
      <w:r w:rsidR="00EE08A4">
        <w:rPr>
          <w:rFonts w:cs="Times New Roman" w:hint="eastAsia"/>
        </w:rPr>
        <w:t>、</w:t>
      </w:r>
      <w:r w:rsidR="009A3E04">
        <w:rPr>
          <w:rFonts w:cs="Times New Roman" w:hint="eastAsia"/>
        </w:rPr>
        <w:t>VHP、</w:t>
      </w:r>
      <w:r w:rsidR="00702378" w:rsidRPr="00B32950">
        <w:rPr>
          <w:rFonts w:cs="Times New Roman"/>
        </w:rPr>
        <w:t>KED</w:t>
      </w:r>
      <w:r w:rsidR="009A3E04">
        <w:rPr>
          <w:rFonts w:cs="Times New Roman" w:hint="eastAsia"/>
        </w:rPr>
        <w:t>、</w:t>
      </w:r>
      <w:ins w:id="504" w:author="Alex Wang" w:date="2019-04-23T19:32:00Z">
        <w:r w:rsidR="003343F6">
          <w:rPr>
            <w:rFonts w:cs="Times New Roman" w:hint="eastAsia"/>
          </w:rPr>
          <w:t>VHB、</w:t>
        </w:r>
      </w:ins>
      <w:r w:rsidR="009A3E04">
        <w:rPr>
          <w:rFonts w:cs="Times New Roman" w:hint="eastAsia"/>
        </w:rPr>
        <w:t>VNF</w:t>
      </w:r>
      <w:r w:rsidR="007D010C" w:rsidRPr="002E1474">
        <w:rPr>
          <w:rFonts w:cs="Times New Roman" w:hint="eastAsia"/>
        </w:rPr>
        <w:t>记录在</w:t>
      </w:r>
      <w:r w:rsidR="003903D1" w:rsidRPr="002279C9">
        <w:rPr>
          <w:rFonts w:cs="Times New Roman" w:hint="eastAsia"/>
        </w:rPr>
        <w:t>数据块表</w:t>
      </w:r>
      <w:r w:rsidR="007D010C" w:rsidRPr="002279C9">
        <w:rPr>
          <w:rFonts w:cs="Times New Roman"/>
        </w:rPr>
        <w:t>D</w:t>
      </w:r>
      <w:r w:rsidR="006E299E">
        <w:rPr>
          <w:rFonts w:cs="Times New Roman" w:hint="eastAsia"/>
        </w:rPr>
        <w:t>B</w:t>
      </w:r>
      <w:r w:rsidR="007D010C" w:rsidRPr="00B32950">
        <w:rPr>
          <w:rFonts w:cs="Times New Roman" w:hint="eastAsia"/>
        </w:rPr>
        <w:t>中</w:t>
      </w:r>
      <w:r w:rsidR="00C812DB" w:rsidRPr="002279C9">
        <w:rPr>
          <w:rFonts w:cs="Times New Roman" w:hint="eastAsia"/>
        </w:rPr>
        <w:t>，标记引用次数为1</w:t>
      </w:r>
      <w:r w:rsidR="0059505A" w:rsidRPr="002279C9">
        <w:rPr>
          <w:rFonts w:cs="Times New Roman" w:hint="eastAsia"/>
        </w:rPr>
        <w:t>，</w:t>
      </w:r>
      <w:r w:rsidR="00EC3B41">
        <w:rPr>
          <w:rFonts w:cs="Times New Roman" w:hint="eastAsia"/>
        </w:rPr>
        <w:t>将</w:t>
      </w:r>
      <w:r w:rsidR="0059505A" w:rsidRPr="003B6DB0">
        <w:rPr>
          <w:rFonts w:cs="Times New Roman" w:hint="eastAsia"/>
        </w:rPr>
        <w:t>系统的物理总存储容量</w:t>
      </w:r>
      <w:r w:rsidR="00A83EAD" w:rsidRPr="00B32950">
        <w:rPr>
          <w:rFonts w:cs="Times New Roman" w:hint="eastAsia"/>
        </w:rPr>
        <w:t>VPS</w:t>
      </w:r>
      <w:r w:rsidR="00EC3B41">
        <w:rPr>
          <w:rFonts w:cs="Times New Roman" w:hint="eastAsia"/>
        </w:rPr>
        <w:t>增加VNF*VFL</w:t>
      </w:r>
      <w:r w:rsidR="007D010C" w:rsidRPr="003B6DB0">
        <w:rPr>
          <w:rFonts w:cs="Times New Roman" w:hint="eastAsia"/>
        </w:rPr>
        <w:t>。转步骤</w:t>
      </w:r>
      <w:ins w:id="505" w:author="Alex Wang" w:date="2019-04-23T02:26:00Z">
        <w:r w:rsidR="00B72719">
          <w:rPr>
            <w:rFonts w:cs="Times New Roman"/>
          </w:rPr>
          <w:t>bb</w:t>
        </w:r>
      </w:ins>
      <w:del w:id="506" w:author="Alex Wang" w:date="2019-04-03T20:32:00Z">
        <w:r w:rsidR="002E6AD4" w:rsidDel="00602A82">
          <w:rPr>
            <w:rFonts w:cs="Times New Roman" w:hint="eastAsia"/>
          </w:rPr>
          <w:delText>t</w:delText>
        </w:r>
      </w:del>
      <w:r w:rsidR="007D010C" w:rsidRPr="003B6DB0">
        <w:rPr>
          <w:rFonts w:cs="Times New Roman"/>
        </w:rPr>
        <w:t>;</w:t>
      </w:r>
    </w:p>
    <w:p w14:paraId="32C131D7" w14:textId="167AB1B3" w:rsidR="00CC3630" w:rsidRPr="00FB4C4C" w:rsidRDefault="00506769" w:rsidP="00DE247E">
      <w:pPr>
        <w:pStyle w:val="a4"/>
        <w:numPr>
          <w:ilvl w:val="0"/>
          <w:numId w:val="13"/>
        </w:numPr>
        <w:spacing w:line="360" w:lineRule="auto"/>
        <w:ind w:firstLineChars="0"/>
        <w:rPr>
          <w:rFonts w:cs="Times New Roman"/>
        </w:rPr>
      </w:pPr>
      <w:r w:rsidRPr="00EE79EA">
        <w:rPr>
          <w:rFonts w:cs="Times New Roman" w:hint="eastAsia"/>
        </w:rPr>
        <w:t>用户端</w:t>
      </w:r>
      <w:r w:rsidR="007D010C" w:rsidRPr="002E1474">
        <w:rPr>
          <w:rFonts w:cs="Times New Roman" w:hint="eastAsia"/>
        </w:rPr>
        <w:t>用去重用密钥</w:t>
      </w:r>
      <w:r w:rsidR="007D010C" w:rsidRPr="002E1474">
        <w:rPr>
          <w:rFonts w:cs="Times New Roman"/>
        </w:rPr>
        <w:t>KD</w:t>
      </w:r>
      <w:r w:rsidR="007D010C" w:rsidRPr="002279C9">
        <w:rPr>
          <w:rFonts w:cs="Times New Roman" w:hint="eastAsia"/>
        </w:rPr>
        <w:t>解密去重用加密存储密钥</w:t>
      </w:r>
      <w:r w:rsidR="007D010C" w:rsidRPr="002279C9">
        <w:rPr>
          <w:rFonts w:cs="Times New Roman"/>
        </w:rPr>
        <w:t>KED</w:t>
      </w:r>
      <w:r w:rsidR="007D010C" w:rsidRPr="002279C9">
        <w:rPr>
          <w:rFonts w:cs="Times New Roman" w:hint="eastAsia"/>
        </w:rPr>
        <w:t>，得到存储密钥</w:t>
      </w:r>
      <w:r w:rsidR="007D010C" w:rsidRPr="007D537E">
        <w:rPr>
          <w:rFonts w:cs="Times New Roman"/>
        </w:rPr>
        <w:t>KS</w:t>
      </w:r>
      <w:del w:id="507" w:author="Alex Wang" w:date="2019-04-07T14:18:00Z">
        <w:r w:rsidR="007D010C" w:rsidRPr="007D537E" w:rsidDel="00A7183A">
          <w:rPr>
            <w:rFonts w:cs="Times New Roman" w:hint="eastAsia"/>
          </w:rPr>
          <w:delText>；</w:delText>
        </w:r>
      </w:del>
      <w:ins w:id="508" w:author="Alex Wang" w:date="2019-03-11T08:45:00Z">
        <w:r w:rsidR="00A30A85">
          <w:rPr>
            <w:rFonts w:cs="Times New Roman" w:hint="eastAsia"/>
          </w:rPr>
          <w:t>；</w:t>
        </w:r>
      </w:ins>
    </w:p>
    <w:p w14:paraId="0F5169DE" w14:textId="7CFF5DB8" w:rsidR="007F207B" w:rsidRDefault="007F207B" w:rsidP="00DE247E">
      <w:pPr>
        <w:pStyle w:val="a4"/>
        <w:numPr>
          <w:ilvl w:val="0"/>
          <w:numId w:val="13"/>
        </w:numPr>
        <w:spacing w:line="360" w:lineRule="auto"/>
        <w:ind w:firstLineChars="0"/>
        <w:rPr>
          <w:ins w:id="509" w:author="Alex Wang" w:date="2019-04-03T20:33:00Z"/>
          <w:rFonts w:cs="Times New Roman"/>
        </w:rPr>
      </w:pPr>
      <w:ins w:id="510" w:author="Alex Wang" w:date="2019-04-03T20:33:00Z">
        <w:r>
          <w:rPr>
            <w:rFonts w:cs="Times New Roman" w:hint="eastAsia"/>
          </w:rPr>
          <w:t>用户端</w:t>
        </w:r>
      </w:ins>
      <w:del w:id="511" w:author="Alex Wang" w:date="2019-04-03T20:32:00Z">
        <w:r w:rsidR="00506769" w:rsidRPr="00A2440E" w:rsidDel="00025589">
          <w:rPr>
            <w:rFonts w:cs="Times New Roman" w:hint="eastAsia"/>
          </w:rPr>
          <w:delText>用户端</w:delText>
        </w:r>
      </w:del>
      <w:r w:rsidR="007D010C" w:rsidRPr="00A2440E">
        <w:rPr>
          <w:rFonts w:cs="Times New Roman" w:hint="eastAsia"/>
        </w:rPr>
        <w:t>以存储密钥</w:t>
      </w:r>
      <w:r w:rsidR="007D010C" w:rsidRPr="00F22C9A">
        <w:rPr>
          <w:rFonts w:cs="Times New Roman"/>
        </w:rPr>
        <w:t>KS</w:t>
      </w:r>
      <w:ins w:id="512" w:author="Alex Wang" w:date="2019-04-03T20:34:00Z">
        <w:r w:rsidR="00C7778A">
          <w:rPr>
            <w:rFonts w:cs="Times New Roman" w:hint="eastAsia"/>
          </w:rPr>
          <w:t>和</w:t>
        </w:r>
        <w:r w:rsidR="00ED4C8B">
          <w:rPr>
            <w:rFonts w:cs="Times New Roman" w:hint="eastAsia"/>
          </w:rPr>
          <w:t>AE</w:t>
        </w:r>
      </w:ins>
      <w:ins w:id="513" w:author="Alex Wang" w:date="2019-04-03T20:35:00Z">
        <w:r w:rsidR="00C44994">
          <w:rPr>
            <w:rFonts w:cs="Times New Roman" w:hint="eastAsia"/>
          </w:rPr>
          <w:t>Y</w:t>
        </w:r>
      </w:ins>
      <w:ins w:id="514" w:author="Alex Wang" w:date="2019-04-03T20:34:00Z">
        <w:r w:rsidR="00ED4C8B">
          <w:rPr>
            <w:rFonts w:cs="Times New Roman" w:hint="eastAsia"/>
          </w:rPr>
          <w:t>加密算法</w:t>
        </w:r>
      </w:ins>
      <w:r w:rsidR="007D010C" w:rsidRPr="00F22C9A">
        <w:rPr>
          <w:rFonts w:cs="Times New Roman" w:hint="eastAsia"/>
        </w:rPr>
        <w:t>加密</w:t>
      </w:r>
      <w:ins w:id="515" w:author="Alex Wang" w:date="2019-04-03T20:33:00Z">
        <w:r>
          <w:rPr>
            <w:rFonts w:cs="Times New Roman" w:hint="eastAsia"/>
          </w:rPr>
          <w:t>该数据块；</w:t>
        </w:r>
      </w:ins>
    </w:p>
    <w:p w14:paraId="45614DAB" w14:textId="58C10F2A" w:rsidR="007F207B" w:rsidRDefault="007F207B" w:rsidP="007F207B">
      <w:pPr>
        <w:pStyle w:val="a4"/>
        <w:numPr>
          <w:ilvl w:val="0"/>
          <w:numId w:val="13"/>
        </w:numPr>
        <w:spacing w:line="360" w:lineRule="auto"/>
        <w:ind w:firstLineChars="0"/>
        <w:rPr>
          <w:ins w:id="516" w:author="Alex Wang" w:date="2019-04-03T20:33:00Z"/>
          <w:rFonts w:cs="Times New Roman"/>
        </w:rPr>
      </w:pPr>
      <w:ins w:id="517" w:author="Alex Wang" w:date="2019-04-03T20:33:00Z">
        <w:r w:rsidRPr="00A2440E">
          <w:rPr>
            <w:rFonts w:cs="Times New Roman" w:hint="eastAsia"/>
          </w:rPr>
          <w:lastRenderedPageBreak/>
          <w:t>用户端</w:t>
        </w:r>
        <w:r>
          <w:rPr>
            <w:rFonts w:cs="Times New Roman" w:hint="eastAsia"/>
          </w:rPr>
          <w:t>以步骤(</w:t>
        </w:r>
      </w:ins>
      <w:ins w:id="518" w:author="Alex Wang" w:date="2019-04-23T02:26:00Z">
        <w:r w:rsidR="00B72719">
          <w:rPr>
            <w:rFonts w:cs="Times New Roman"/>
          </w:rPr>
          <w:t>p</w:t>
        </w:r>
      </w:ins>
      <w:ins w:id="519" w:author="Alex Wang" w:date="2019-04-03T20:33:00Z">
        <w:r>
          <w:rPr>
            <w:rFonts w:cs="Times New Roman"/>
          </w:rPr>
          <w:t>)</w:t>
        </w:r>
        <w:r>
          <w:rPr>
            <w:rFonts w:cs="Times New Roman" w:hint="eastAsia"/>
          </w:rPr>
          <w:t>相同方式将该数据</w:t>
        </w:r>
        <w:proofErr w:type="gramStart"/>
        <w:r>
          <w:rPr>
            <w:rFonts w:cs="Times New Roman" w:hint="eastAsia"/>
          </w:rPr>
          <w:t>块分为</w:t>
        </w:r>
        <w:proofErr w:type="gramEnd"/>
        <w:r>
          <w:rPr>
            <w:rFonts w:cs="Times New Roman" w:hint="eastAsia"/>
          </w:rPr>
          <w:t>一个或多个数据分片；</w:t>
        </w:r>
      </w:ins>
    </w:p>
    <w:p w14:paraId="38A1DBE0" w14:textId="58D633BA" w:rsidR="00E313FC" w:rsidRPr="003B6DB0" w:rsidRDefault="00C7778A" w:rsidP="00DE247E">
      <w:pPr>
        <w:pStyle w:val="a4"/>
        <w:numPr>
          <w:ilvl w:val="0"/>
          <w:numId w:val="13"/>
        </w:numPr>
        <w:spacing w:line="360" w:lineRule="auto"/>
        <w:ind w:firstLineChars="0"/>
        <w:rPr>
          <w:rFonts w:cs="Times New Roman"/>
        </w:rPr>
      </w:pPr>
      <w:ins w:id="520" w:author="Alex Wang" w:date="2019-04-03T20:34:00Z">
        <w:r>
          <w:rPr>
            <w:rFonts w:cs="Times New Roman" w:hint="eastAsia"/>
          </w:rPr>
          <w:t>用户端</w:t>
        </w:r>
      </w:ins>
      <w:ins w:id="521" w:author="Alex Wang" w:date="2019-04-03T20:35:00Z">
        <w:r w:rsidR="008662AA">
          <w:rPr>
            <w:rFonts w:cs="Times New Roman" w:hint="eastAsia"/>
          </w:rPr>
          <w:t>对</w:t>
        </w:r>
      </w:ins>
      <w:r w:rsidR="007D010C" w:rsidRPr="00F22C9A">
        <w:rPr>
          <w:rFonts w:cs="Times New Roman" w:hint="eastAsia"/>
        </w:rPr>
        <w:t>每一个</w:t>
      </w:r>
      <w:ins w:id="522" w:author="Alex Wang" w:date="2019-04-03T20:31:00Z">
        <w:r w:rsidR="00DD2D34">
          <w:rPr>
            <w:rFonts w:cs="Times New Roman" w:hint="eastAsia"/>
          </w:rPr>
          <w:t>数据</w:t>
        </w:r>
      </w:ins>
      <w:r w:rsidR="007D010C" w:rsidRPr="00F22C9A">
        <w:rPr>
          <w:rFonts w:cs="Times New Roman" w:hint="eastAsia"/>
        </w:rPr>
        <w:t>分片，</w:t>
      </w:r>
      <w:r w:rsidR="00781613" w:rsidRPr="00DE247E">
        <w:rPr>
          <w:rFonts w:cs="Times New Roman" w:hint="eastAsia"/>
        </w:rPr>
        <w:t>用AH</w:t>
      </w:r>
      <w:r w:rsidR="00C1541B" w:rsidRPr="00DE247E">
        <w:rPr>
          <w:rFonts w:cs="Times New Roman" w:hint="eastAsia"/>
        </w:rPr>
        <w:t>E</w:t>
      </w:r>
      <w:r w:rsidR="00781613" w:rsidRPr="00DE247E">
        <w:rPr>
          <w:rFonts w:cs="Times New Roman" w:hint="eastAsia"/>
        </w:rPr>
        <w:t>算法</w:t>
      </w:r>
      <w:r w:rsidR="007D010C" w:rsidRPr="00DE247E">
        <w:rPr>
          <w:rFonts w:cs="Times New Roman" w:hint="eastAsia"/>
        </w:rPr>
        <w:t>计算</w:t>
      </w:r>
      <w:del w:id="523" w:author="Alex Wang" w:date="2019-04-03T20:35:00Z">
        <w:r w:rsidR="007D010C" w:rsidRPr="00DE247E" w:rsidDel="008662AA">
          <w:rPr>
            <w:rFonts w:cs="Times New Roman" w:hint="eastAsia"/>
          </w:rPr>
          <w:delText>加密后的</w:delText>
        </w:r>
      </w:del>
      <w:r w:rsidR="007D010C" w:rsidRPr="00DE247E">
        <w:rPr>
          <w:rFonts w:cs="Times New Roman"/>
        </w:rPr>
        <w:t>Hash</w:t>
      </w:r>
      <w:r w:rsidR="007D010C" w:rsidRPr="00DE247E">
        <w:rPr>
          <w:rFonts w:cs="Times New Roman" w:hint="eastAsia"/>
        </w:rPr>
        <w:t>值得到密文</w:t>
      </w:r>
      <w:r w:rsidR="007D010C" w:rsidRPr="00DE247E">
        <w:rPr>
          <w:rFonts w:cs="Times New Roman"/>
        </w:rPr>
        <w:t>hash</w:t>
      </w:r>
      <w:r w:rsidR="007D010C" w:rsidRPr="00DE247E">
        <w:rPr>
          <w:rFonts w:cs="Times New Roman" w:hint="eastAsia"/>
        </w:rPr>
        <w:t>值</w:t>
      </w:r>
      <w:r w:rsidR="007D010C" w:rsidRPr="00DE247E">
        <w:rPr>
          <w:rFonts w:cs="Times New Roman"/>
        </w:rPr>
        <w:t>VHF</w:t>
      </w:r>
      <w:r w:rsidR="007D010C" w:rsidRPr="00DE247E">
        <w:rPr>
          <w:rFonts w:cs="Times New Roman" w:hint="eastAsia"/>
        </w:rPr>
        <w:t>，比较所有</w:t>
      </w:r>
      <w:r w:rsidR="007D010C" w:rsidRPr="00DE247E">
        <w:rPr>
          <w:rFonts w:cs="Times New Roman"/>
        </w:rPr>
        <w:t>VHF</w:t>
      </w:r>
      <w:r w:rsidR="007D010C" w:rsidRPr="00DE247E">
        <w:rPr>
          <w:rFonts w:cs="Times New Roman" w:hint="eastAsia"/>
        </w:rPr>
        <w:t>是否与超级节点</w:t>
      </w:r>
      <w:del w:id="524" w:author="Alex Wang" w:date="2019-04-03T13:11:00Z">
        <w:r w:rsidR="00D54FF4" w:rsidRPr="00DE247E" w:rsidDel="00427C59">
          <w:rPr>
            <w:rFonts w:cs="Times New Roman"/>
          </w:rPr>
          <w:delText>BPD</w:delText>
        </w:r>
      </w:del>
      <w:ins w:id="525" w:author="Alex Wang" w:date="2019-04-03T13:11:00Z">
        <w:r w:rsidR="00427C59">
          <w:rPr>
            <w:rFonts w:cs="Times New Roman"/>
          </w:rPr>
          <w:t>SND</w:t>
        </w:r>
      </w:ins>
      <w:r w:rsidR="007D010C" w:rsidRPr="00DE247E">
        <w:rPr>
          <w:rFonts w:cs="Times New Roman" w:hint="eastAsia"/>
        </w:rPr>
        <w:t>返回的</w:t>
      </w:r>
      <w:r w:rsidR="007D010C" w:rsidRPr="00DE247E">
        <w:rPr>
          <w:rFonts w:cs="Times New Roman"/>
        </w:rPr>
        <w:t>VHF</w:t>
      </w:r>
      <w:r w:rsidR="007D010C" w:rsidRPr="00DE247E">
        <w:rPr>
          <w:rFonts w:cs="Times New Roman" w:hint="eastAsia"/>
        </w:rPr>
        <w:t>列表一致，如果有一个不一致则检验下一组。如果从超级节点返回的所有组都不匹配，代表所有数据都是虚假的或者出现了罕见的</w:t>
      </w:r>
      <w:r w:rsidR="007D010C" w:rsidRPr="00DE247E">
        <w:rPr>
          <w:rFonts w:cs="Times New Roman"/>
        </w:rPr>
        <w:t>Hash</w:t>
      </w:r>
      <w:r w:rsidR="007D010C" w:rsidRPr="00DE247E">
        <w:rPr>
          <w:rFonts w:cs="Times New Roman" w:hint="eastAsia"/>
        </w:rPr>
        <w:t>碰撞，则向超级节点</w:t>
      </w:r>
      <w:del w:id="526" w:author="Alex Wang" w:date="2019-04-03T13:11:00Z">
        <w:r w:rsidR="00D54FF4" w:rsidRPr="00DE247E" w:rsidDel="00427C59">
          <w:rPr>
            <w:rFonts w:cs="Times New Roman"/>
          </w:rPr>
          <w:delText>BPD</w:delText>
        </w:r>
      </w:del>
      <w:ins w:id="527" w:author="Alex Wang" w:date="2019-04-03T13:11:00Z">
        <w:r w:rsidR="00427C59">
          <w:rPr>
            <w:rFonts w:cs="Times New Roman"/>
          </w:rPr>
          <w:t>SND</w:t>
        </w:r>
      </w:ins>
      <w:r w:rsidR="007D010C" w:rsidRPr="00DE247E">
        <w:rPr>
          <w:rFonts w:cs="Times New Roman" w:hint="eastAsia"/>
        </w:rPr>
        <w:t>请求分配新的</w:t>
      </w:r>
      <w:del w:id="528" w:author="Alex Wang" w:date="2019-04-23T21:22:00Z">
        <w:r w:rsidR="007D010C" w:rsidRPr="00DE247E" w:rsidDel="00AF4E7B">
          <w:rPr>
            <w:rFonts w:cs="Times New Roman" w:hint="eastAsia"/>
          </w:rPr>
          <w:delText>存储节点</w:delText>
        </w:r>
      </w:del>
      <w:ins w:id="529" w:author="Alex Wang" w:date="2019-04-23T21:22:00Z">
        <w:r w:rsidR="00AF4E7B">
          <w:rPr>
            <w:rFonts w:cs="Times New Roman" w:hint="eastAsia"/>
          </w:rPr>
          <w:t>数据节点</w:t>
        </w:r>
      </w:ins>
      <w:r w:rsidR="007D010C" w:rsidRPr="00DE247E">
        <w:rPr>
          <w:rFonts w:cs="Times New Roman" w:hint="eastAsia"/>
        </w:rPr>
        <w:t>，转步骤</w:t>
      </w:r>
      <w:ins w:id="530" w:author="Alex Wang" w:date="2019-04-21T16:42:00Z">
        <w:r w:rsidR="00037C7A">
          <w:rPr>
            <w:rFonts w:cs="Times New Roman" w:hint="eastAsia"/>
          </w:rPr>
          <w:t>m</w:t>
        </w:r>
      </w:ins>
      <w:del w:id="531" w:author="Alex Wang" w:date="2019-04-21T16:42:00Z">
        <w:r w:rsidR="00822976" w:rsidDel="00037C7A">
          <w:rPr>
            <w:rFonts w:cs="Times New Roman" w:hint="eastAsia"/>
          </w:rPr>
          <w:delText>i</w:delText>
        </w:r>
      </w:del>
      <w:r w:rsidR="001A4B62" w:rsidRPr="003B6DB0">
        <w:rPr>
          <w:rFonts w:cs="Times New Roman" w:hint="eastAsia"/>
        </w:rPr>
        <w:t>；</w:t>
      </w:r>
      <w:r w:rsidR="0003667E" w:rsidRPr="00B32950">
        <w:rPr>
          <w:rFonts w:cs="Times New Roman" w:hint="eastAsia"/>
        </w:rPr>
        <w:t>否则将</w:t>
      </w:r>
      <w:proofErr w:type="gramStart"/>
      <w:r w:rsidR="0003667E" w:rsidRPr="00B32950">
        <w:rPr>
          <w:rFonts w:cs="Times New Roman" w:hint="eastAsia"/>
        </w:rPr>
        <w:t>匹配</w:t>
      </w:r>
      <w:r w:rsidR="00711774" w:rsidRPr="00EE79EA">
        <w:rPr>
          <w:rFonts w:cs="Times New Roman" w:hint="eastAsia"/>
        </w:rPr>
        <w:t>组</w:t>
      </w:r>
      <w:proofErr w:type="gramEnd"/>
      <w:r w:rsidR="00711774" w:rsidRPr="002E1474">
        <w:rPr>
          <w:rFonts w:cs="Times New Roman" w:hint="eastAsia"/>
        </w:rPr>
        <w:t>的引用次数加</w:t>
      </w:r>
      <w:r w:rsidR="00711774" w:rsidRPr="002279C9">
        <w:rPr>
          <w:rFonts w:cs="Times New Roman" w:hint="eastAsia"/>
        </w:rPr>
        <w:t>1</w:t>
      </w:r>
      <w:r w:rsidR="0026230B">
        <w:rPr>
          <w:rFonts w:cs="Times New Roman" w:hint="eastAsia"/>
        </w:rPr>
        <w:t>；</w:t>
      </w:r>
    </w:p>
    <w:p w14:paraId="1A14E815" w14:textId="3BF90A94" w:rsidR="008730E1" w:rsidRPr="00B32950" w:rsidRDefault="00506769" w:rsidP="00DE247E">
      <w:pPr>
        <w:pStyle w:val="a4"/>
        <w:numPr>
          <w:ilvl w:val="0"/>
          <w:numId w:val="13"/>
        </w:numPr>
        <w:spacing w:line="360" w:lineRule="auto"/>
        <w:ind w:firstLineChars="0"/>
        <w:rPr>
          <w:rFonts w:cs="Times New Roman"/>
        </w:rPr>
      </w:pPr>
      <w:r w:rsidRPr="00B32950">
        <w:rPr>
          <w:rFonts w:cs="Times New Roman" w:hint="eastAsia"/>
        </w:rPr>
        <w:t>用户端</w:t>
      </w:r>
      <w:r w:rsidR="007D010C" w:rsidRPr="00EE79EA">
        <w:rPr>
          <w:rFonts w:cs="Times New Roman" w:hint="eastAsia"/>
        </w:rPr>
        <w:t>以用户存储公</w:t>
      </w:r>
      <w:proofErr w:type="gramStart"/>
      <w:r w:rsidR="007D010C" w:rsidRPr="00EE79EA">
        <w:rPr>
          <w:rFonts w:cs="Times New Roman" w:hint="eastAsia"/>
        </w:rPr>
        <w:t>钥</w:t>
      </w:r>
      <w:proofErr w:type="spellStart"/>
      <w:proofErr w:type="gramEnd"/>
      <w:r w:rsidR="00232BFA">
        <w:rPr>
          <w:rFonts w:cs="Times New Roman"/>
        </w:rPr>
        <w:t>KUE</w:t>
      </w:r>
      <w:r w:rsidR="007D010C" w:rsidRPr="00EE79EA">
        <w:rPr>
          <w:rFonts w:cs="Times New Roman"/>
        </w:rPr>
        <w:t>p</w:t>
      </w:r>
      <w:proofErr w:type="spellEnd"/>
      <w:r w:rsidR="007D010C" w:rsidRPr="002E1474">
        <w:rPr>
          <w:rFonts w:cs="Times New Roman" w:hint="eastAsia"/>
        </w:rPr>
        <w:t>对存储密钥</w:t>
      </w:r>
      <w:r w:rsidR="007D010C" w:rsidRPr="002E1474">
        <w:rPr>
          <w:rFonts w:cs="Times New Roman"/>
        </w:rPr>
        <w:t>KS</w:t>
      </w:r>
      <w:r w:rsidR="007D010C" w:rsidRPr="002279C9">
        <w:rPr>
          <w:rFonts w:cs="Times New Roman" w:hint="eastAsia"/>
        </w:rPr>
        <w:t>加密生成用户加密存储密钥</w:t>
      </w:r>
      <w:r w:rsidR="007D010C" w:rsidRPr="002279C9">
        <w:rPr>
          <w:rFonts w:cs="Times New Roman"/>
        </w:rPr>
        <w:t>KEU</w:t>
      </w:r>
      <w:r w:rsidR="007D010C" w:rsidRPr="002279C9">
        <w:rPr>
          <w:rFonts w:cs="Times New Roman" w:hint="eastAsia"/>
        </w:rPr>
        <w:t>，将该块的</w:t>
      </w:r>
      <w:r w:rsidR="00A32D0E">
        <w:rPr>
          <w:rFonts w:cs="Times New Roman" w:hint="eastAsia"/>
        </w:rPr>
        <w:t>编号（在本文件中第几块）、</w:t>
      </w:r>
      <w:r w:rsidR="00E81E99">
        <w:rPr>
          <w:rFonts w:cs="Times New Roman" w:hint="eastAsia"/>
        </w:rPr>
        <w:t>块</w:t>
      </w:r>
      <w:r w:rsidR="0055297B">
        <w:rPr>
          <w:rFonts w:cs="Times New Roman" w:hint="eastAsia"/>
        </w:rPr>
        <w:t>序号</w:t>
      </w:r>
      <w:ins w:id="532" w:author="Alex Wang" w:date="2019-03-24T20:51:00Z">
        <w:r w:rsidR="00114838">
          <w:rPr>
            <w:rFonts w:cs="Times New Roman" w:hint="eastAsia"/>
          </w:rPr>
          <w:t>V</w:t>
        </w:r>
      </w:ins>
      <w:del w:id="533" w:author="Alex Wang" w:date="2019-03-24T20:51:00Z">
        <w:r w:rsidR="0055297B" w:rsidDel="00114838">
          <w:rPr>
            <w:rFonts w:cs="Times New Roman" w:hint="eastAsia"/>
          </w:rPr>
          <w:delText>K</w:delText>
        </w:r>
      </w:del>
      <w:r w:rsidR="0055297B">
        <w:rPr>
          <w:rFonts w:cs="Times New Roman" w:hint="eastAsia"/>
        </w:rPr>
        <w:t>BI</w:t>
      </w:r>
      <w:r w:rsidR="007D010C" w:rsidRPr="003B6DB0">
        <w:rPr>
          <w:rFonts w:cs="Times New Roman" w:hint="eastAsia"/>
        </w:rPr>
        <w:t>、</w:t>
      </w:r>
      <w:r w:rsidR="0055297B">
        <w:rPr>
          <w:rFonts w:cs="Times New Roman" w:hint="eastAsia"/>
        </w:rPr>
        <w:t>长度、</w:t>
      </w:r>
      <w:r w:rsidR="00BA6C09">
        <w:rPr>
          <w:rFonts w:cs="Times New Roman" w:hint="eastAsia"/>
        </w:rPr>
        <w:t>冗余算法编号（其中两个特殊编号代表副本和直接存储在元数据数据库中）</w:t>
      </w:r>
      <w:r w:rsidR="007D010C" w:rsidRPr="003B6DB0">
        <w:rPr>
          <w:rFonts w:cs="Times New Roman" w:hint="eastAsia"/>
        </w:rPr>
        <w:t>、</w:t>
      </w:r>
      <w:ins w:id="534" w:author="Alex Wang" w:date="2019-04-23T19:40:00Z">
        <w:r w:rsidR="00467749">
          <w:rPr>
            <w:rFonts w:cs="Times New Roman" w:hint="eastAsia"/>
          </w:rPr>
          <w:t>压缩算法编号、</w:t>
        </w:r>
      </w:ins>
      <w:del w:id="535" w:author="Alex Wang" w:date="2019-03-24T20:51:00Z">
        <w:r w:rsidR="00BA6C09" w:rsidDel="00F55C8A">
          <w:rPr>
            <w:rFonts w:cs="Times New Roman" w:hint="eastAsia"/>
          </w:rPr>
          <w:delText>BPD的超级节点编号、</w:delText>
        </w:r>
      </w:del>
      <w:r w:rsidR="0055297B">
        <w:rPr>
          <w:rFonts w:cs="Times New Roman" w:hint="eastAsia"/>
        </w:rPr>
        <w:t>原文长度、</w:t>
      </w:r>
      <w:r w:rsidR="007D010C" w:rsidRPr="003B6DB0">
        <w:rPr>
          <w:rFonts w:cs="Times New Roman"/>
        </w:rPr>
        <w:t>KEU</w:t>
      </w:r>
      <w:r w:rsidR="007D010C" w:rsidRPr="00EE79EA">
        <w:rPr>
          <w:rFonts w:cs="Times New Roman" w:hint="eastAsia"/>
        </w:rPr>
        <w:t>上传到该用户对应的超级节点</w:t>
      </w:r>
      <w:del w:id="536" w:author="Alex Wang" w:date="2019-04-03T13:11:00Z">
        <w:r w:rsidR="00211E9B" w:rsidRPr="002E1474" w:rsidDel="00427C59">
          <w:rPr>
            <w:rFonts w:cs="Times New Roman"/>
          </w:rPr>
          <w:delText>BPU</w:delText>
        </w:r>
      </w:del>
      <w:ins w:id="537" w:author="Alex Wang" w:date="2019-04-03T13:11:00Z">
        <w:r w:rsidR="00427C59">
          <w:rPr>
            <w:rFonts w:cs="Times New Roman"/>
          </w:rPr>
          <w:t>SNU</w:t>
        </w:r>
      </w:ins>
      <w:r w:rsidR="00F12D5B">
        <w:rPr>
          <w:rFonts w:cs="Times New Roman" w:hint="eastAsia"/>
        </w:rPr>
        <w:t>，</w:t>
      </w:r>
      <w:del w:id="538" w:author="Alex Wang" w:date="2019-04-03T13:11:00Z">
        <w:r w:rsidR="00F12D5B" w:rsidDel="00427C59">
          <w:rPr>
            <w:rFonts w:cs="Times New Roman" w:hint="eastAsia"/>
          </w:rPr>
          <w:delText>BPU</w:delText>
        </w:r>
      </w:del>
      <w:ins w:id="539" w:author="Alex Wang" w:date="2019-04-03T13:11:00Z">
        <w:r w:rsidR="00427C59">
          <w:rPr>
            <w:rFonts w:cs="Times New Roman" w:hint="eastAsia"/>
          </w:rPr>
          <w:t>SNU</w:t>
        </w:r>
      </w:ins>
      <w:del w:id="540" w:author="Alex Wang" w:date="2019-04-23T19:28:00Z">
        <w:r w:rsidR="00F12D5B" w:rsidDel="00920FAE">
          <w:rPr>
            <w:rFonts w:cs="Times New Roman" w:hint="eastAsia"/>
          </w:rPr>
          <w:delText>将</w:delText>
        </w:r>
      </w:del>
      <w:del w:id="541" w:author="Alex Wang" w:date="2019-04-23T18:48:00Z">
        <w:r w:rsidR="00F12D5B" w:rsidDel="00024A47">
          <w:rPr>
            <w:rFonts w:cs="Times New Roman" w:hint="eastAsia"/>
          </w:rPr>
          <w:delText>收到的信息</w:delText>
        </w:r>
      </w:del>
      <w:r w:rsidR="00F12D5B">
        <w:rPr>
          <w:rFonts w:cs="Times New Roman" w:hint="eastAsia"/>
        </w:rPr>
        <w:t>在</w:t>
      </w:r>
      <w:r w:rsidR="00381F49" w:rsidRPr="002279C9">
        <w:rPr>
          <w:rFonts w:cs="Times New Roman" w:hint="eastAsia"/>
        </w:rPr>
        <w:t>用户文件去重表</w:t>
      </w:r>
      <w:r w:rsidR="007D010C" w:rsidRPr="007D537E">
        <w:rPr>
          <w:rFonts w:cs="Times New Roman"/>
        </w:rPr>
        <w:t>D</w:t>
      </w:r>
      <w:r w:rsidR="00F25C8A" w:rsidRPr="007D537E">
        <w:rPr>
          <w:rFonts w:cs="Times New Roman" w:hint="eastAsia"/>
        </w:rPr>
        <w:t>UD</w:t>
      </w:r>
      <w:r w:rsidR="007D010C" w:rsidRPr="00FB4C4C">
        <w:rPr>
          <w:rFonts w:cs="Times New Roman" w:hint="eastAsia"/>
        </w:rPr>
        <w:t>中</w:t>
      </w:r>
      <w:del w:id="542" w:author="Alex Wang" w:date="2019-04-23T19:28:00Z">
        <w:r w:rsidR="007D010C" w:rsidRPr="00A2440E" w:rsidDel="00920FAE">
          <w:rPr>
            <w:rFonts w:cs="Times New Roman" w:hint="eastAsia"/>
          </w:rPr>
          <w:delText>记录在</w:delText>
        </w:r>
      </w:del>
      <w:ins w:id="543" w:author="Alex Wang" w:date="2019-04-23T18:48:00Z">
        <w:r w:rsidR="00024A47">
          <w:rPr>
            <w:rFonts w:cs="Times New Roman" w:hint="eastAsia"/>
          </w:rPr>
          <w:t>VNU记录的K</w:t>
        </w:r>
        <w:r w:rsidR="00024A47">
          <w:rPr>
            <w:rFonts w:cs="Times New Roman"/>
          </w:rPr>
          <w:t>EYS</w:t>
        </w:r>
        <w:r w:rsidR="00024A47">
          <w:rPr>
            <w:rFonts w:cs="Times New Roman" w:hint="eastAsia"/>
          </w:rPr>
          <w:t>字段的相应位置</w:t>
        </w:r>
      </w:ins>
      <w:ins w:id="544" w:author="Alex Wang" w:date="2019-04-23T19:29:00Z">
        <w:r w:rsidR="00920FAE">
          <w:rPr>
            <w:rFonts w:cs="Times New Roman" w:hint="eastAsia"/>
          </w:rPr>
          <w:t>记录KEU</w:t>
        </w:r>
      </w:ins>
      <w:del w:id="545" w:author="Alex Wang" w:date="2019-04-23T18:48:00Z">
        <w:r w:rsidR="007D010C" w:rsidRPr="00A2440E" w:rsidDel="00024A47">
          <w:rPr>
            <w:rFonts w:cs="Times New Roman" w:hint="eastAsia"/>
          </w:rPr>
          <w:delText>该用户的</w:delText>
        </w:r>
        <w:r w:rsidR="007D010C" w:rsidRPr="00A2440E" w:rsidDel="00024A47">
          <w:rPr>
            <w:rFonts w:cs="Times New Roman"/>
          </w:rPr>
          <w:delText>VHW</w:delText>
        </w:r>
        <w:r w:rsidR="007D010C" w:rsidRPr="00F22C9A" w:rsidDel="00024A47">
          <w:rPr>
            <w:rFonts w:cs="Times New Roman" w:hint="eastAsia"/>
          </w:rPr>
          <w:delText>项下</w:delText>
        </w:r>
      </w:del>
      <w:ins w:id="546" w:author="Alex Wang" w:date="2019-04-23T18:48:00Z">
        <w:r w:rsidR="00024A47">
          <w:rPr>
            <w:rFonts w:cs="Times New Roman" w:hint="eastAsia"/>
          </w:rPr>
          <w:t>，将其余数据</w:t>
        </w:r>
      </w:ins>
      <w:ins w:id="547" w:author="Alex Wang" w:date="2019-04-23T19:41:00Z">
        <w:r w:rsidR="00D469B6">
          <w:rPr>
            <w:rFonts w:cs="Times New Roman" w:hint="eastAsia"/>
          </w:rPr>
          <w:t>连同数据</w:t>
        </w:r>
        <w:proofErr w:type="gramStart"/>
        <w:r w:rsidR="00D469B6">
          <w:rPr>
            <w:rFonts w:cs="Times New Roman" w:hint="eastAsia"/>
          </w:rPr>
          <w:t>分片数</w:t>
        </w:r>
        <w:proofErr w:type="gramEnd"/>
        <w:r w:rsidR="00D469B6">
          <w:rPr>
            <w:rFonts w:cs="Times New Roman" w:hint="eastAsia"/>
          </w:rPr>
          <w:t>VNF和VHF列表的H</w:t>
        </w:r>
        <w:r w:rsidR="00D469B6">
          <w:rPr>
            <w:rFonts w:cs="Times New Roman"/>
          </w:rPr>
          <w:t>ash</w:t>
        </w:r>
        <w:r w:rsidR="00D469B6">
          <w:rPr>
            <w:rFonts w:cs="Times New Roman" w:hint="eastAsia"/>
          </w:rPr>
          <w:t>值VHB</w:t>
        </w:r>
      </w:ins>
      <w:ins w:id="548" w:author="Alex Wang" w:date="2019-04-23T18:48:00Z">
        <w:r w:rsidR="00024A47">
          <w:rPr>
            <w:rFonts w:cs="Times New Roman" w:hint="eastAsia"/>
          </w:rPr>
          <w:t>发给</w:t>
        </w:r>
      </w:ins>
      <w:ins w:id="549" w:author="Alex Wang" w:date="2019-04-23T18:49:00Z">
        <w:r w:rsidR="00024A47">
          <w:rPr>
            <w:rFonts w:cs="Times New Roman" w:hint="eastAsia"/>
          </w:rPr>
          <w:t>SNW，SNW记录在全局文件去重表DFD中VND记录的BLKS字段的相应位置</w:t>
        </w:r>
      </w:ins>
      <w:r w:rsidR="00BA6C09">
        <w:rPr>
          <w:rFonts w:cs="Times New Roman" w:hint="eastAsia"/>
        </w:rPr>
        <w:t>；</w:t>
      </w:r>
      <w:r w:rsidR="00BA6C09" w:rsidRPr="003B6DB0" w:rsidDel="00BA6C09">
        <w:rPr>
          <w:rFonts w:cs="Times New Roman" w:hint="eastAsia"/>
        </w:rPr>
        <w:t xml:space="preserve"> </w:t>
      </w:r>
    </w:p>
    <w:p w14:paraId="245FB27C" w14:textId="42003FB2" w:rsidR="00363173" w:rsidRDefault="00DC130F" w:rsidP="0052209B">
      <w:pPr>
        <w:pStyle w:val="a4"/>
        <w:numPr>
          <w:ilvl w:val="0"/>
          <w:numId w:val="13"/>
        </w:numPr>
        <w:spacing w:line="360" w:lineRule="auto"/>
        <w:ind w:firstLineChars="0"/>
        <w:rPr>
          <w:rFonts w:cs="Times New Roman"/>
        </w:rPr>
      </w:pPr>
      <w:r w:rsidRPr="00EE79EA">
        <w:rPr>
          <w:rFonts w:cs="Times New Roman" w:hint="eastAsia"/>
        </w:rPr>
        <w:t>在所有块都上传完毕后</w:t>
      </w:r>
      <w:r w:rsidR="00B61556" w:rsidRPr="00EE79EA">
        <w:rPr>
          <w:rFonts w:cs="Times New Roman" w:hint="eastAsia"/>
        </w:rPr>
        <w:t>，</w:t>
      </w:r>
      <w:r w:rsidR="003B4923">
        <w:rPr>
          <w:rFonts w:cs="Times New Roman" w:hint="eastAsia"/>
        </w:rPr>
        <w:t>超级节点</w:t>
      </w:r>
      <w:del w:id="550" w:author="Alex Wang" w:date="2019-04-03T13:11:00Z">
        <w:r w:rsidR="00211E9B" w:rsidRPr="003B6DB0" w:rsidDel="00427C59">
          <w:rPr>
            <w:rFonts w:cs="Times New Roman" w:hint="eastAsia"/>
          </w:rPr>
          <w:delText>BPU</w:delText>
        </w:r>
      </w:del>
      <w:ins w:id="551" w:author="Alex Wang" w:date="2019-04-03T13:11:00Z">
        <w:r w:rsidR="00427C59">
          <w:rPr>
            <w:rFonts w:cs="Times New Roman" w:hint="eastAsia"/>
          </w:rPr>
          <w:t>SNU</w:t>
        </w:r>
      </w:ins>
      <w:ins w:id="552" w:author="Alex Wang" w:date="2019-04-23T19:43:00Z">
        <w:r w:rsidR="00FA083E">
          <w:rPr>
            <w:rFonts w:cs="Times New Roman" w:hint="eastAsia"/>
          </w:rPr>
          <w:t>在用户文件去重表DUD中的VNU记录</w:t>
        </w:r>
      </w:ins>
      <w:del w:id="553" w:author="Alex Wang" w:date="2019-04-23T19:43:00Z">
        <w:r w:rsidR="00265DAA" w:rsidRPr="00B32950" w:rsidDel="00FA083E">
          <w:rPr>
            <w:rFonts w:cs="Times New Roman" w:hint="eastAsia"/>
          </w:rPr>
          <w:delText>将</w:delText>
        </w:r>
        <w:r w:rsidR="00D7687E" w:rsidRPr="00B32950" w:rsidDel="00FA083E">
          <w:rPr>
            <w:rFonts w:cs="Times New Roman" w:hint="eastAsia"/>
          </w:rPr>
          <w:delText>该文件</w:delText>
        </w:r>
      </w:del>
      <w:r w:rsidR="00265DAA" w:rsidRPr="002279C9">
        <w:rPr>
          <w:rFonts w:cs="Times New Roman" w:hint="eastAsia"/>
        </w:rPr>
        <w:t>的引用次数置为1</w:t>
      </w:r>
      <w:r w:rsidR="00265DAA" w:rsidRPr="007D537E">
        <w:rPr>
          <w:rFonts w:cs="Times New Roman" w:hint="eastAsia"/>
        </w:rPr>
        <w:t>，</w:t>
      </w:r>
      <w:r w:rsidR="00CF1AD2">
        <w:rPr>
          <w:rFonts w:cs="Times New Roman" w:hint="eastAsia"/>
        </w:rPr>
        <w:t>在新文件列表</w:t>
      </w:r>
      <w:ins w:id="554" w:author="Alex Wang" w:date="2019-04-23T19:43:00Z">
        <w:r w:rsidR="004F167D">
          <w:rPr>
            <w:rFonts w:cs="Times New Roman" w:hint="eastAsia"/>
          </w:rPr>
          <w:t>DNF</w:t>
        </w:r>
      </w:ins>
      <w:r w:rsidR="00CF1AD2">
        <w:rPr>
          <w:rFonts w:cs="Times New Roman" w:hint="eastAsia"/>
        </w:rPr>
        <w:t>中</w:t>
      </w:r>
      <w:r w:rsidR="0011028C" w:rsidRPr="003B6DB0">
        <w:rPr>
          <w:rFonts w:cs="Times New Roman" w:hint="eastAsia"/>
        </w:rPr>
        <w:t>记录</w:t>
      </w:r>
      <w:r w:rsidR="00181448" w:rsidRPr="003B6DB0">
        <w:rPr>
          <w:rFonts w:cs="Times New Roman" w:hint="eastAsia"/>
        </w:rPr>
        <w:t>该文件</w:t>
      </w:r>
      <w:r w:rsidR="00206E1C">
        <w:rPr>
          <w:rFonts w:cs="Times New Roman" w:hint="eastAsia"/>
        </w:rPr>
        <w:t>最短存储时间</w:t>
      </w:r>
      <w:r w:rsidR="0011028C" w:rsidRPr="003B6DB0">
        <w:rPr>
          <w:rFonts w:cs="Times New Roman" w:hint="eastAsia"/>
        </w:rPr>
        <w:t>的到期时间，</w:t>
      </w:r>
      <w:r w:rsidR="00CF1AD2">
        <w:rPr>
          <w:rFonts w:cs="Times New Roman" w:hint="eastAsia"/>
        </w:rPr>
        <w:t>在用户</w:t>
      </w:r>
      <w:del w:id="555" w:author="Alex Wang" w:date="2019-04-23T19:44:00Z">
        <w:r w:rsidR="00CF1AD2" w:rsidDel="0087224E">
          <w:rPr>
            <w:rFonts w:cs="Times New Roman" w:hint="eastAsia"/>
          </w:rPr>
          <w:delText>列</w:delText>
        </w:r>
      </w:del>
      <w:r w:rsidR="00CF1AD2">
        <w:rPr>
          <w:rFonts w:cs="Times New Roman" w:hint="eastAsia"/>
        </w:rPr>
        <w:t>表中</w:t>
      </w:r>
      <w:r w:rsidR="00F9337D" w:rsidRPr="003B6DB0">
        <w:rPr>
          <w:rFonts w:cs="Times New Roman" w:hint="eastAsia"/>
        </w:rPr>
        <w:t>相应增加该用户的数据</w:t>
      </w:r>
      <w:proofErr w:type="gramStart"/>
      <w:r w:rsidR="00F9337D" w:rsidRPr="003B6DB0">
        <w:rPr>
          <w:rFonts w:cs="Times New Roman" w:hint="eastAsia"/>
        </w:rPr>
        <w:t>存储总</w:t>
      </w:r>
      <w:proofErr w:type="gramEnd"/>
      <w:r w:rsidR="00F9337D" w:rsidRPr="003B6DB0">
        <w:rPr>
          <w:rFonts w:cs="Times New Roman" w:hint="eastAsia"/>
        </w:rPr>
        <w:t>容量</w:t>
      </w:r>
      <w:r w:rsidR="00872603" w:rsidRPr="003B6DB0">
        <w:rPr>
          <w:rFonts w:cs="Times New Roman" w:hint="eastAsia"/>
        </w:rPr>
        <w:t>，</w:t>
      </w:r>
      <w:ins w:id="556" w:author="Alex Wang" w:date="2019-04-23T19:44:00Z">
        <w:r w:rsidR="007E1679">
          <w:rPr>
            <w:rFonts w:cs="Times New Roman" w:hint="eastAsia"/>
          </w:rPr>
          <w:t>同时</w:t>
        </w:r>
      </w:ins>
      <w:r w:rsidR="00872603" w:rsidRPr="003B6DB0">
        <w:rPr>
          <w:rFonts w:cs="Times New Roman" w:hint="eastAsia"/>
        </w:rPr>
        <w:t>增加系统总存储容量</w:t>
      </w:r>
      <w:r w:rsidR="00700316" w:rsidRPr="00B32950">
        <w:rPr>
          <w:rFonts w:cs="Times New Roman" w:hint="eastAsia"/>
        </w:rPr>
        <w:t>；</w:t>
      </w:r>
    </w:p>
    <w:p w14:paraId="347CE0E4" w14:textId="1BCCA403" w:rsidR="007D010C" w:rsidRPr="00B32950" w:rsidRDefault="003B4923" w:rsidP="00DE247E">
      <w:pPr>
        <w:pStyle w:val="a4"/>
        <w:numPr>
          <w:ilvl w:val="0"/>
          <w:numId w:val="13"/>
        </w:numPr>
        <w:spacing w:line="360" w:lineRule="auto"/>
        <w:ind w:firstLineChars="0"/>
        <w:rPr>
          <w:rFonts w:cs="Times New Roman"/>
        </w:rPr>
      </w:pPr>
      <w:r>
        <w:rPr>
          <w:rFonts w:cs="Times New Roman" w:hint="eastAsia"/>
        </w:rPr>
        <w:t>超级节点</w:t>
      </w:r>
      <w:del w:id="557" w:author="Alex Wang" w:date="2019-04-03T13:11:00Z">
        <w:r w:rsidR="00363173" w:rsidDel="00427C59">
          <w:rPr>
            <w:rFonts w:cs="Times New Roman" w:hint="eastAsia"/>
          </w:rPr>
          <w:delText>BPU</w:delText>
        </w:r>
      </w:del>
      <w:ins w:id="558" w:author="Alex Wang" w:date="2019-04-03T13:11:00Z">
        <w:r w:rsidR="00427C59">
          <w:rPr>
            <w:rFonts w:cs="Times New Roman" w:hint="eastAsia"/>
          </w:rPr>
          <w:t>SNU</w:t>
        </w:r>
      </w:ins>
      <w:r w:rsidR="00561BD0" w:rsidRPr="003B6DB0">
        <w:rPr>
          <w:rFonts w:cs="Times New Roman" w:hint="eastAsia"/>
        </w:rPr>
        <w:t>根据</w:t>
      </w:r>
      <w:r>
        <w:rPr>
          <w:rFonts w:cs="Times New Roman" w:hint="eastAsia"/>
        </w:rPr>
        <w:t>用户ID和</w:t>
      </w:r>
      <w:r w:rsidR="00561BD0" w:rsidRPr="003B6DB0">
        <w:rPr>
          <w:rFonts w:cs="Times New Roman" w:hint="eastAsia"/>
        </w:rPr>
        <w:t>VHW查询所有</w:t>
      </w:r>
      <w:r w:rsidR="00843007">
        <w:rPr>
          <w:rFonts w:cs="Times New Roman" w:hint="eastAsia"/>
        </w:rPr>
        <w:t>数据</w:t>
      </w:r>
      <w:r w:rsidR="00561BD0" w:rsidRPr="003B6DB0">
        <w:rPr>
          <w:rFonts w:cs="Times New Roman" w:hint="eastAsia"/>
        </w:rPr>
        <w:t>块的</w:t>
      </w:r>
      <w:r w:rsidR="00843007">
        <w:rPr>
          <w:rFonts w:cs="Times New Roman" w:hint="eastAsia"/>
        </w:rPr>
        <w:t>序号VBI和该数据块对应的超级节点</w:t>
      </w:r>
      <w:del w:id="559" w:author="Alex Wang" w:date="2019-04-03T13:11:00Z">
        <w:r w:rsidR="00843007" w:rsidDel="00427C59">
          <w:rPr>
            <w:rFonts w:cs="Times New Roman" w:hint="eastAsia"/>
          </w:rPr>
          <w:delText>BPD</w:delText>
        </w:r>
      </w:del>
      <w:ins w:id="560" w:author="Alex Wang" w:date="2019-04-03T13:11:00Z">
        <w:r w:rsidR="00427C59">
          <w:rPr>
            <w:rFonts w:cs="Times New Roman" w:hint="eastAsia"/>
          </w:rPr>
          <w:t>SND</w:t>
        </w:r>
      </w:ins>
      <w:r w:rsidR="00561BD0" w:rsidRPr="003B6DB0">
        <w:rPr>
          <w:rFonts w:cs="Times New Roman" w:hint="eastAsia"/>
        </w:rPr>
        <w:t>，根据</w:t>
      </w:r>
      <w:r w:rsidR="00561BD0" w:rsidRPr="00EE79EA">
        <w:rPr>
          <w:rFonts w:cs="Times New Roman" w:hint="eastAsia"/>
        </w:rPr>
        <w:t>V</w:t>
      </w:r>
      <w:r w:rsidR="00561BD0" w:rsidRPr="002E1474">
        <w:rPr>
          <w:rFonts w:cs="Times New Roman" w:hint="eastAsia"/>
        </w:rPr>
        <w:t>B</w:t>
      </w:r>
      <w:r w:rsidR="00843007">
        <w:rPr>
          <w:rFonts w:cs="Times New Roman" w:hint="eastAsia"/>
        </w:rPr>
        <w:t>I</w:t>
      </w:r>
      <w:r w:rsidR="00561BD0" w:rsidRPr="003B6DB0">
        <w:rPr>
          <w:rFonts w:cs="Times New Roman" w:hint="eastAsia"/>
        </w:rPr>
        <w:t>向</w:t>
      </w:r>
      <w:del w:id="561" w:author="Alex Wang" w:date="2019-04-03T13:11:00Z">
        <w:r w:rsidR="00843007" w:rsidDel="00427C59">
          <w:rPr>
            <w:rFonts w:cs="Times New Roman" w:hint="eastAsia"/>
          </w:rPr>
          <w:delText>BPD</w:delText>
        </w:r>
      </w:del>
      <w:ins w:id="562" w:author="Alex Wang" w:date="2019-04-03T13:11:00Z">
        <w:r w:rsidR="00427C59">
          <w:rPr>
            <w:rFonts w:cs="Times New Roman" w:hint="eastAsia"/>
          </w:rPr>
          <w:t>SND</w:t>
        </w:r>
      </w:ins>
      <w:r w:rsidR="00856502" w:rsidRPr="003B6DB0">
        <w:rPr>
          <w:rFonts w:cs="Times New Roman" w:hint="eastAsia"/>
        </w:rPr>
        <w:t>查询引用次数，</w:t>
      </w:r>
      <w:r w:rsidR="00F67761" w:rsidRPr="00B32950">
        <w:rPr>
          <w:rFonts w:cs="Times New Roman" w:hint="eastAsia"/>
        </w:rPr>
        <w:t>从而</w:t>
      </w:r>
      <w:r w:rsidR="00556887" w:rsidRPr="00B32950">
        <w:rPr>
          <w:rFonts w:cs="Times New Roman" w:hint="eastAsia"/>
        </w:rPr>
        <w:t>计算</w:t>
      </w:r>
      <w:r w:rsidR="00E96926" w:rsidRPr="00EE79EA">
        <w:rPr>
          <w:rFonts w:cs="Times New Roman" w:hint="eastAsia"/>
        </w:rPr>
        <w:t>该文件的</w:t>
      </w:r>
      <w:r w:rsidR="0027460A">
        <w:rPr>
          <w:rFonts w:cs="Times New Roman" w:hint="eastAsia"/>
        </w:rPr>
        <w:t>每周期费用</w:t>
      </w:r>
      <w:r w:rsidR="00E96926" w:rsidRPr="00EE79EA">
        <w:rPr>
          <w:rFonts w:cs="Times New Roman" w:hint="eastAsia"/>
        </w:rPr>
        <w:t>（</w:t>
      </w:r>
      <w:r w:rsidR="00700316" w:rsidRPr="00EE79EA">
        <w:rPr>
          <w:rFonts w:cs="Times New Roman" w:hint="eastAsia"/>
        </w:rPr>
        <w:t>在一个记账周期</w:t>
      </w:r>
      <w:r w:rsidR="004648EF" w:rsidRPr="002E1474">
        <w:rPr>
          <w:rFonts w:cs="Times New Roman" w:hint="eastAsia"/>
        </w:rPr>
        <w:t>P</w:t>
      </w:r>
      <w:r w:rsidR="004648EF" w:rsidRPr="002E1474">
        <w:rPr>
          <w:rFonts w:cs="Times New Roman"/>
        </w:rPr>
        <w:t>PC</w:t>
      </w:r>
      <w:r w:rsidR="00E96926" w:rsidRPr="002279C9">
        <w:rPr>
          <w:rFonts w:cs="Times New Roman" w:hint="eastAsia"/>
        </w:rPr>
        <w:t>消耗的HDD总数</w:t>
      </w:r>
      <w:r w:rsidR="00E96926" w:rsidRPr="00FB4C4C">
        <w:rPr>
          <w:rFonts w:cs="Times New Roman" w:hint="eastAsia"/>
        </w:rPr>
        <w:t>）</w:t>
      </w:r>
      <w:r w:rsidR="006F3E69">
        <w:rPr>
          <w:rFonts w:cs="Times New Roman" w:hint="eastAsia"/>
        </w:rPr>
        <w:t>；</w:t>
      </w:r>
      <w:r w:rsidR="006F3E69" w:rsidRPr="008E2843">
        <w:rPr>
          <w:rFonts w:cs="Times New Roman" w:hint="eastAsia"/>
        </w:rPr>
        <w:t>释放该文件冻结的HDD，</w:t>
      </w:r>
      <w:r w:rsidR="006F3E69">
        <w:rPr>
          <w:rFonts w:cs="Times New Roman" w:hint="eastAsia"/>
        </w:rPr>
        <w:t>扣减</w:t>
      </w:r>
      <w:r w:rsidR="007527ED">
        <w:rPr>
          <w:rFonts w:cs="Times New Roman" w:hint="eastAsia"/>
        </w:rPr>
        <w:t>初次存储</w:t>
      </w:r>
      <w:r w:rsidR="008C70C5">
        <w:rPr>
          <w:rFonts w:cs="Times New Roman" w:hint="eastAsia"/>
        </w:rPr>
        <w:t>费用</w:t>
      </w:r>
      <w:r w:rsidR="007527ED">
        <w:rPr>
          <w:rFonts w:cs="Times New Roman" w:hint="eastAsia"/>
        </w:rPr>
        <w:t>（</w:t>
      </w:r>
      <w:r w:rsidR="00556887" w:rsidRPr="003B6DB0">
        <w:rPr>
          <w:rFonts w:cs="Times New Roman" w:hint="eastAsia"/>
        </w:rPr>
        <w:t>在</w:t>
      </w:r>
      <w:r w:rsidR="00067E78" w:rsidRPr="003B6DB0">
        <w:rPr>
          <w:rFonts w:cs="Times New Roman" w:hint="eastAsia"/>
        </w:rPr>
        <w:t>最短存储</w:t>
      </w:r>
      <w:r w:rsidR="00206E1C">
        <w:rPr>
          <w:rFonts w:cs="Times New Roman" w:hint="eastAsia"/>
        </w:rPr>
        <w:t>时间</w:t>
      </w:r>
      <w:r w:rsidR="00067E78" w:rsidRPr="003B6DB0">
        <w:rPr>
          <w:rFonts w:cs="Times New Roman" w:hint="eastAsia"/>
        </w:rPr>
        <w:t>PMS</w:t>
      </w:r>
      <w:r w:rsidR="00556887" w:rsidRPr="00B32950">
        <w:rPr>
          <w:rFonts w:cs="Times New Roman" w:hint="eastAsia"/>
        </w:rPr>
        <w:t>所耗费的HDD</w:t>
      </w:r>
      <w:r w:rsidR="00556887" w:rsidRPr="00EE79EA">
        <w:rPr>
          <w:rFonts w:cs="Times New Roman" w:hint="eastAsia"/>
        </w:rPr>
        <w:t>数量</w:t>
      </w:r>
      <w:r w:rsidR="007527ED">
        <w:rPr>
          <w:rFonts w:cs="Times New Roman" w:hint="eastAsia"/>
        </w:rPr>
        <w:t>，</w:t>
      </w:r>
      <w:r w:rsidR="008C1BF7" w:rsidRPr="003B6DB0">
        <w:rPr>
          <w:rFonts w:cs="Times New Roman" w:hint="eastAsia"/>
        </w:rPr>
        <w:t>为</w:t>
      </w:r>
      <w:r w:rsidR="0027460A">
        <w:rPr>
          <w:rFonts w:cs="Times New Roman" w:hint="eastAsia"/>
        </w:rPr>
        <w:t>每周期费用</w:t>
      </w:r>
      <w:r w:rsidR="008C1BF7" w:rsidRPr="003B6DB0">
        <w:rPr>
          <w:rFonts w:cs="Times New Roman" w:hint="eastAsia"/>
        </w:rPr>
        <w:t>乘</w:t>
      </w:r>
      <w:r w:rsidR="006F3E69">
        <w:rPr>
          <w:rFonts w:cs="Times New Roman" w:hint="eastAsia"/>
        </w:rPr>
        <w:t>PMS</w:t>
      </w:r>
      <w:r w:rsidR="008C1BF7" w:rsidRPr="003B6DB0">
        <w:rPr>
          <w:rFonts w:cs="Times New Roman" w:hint="eastAsia"/>
        </w:rPr>
        <w:t>）</w:t>
      </w:r>
      <w:r w:rsidR="007D010C" w:rsidRPr="003B6DB0">
        <w:rPr>
          <w:rFonts w:cs="Times New Roman" w:hint="eastAsia"/>
        </w:rPr>
        <w:t>；</w:t>
      </w:r>
    </w:p>
    <w:p w14:paraId="15719259" w14:textId="14BCD40B" w:rsidR="00C85E14" w:rsidRPr="00DE247E" w:rsidRDefault="00C85E14" w:rsidP="00DE247E">
      <w:pPr>
        <w:pStyle w:val="a4"/>
        <w:numPr>
          <w:ilvl w:val="0"/>
          <w:numId w:val="13"/>
        </w:numPr>
        <w:spacing w:line="360" w:lineRule="auto"/>
        <w:ind w:firstLineChars="0"/>
        <w:rPr>
          <w:rFonts w:cs="Times New Roman"/>
        </w:rPr>
      </w:pPr>
      <w:r w:rsidRPr="00DE247E">
        <w:rPr>
          <w:rFonts w:cs="Times New Roman" w:hint="eastAsia"/>
        </w:rPr>
        <w:t>该文件的</w:t>
      </w:r>
      <w:r w:rsidR="00206E1C">
        <w:rPr>
          <w:rFonts w:cs="Times New Roman" w:hint="eastAsia"/>
        </w:rPr>
        <w:t>最短存储时间</w:t>
      </w:r>
      <w:r w:rsidRPr="003B6DB0">
        <w:rPr>
          <w:rFonts w:cs="Times New Roman" w:hint="eastAsia"/>
        </w:rPr>
        <w:t>到期时，</w:t>
      </w:r>
      <w:r w:rsidR="000F79E2" w:rsidRPr="003B6DB0">
        <w:rPr>
          <w:rFonts w:cs="Times New Roman" w:hint="eastAsia"/>
        </w:rPr>
        <w:t>超级节点</w:t>
      </w:r>
      <w:del w:id="563" w:author="Alex Wang" w:date="2019-04-03T13:11:00Z">
        <w:r w:rsidR="00211E9B" w:rsidRPr="00B32950" w:rsidDel="00427C59">
          <w:rPr>
            <w:rFonts w:cs="Times New Roman" w:hint="eastAsia"/>
          </w:rPr>
          <w:delText>BPU</w:delText>
        </w:r>
      </w:del>
      <w:ins w:id="564" w:author="Alex Wang" w:date="2019-04-03T13:11:00Z">
        <w:r w:rsidR="00427C59">
          <w:rPr>
            <w:rFonts w:cs="Times New Roman" w:hint="eastAsia"/>
          </w:rPr>
          <w:t>SNU</w:t>
        </w:r>
      </w:ins>
      <w:r w:rsidR="00D7779F">
        <w:rPr>
          <w:rFonts w:cs="Times New Roman" w:hint="eastAsia"/>
        </w:rPr>
        <w:t>在更新用户</w:t>
      </w:r>
      <w:r w:rsidR="008C70C5">
        <w:rPr>
          <w:rFonts w:cs="Times New Roman" w:hint="eastAsia"/>
        </w:rPr>
        <w:t>每周期总费用</w:t>
      </w:r>
      <w:r w:rsidR="00D7779F">
        <w:rPr>
          <w:rFonts w:cs="Times New Roman" w:hint="eastAsia"/>
        </w:rPr>
        <w:t>时，</w:t>
      </w:r>
      <w:r w:rsidR="003B4DF7" w:rsidRPr="003B6DB0">
        <w:rPr>
          <w:rFonts w:cs="Times New Roman" w:hint="eastAsia"/>
        </w:rPr>
        <w:t>从</w:t>
      </w:r>
      <w:r w:rsidR="00E46667" w:rsidRPr="003B6DB0">
        <w:rPr>
          <w:rFonts w:cs="Times New Roman" w:hint="eastAsia"/>
        </w:rPr>
        <w:t>新文件</w:t>
      </w:r>
      <w:r w:rsidR="00EC5A0A" w:rsidRPr="00B32950">
        <w:rPr>
          <w:rFonts w:cs="Times New Roman" w:hint="eastAsia"/>
        </w:rPr>
        <w:t>列表</w:t>
      </w:r>
      <w:r w:rsidR="003E73E8" w:rsidRPr="00B32950">
        <w:rPr>
          <w:rFonts w:cs="Times New Roman" w:hint="eastAsia"/>
        </w:rPr>
        <w:t>DNF</w:t>
      </w:r>
      <w:r w:rsidR="00EC5A0A" w:rsidRPr="00EE79EA">
        <w:rPr>
          <w:rFonts w:cs="Times New Roman" w:hint="eastAsia"/>
        </w:rPr>
        <w:t>中</w:t>
      </w:r>
      <w:r w:rsidR="003B4DF7" w:rsidRPr="00EE79EA">
        <w:rPr>
          <w:rFonts w:cs="Times New Roman" w:hint="eastAsia"/>
        </w:rPr>
        <w:t>删除</w:t>
      </w:r>
      <w:r w:rsidR="00D90B09" w:rsidRPr="002E1474">
        <w:rPr>
          <w:rFonts w:cs="Times New Roman" w:hint="eastAsia"/>
        </w:rPr>
        <w:t>该</w:t>
      </w:r>
      <w:r w:rsidR="00EC5A0A" w:rsidRPr="002E1474">
        <w:rPr>
          <w:rFonts w:cs="Times New Roman" w:hint="eastAsia"/>
        </w:rPr>
        <w:t>文件项</w:t>
      </w:r>
      <w:r w:rsidR="00D90B09" w:rsidRPr="002279C9">
        <w:rPr>
          <w:rFonts w:cs="Times New Roman" w:hint="eastAsia"/>
        </w:rPr>
        <w:t>（ID为</w:t>
      </w:r>
      <w:r w:rsidR="00D90B09" w:rsidRPr="007D537E">
        <w:rPr>
          <w:rFonts w:cs="Times New Roman" w:hint="eastAsia"/>
        </w:rPr>
        <w:t>VHW）</w:t>
      </w:r>
      <w:r w:rsidR="00EC5A0A" w:rsidRPr="00FB4C4C">
        <w:rPr>
          <w:rFonts w:cs="Times New Roman" w:hint="eastAsia"/>
        </w:rPr>
        <w:t>，将</w:t>
      </w:r>
      <w:r w:rsidR="00F114BC" w:rsidRPr="00FB4C4C">
        <w:rPr>
          <w:rFonts w:cs="Times New Roman" w:hint="eastAsia"/>
        </w:rPr>
        <w:t>该</w:t>
      </w:r>
      <w:r w:rsidR="00EC5A0A" w:rsidRPr="00A2440E">
        <w:rPr>
          <w:rFonts w:cs="Times New Roman" w:hint="eastAsia"/>
        </w:rPr>
        <w:t>文件</w:t>
      </w:r>
      <w:r w:rsidR="00F114BC" w:rsidRPr="00A2440E">
        <w:rPr>
          <w:rFonts w:cs="Times New Roman" w:hint="eastAsia"/>
        </w:rPr>
        <w:t>的</w:t>
      </w:r>
      <w:r w:rsidR="0027460A">
        <w:rPr>
          <w:rFonts w:cs="Times New Roman" w:hint="eastAsia"/>
        </w:rPr>
        <w:t>每周期费用</w:t>
      </w:r>
      <w:r w:rsidRPr="00F22C9A">
        <w:rPr>
          <w:rFonts w:cs="Times New Roman" w:hint="eastAsia"/>
        </w:rPr>
        <w:t>增加</w:t>
      </w:r>
      <w:r w:rsidR="00EC5A0A" w:rsidRPr="00F22C9A">
        <w:rPr>
          <w:rFonts w:cs="Times New Roman" w:hint="eastAsia"/>
        </w:rPr>
        <w:t>到该用户</w:t>
      </w:r>
      <w:r w:rsidR="008C70C5">
        <w:rPr>
          <w:rFonts w:cs="Times New Roman" w:hint="eastAsia"/>
        </w:rPr>
        <w:t>每周期总费用</w:t>
      </w:r>
      <w:r w:rsidR="00EC5A0A" w:rsidRPr="00DE247E">
        <w:rPr>
          <w:rFonts w:cs="Times New Roman" w:hint="eastAsia"/>
        </w:rPr>
        <w:t>中。</w:t>
      </w:r>
    </w:p>
    <w:p w14:paraId="79C0CE03" w14:textId="4E6F5973" w:rsidR="007D010C" w:rsidRPr="007D010C" w:rsidRDefault="007D010C" w:rsidP="007D010C">
      <w:pPr>
        <w:spacing w:line="360" w:lineRule="auto"/>
        <w:rPr>
          <w:rFonts w:cs="Times New Roman"/>
        </w:rPr>
      </w:pPr>
      <w:r w:rsidRPr="007D010C">
        <w:rPr>
          <w:rFonts w:cs="Times New Roman"/>
        </w:rPr>
        <w:tab/>
      </w:r>
    </w:p>
    <w:p w14:paraId="74AC3223" w14:textId="0D06DE48" w:rsidR="007D010C" w:rsidRPr="007D010C" w:rsidRDefault="007D010C" w:rsidP="007D010C">
      <w:pPr>
        <w:spacing w:line="360" w:lineRule="auto"/>
        <w:rPr>
          <w:rFonts w:cs="Times New Roman"/>
        </w:rPr>
      </w:pPr>
      <w:r w:rsidRPr="007D010C">
        <w:rPr>
          <w:rFonts w:cs="Times New Roman"/>
        </w:rPr>
        <w:t xml:space="preserve">(2) </w:t>
      </w:r>
      <w:r w:rsidR="00506769">
        <w:rPr>
          <w:rFonts w:cs="Times New Roman" w:hint="eastAsia"/>
        </w:rPr>
        <w:t>用户端</w:t>
      </w:r>
      <w:r w:rsidRPr="007D010C">
        <w:rPr>
          <w:rFonts w:cs="Times New Roman" w:hint="eastAsia"/>
        </w:rPr>
        <w:t>下载流程如下：</w:t>
      </w:r>
    </w:p>
    <w:p w14:paraId="61901546" w14:textId="59E341F7" w:rsidR="00F93165" w:rsidRDefault="00506769" w:rsidP="00DE247E">
      <w:pPr>
        <w:pStyle w:val="a4"/>
        <w:numPr>
          <w:ilvl w:val="0"/>
          <w:numId w:val="15"/>
        </w:numPr>
        <w:spacing w:line="360" w:lineRule="auto"/>
        <w:ind w:firstLineChars="0"/>
        <w:rPr>
          <w:ins w:id="565" w:author="Alex Wang" w:date="2019-04-23T19:52:00Z"/>
          <w:rFonts w:cs="Times New Roman"/>
        </w:rPr>
      </w:pPr>
      <w:r w:rsidRPr="003B6DB0">
        <w:rPr>
          <w:rFonts w:cs="Times New Roman" w:hint="eastAsia"/>
        </w:rPr>
        <w:t>用户端</w:t>
      </w:r>
      <w:ins w:id="566" w:author="Alex Wang" w:date="2019-04-23T19:46:00Z">
        <w:r w:rsidR="005B7890">
          <w:rPr>
            <w:rFonts w:cs="Times New Roman" w:hint="eastAsia"/>
          </w:rPr>
          <w:t>将</w:t>
        </w:r>
      </w:ins>
      <w:del w:id="567" w:author="Alex Wang" w:date="2019-04-23T19:46:00Z">
        <w:r w:rsidR="007D010C" w:rsidRPr="00B32950" w:rsidDel="005B7890">
          <w:rPr>
            <w:rFonts w:cs="Times New Roman" w:hint="eastAsia"/>
          </w:rPr>
          <w:delText>根据传入的</w:delText>
        </w:r>
      </w:del>
      <w:r w:rsidR="007D010C" w:rsidRPr="00B32950">
        <w:rPr>
          <w:rFonts w:cs="Times New Roman" w:hint="eastAsia"/>
        </w:rPr>
        <w:t>文件</w:t>
      </w:r>
      <w:ins w:id="568" w:author="Alex Wang" w:date="2019-04-23T19:46:00Z">
        <w:r w:rsidR="005B7890">
          <w:rPr>
            <w:rFonts w:cs="Times New Roman" w:hint="eastAsia"/>
          </w:rPr>
          <w:t>的</w:t>
        </w:r>
      </w:ins>
      <w:r w:rsidR="007D010C" w:rsidRPr="00B32950">
        <w:rPr>
          <w:rFonts w:cs="Times New Roman"/>
        </w:rPr>
        <w:t>Hash</w:t>
      </w:r>
      <w:r w:rsidR="007D010C" w:rsidRPr="00EE79EA">
        <w:rPr>
          <w:rFonts w:cs="Times New Roman" w:hint="eastAsia"/>
        </w:rPr>
        <w:t>值</w:t>
      </w:r>
      <w:r w:rsidR="007D010C" w:rsidRPr="00EE79EA">
        <w:rPr>
          <w:rFonts w:cs="Times New Roman"/>
        </w:rPr>
        <w:t>VHW</w:t>
      </w:r>
      <w:r w:rsidR="004100EC" w:rsidRPr="002E1474">
        <w:rPr>
          <w:rFonts w:cs="Times New Roman" w:hint="eastAsia"/>
        </w:rPr>
        <w:t>或序号VNU</w:t>
      </w:r>
      <w:ins w:id="569" w:author="Alex Wang" w:date="2019-04-23T19:46:00Z">
        <w:r w:rsidR="005B7890">
          <w:rPr>
            <w:rFonts w:cs="Times New Roman" w:hint="eastAsia"/>
          </w:rPr>
          <w:t>发给</w:t>
        </w:r>
      </w:ins>
      <w:del w:id="570" w:author="Alex Wang" w:date="2019-04-23T19:46:00Z">
        <w:r w:rsidR="007D010C" w:rsidRPr="002279C9" w:rsidDel="005B7890">
          <w:rPr>
            <w:rFonts w:cs="Times New Roman" w:hint="eastAsia"/>
          </w:rPr>
          <w:delText>，向</w:delText>
        </w:r>
      </w:del>
      <w:r w:rsidR="007D010C" w:rsidRPr="002279C9">
        <w:rPr>
          <w:rFonts w:cs="Times New Roman" w:hint="eastAsia"/>
        </w:rPr>
        <w:t>该用户对应的超级节点</w:t>
      </w:r>
      <w:del w:id="571" w:author="Alex Wang" w:date="2019-04-03T13:11:00Z">
        <w:r w:rsidR="00211E9B" w:rsidRPr="002279C9" w:rsidDel="00427C59">
          <w:rPr>
            <w:rFonts w:cs="Times New Roman"/>
          </w:rPr>
          <w:delText>BPU</w:delText>
        </w:r>
      </w:del>
      <w:ins w:id="572" w:author="Alex Wang" w:date="2019-04-03T13:11:00Z">
        <w:r w:rsidR="00427C59">
          <w:rPr>
            <w:rFonts w:cs="Times New Roman"/>
          </w:rPr>
          <w:t>SNU</w:t>
        </w:r>
      </w:ins>
      <w:del w:id="573" w:author="Alex Wang" w:date="2019-04-23T19:46:00Z">
        <w:r w:rsidR="007D010C" w:rsidRPr="007D537E" w:rsidDel="00120861">
          <w:rPr>
            <w:rFonts w:cs="Times New Roman" w:hint="eastAsia"/>
          </w:rPr>
          <w:delText>请求VHW</w:delText>
        </w:r>
        <w:r w:rsidR="007D010C" w:rsidRPr="00FB4C4C" w:rsidDel="00120861">
          <w:rPr>
            <w:rFonts w:cs="Times New Roman" w:hint="eastAsia"/>
          </w:rPr>
          <w:delText>相关的信息。</w:delText>
        </w:r>
      </w:del>
      <w:ins w:id="574" w:author="Alex Wang" w:date="2019-04-23T19:52:00Z">
        <w:r w:rsidR="00F93165">
          <w:rPr>
            <w:rFonts w:cs="Times New Roman" w:hint="eastAsia"/>
          </w:rPr>
          <w:t>；</w:t>
        </w:r>
      </w:ins>
    </w:p>
    <w:p w14:paraId="74118BC3" w14:textId="2E21A46E" w:rsidR="00F93165" w:rsidRDefault="00211E9B" w:rsidP="00DE247E">
      <w:pPr>
        <w:pStyle w:val="a4"/>
        <w:numPr>
          <w:ilvl w:val="0"/>
          <w:numId w:val="15"/>
        </w:numPr>
        <w:spacing w:line="360" w:lineRule="auto"/>
        <w:ind w:firstLineChars="0"/>
        <w:rPr>
          <w:ins w:id="575" w:author="Alex Wang" w:date="2019-04-23T19:52:00Z"/>
          <w:rFonts w:cs="Times New Roman"/>
        </w:rPr>
      </w:pPr>
      <w:del w:id="576" w:author="Alex Wang" w:date="2019-04-03T13:11:00Z">
        <w:r w:rsidRPr="00A2440E" w:rsidDel="00427C59">
          <w:rPr>
            <w:rFonts w:cs="Times New Roman"/>
          </w:rPr>
          <w:delText>BPU</w:delText>
        </w:r>
      </w:del>
      <w:ins w:id="577" w:author="Alex Wang" w:date="2019-04-03T13:11:00Z">
        <w:r w:rsidR="00427C59">
          <w:rPr>
            <w:rFonts w:cs="Times New Roman"/>
          </w:rPr>
          <w:t>SNU</w:t>
        </w:r>
      </w:ins>
      <w:ins w:id="578" w:author="Alex Wang" w:date="2019-04-07T14:21:00Z">
        <w:r w:rsidR="00244FED">
          <w:rPr>
            <w:rFonts w:cs="Times New Roman" w:hint="eastAsia"/>
          </w:rPr>
          <w:t>从</w:t>
        </w:r>
      </w:ins>
      <w:ins w:id="579" w:author="Alex Wang" w:date="2019-04-21T18:53:00Z">
        <w:r w:rsidR="004E6D6E">
          <w:rPr>
            <w:rFonts w:cs="Times New Roman" w:hint="eastAsia"/>
          </w:rPr>
          <w:t>用户</w:t>
        </w:r>
      </w:ins>
      <w:ins w:id="580" w:author="Alex Wang" w:date="2019-04-07T14:21:00Z">
        <w:r w:rsidR="00244FED">
          <w:rPr>
            <w:rFonts w:cs="Times New Roman" w:hint="eastAsia"/>
          </w:rPr>
          <w:t>文件去重表DFD中</w:t>
        </w:r>
      </w:ins>
      <w:ins w:id="581" w:author="Alex Wang" w:date="2019-04-23T19:47:00Z">
        <w:r w:rsidR="00F32490">
          <w:rPr>
            <w:rFonts w:cs="Times New Roman" w:hint="eastAsia"/>
          </w:rPr>
          <w:t>根据VHW或VNU</w:t>
        </w:r>
      </w:ins>
      <w:ins w:id="582" w:author="Alex Wang" w:date="2019-04-07T14:21:00Z">
        <w:r w:rsidR="00244FED">
          <w:rPr>
            <w:rFonts w:cs="Times New Roman" w:hint="eastAsia"/>
          </w:rPr>
          <w:t>查询</w:t>
        </w:r>
      </w:ins>
      <w:ins w:id="583" w:author="Alex Wang" w:date="2019-04-23T19:47:00Z">
        <w:r w:rsidR="001C5CBE">
          <w:rPr>
            <w:rFonts w:cs="Times New Roman" w:hint="eastAsia"/>
          </w:rPr>
          <w:t>，如果没有</w:t>
        </w:r>
      </w:ins>
      <w:ins w:id="584" w:author="Alex Wang" w:date="2019-04-23T19:54:00Z">
        <w:r w:rsidR="008B1160">
          <w:rPr>
            <w:rFonts w:cs="Times New Roman" w:hint="eastAsia"/>
          </w:rPr>
          <w:t>相应</w:t>
        </w:r>
      </w:ins>
      <w:ins w:id="585" w:author="Alex Wang" w:date="2019-04-23T19:47:00Z">
        <w:r w:rsidR="001C5CBE">
          <w:rPr>
            <w:rFonts w:cs="Times New Roman" w:hint="eastAsia"/>
          </w:rPr>
          <w:t>记录则报错返回；如果有多</w:t>
        </w:r>
      </w:ins>
      <w:ins w:id="586" w:author="Alex Wang" w:date="2019-04-23T19:48:00Z">
        <w:r w:rsidR="001C5CBE">
          <w:rPr>
            <w:rFonts w:cs="Times New Roman" w:hint="eastAsia"/>
          </w:rPr>
          <w:t>于</w:t>
        </w:r>
      </w:ins>
      <w:ins w:id="587" w:author="Alex Wang" w:date="2019-04-23T19:47:00Z">
        <w:r w:rsidR="001C5CBE">
          <w:rPr>
            <w:rFonts w:cs="Times New Roman" w:hint="eastAsia"/>
          </w:rPr>
          <w:t>一条记录则</w:t>
        </w:r>
      </w:ins>
      <w:ins w:id="588" w:author="Alex Wang" w:date="2019-04-23T19:49:00Z">
        <w:r w:rsidR="001C5CBE">
          <w:rPr>
            <w:rFonts w:cs="Times New Roman" w:hint="eastAsia"/>
          </w:rPr>
          <w:t>表明出现了数据一致性错误，</w:t>
        </w:r>
      </w:ins>
      <w:ins w:id="589" w:author="Alex Wang" w:date="2019-04-23T19:48:00Z">
        <w:r w:rsidR="001C5CBE">
          <w:rPr>
            <w:rFonts w:cs="Times New Roman" w:hint="eastAsia"/>
          </w:rPr>
          <w:t>取第一条记录同时在系统日志中记录错误信息</w:t>
        </w:r>
      </w:ins>
      <w:ins w:id="590" w:author="Alex Wang" w:date="2019-04-23T19:49:00Z">
        <w:r w:rsidR="001C5CBE">
          <w:rPr>
            <w:rFonts w:cs="Times New Roman" w:hint="eastAsia"/>
          </w:rPr>
          <w:t>；</w:t>
        </w:r>
      </w:ins>
      <w:proofErr w:type="gramStart"/>
      <w:ins w:id="591" w:author="Alex Wang" w:date="2019-04-23T19:50:00Z">
        <w:r w:rsidR="005806F8">
          <w:rPr>
            <w:rFonts w:cs="Times New Roman" w:hint="eastAsia"/>
          </w:rPr>
          <w:t>读</w:t>
        </w:r>
      </w:ins>
      <w:ins w:id="592" w:author="Alex Wang" w:date="2019-04-07T14:22:00Z">
        <w:r w:rsidR="00244FED">
          <w:rPr>
            <w:rFonts w:cs="Times New Roman" w:hint="eastAsia"/>
          </w:rPr>
          <w:t>记录</w:t>
        </w:r>
      </w:ins>
      <w:proofErr w:type="gramEnd"/>
      <w:ins w:id="593" w:author="Alex Wang" w:date="2019-04-07T14:24:00Z">
        <w:r w:rsidR="00400CB7">
          <w:rPr>
            <w:rFonts w:cs="Times New Roman" w:hint="eastAsia"/>
          </w:rPr>
          <w:t>中</w:t>
        </w:r>
      </w:ins>
      <w:ins w:id="594" w:author="Alex Wang" w:date="2019-04-21T20:00:00Z">
        <w:r w:rsidR="005675B0">
          <w:rPr>
            <w:rFonts w:cs="Times New Roman" w:hint="eastAsia"/>
          </w:rPr>
          <w:t>的</w:t>
        </w:r>
      </w:ins>
      <w:ins w:id="595" w:author="Alex Wang" w:date="2019-04-21T20:01:00Z">
        <w:r w:rsidR="00344113">
          <w:rPr>
            <w:rFonts w:cs="Times New Roman" w:hint="eastAsia"/>
          </w:rPr>
          <w:t>VND</w:t>
        </w:r>
      </w:ins>
      <w:ins w:id="596" w:author="Alex Wang" w:date="2019-04-23T19:55:00Z">
        <w:r w:rsidR="00394756">
          <w:rPr>
            <w:rFonts w:cs="Times New Roman" w:hint="eastAsia"/>
          </w:rPr>
          <w:t>、数据块的</w:t>
        </w:r>
      </w:ins>
      <w:ins w:id="597" w:author="Alex Wang" w:date="2019-04-23T19:56:00Z">
        <w:r w:rsidR="00394756">
          <w:rPr>
            <w:rFonts w:cs="Times New Roman" w:hint="eastAsia"/>
          </w:rPr>
          <w:t>数量</w:t>
        </w:r>
      </w:ins>
      <w:ins w:id="598" w:author="Alex Wang" w:date="2019-04-21T20:01:00Z">
        <w:r w:rsidR="00344113">
          <w:rPr>
            <w:rFonts w:cs="Times New Roman" w:hint="eastAsia"/>
          </w:rPr>
          <w:t>和所有</w:t>
        </w:r>
      </w:ins>
      <w:ins w:id="599" w:author="Alex Wang" w:date="2019-04-07T14:25:00Z">
        <w:r w:rsidR="00DC436E" w:rsidRPr="00DE247E">
          <w:rPr>
            <w:rFonts w:cs="Times New Roman" w:hint="eastAsia"/>
          </w:rPr>
          <w:t>数据块</w:t>
        </w:r>
      </w:ins>
      <w:ins w:id="600" w:author="Alex Wang" w:date="2019-04-07T14:26:00Z">
        <w:r w:rsidR="00DC436E">
          <w:rPr>
            <w:rFonts w:cs="Times New Roman" w:hint="eastAsia"/>
          </w:rPr>
          <w:t>的</w:t>
        </w:r>
      </w:ins>
      <w:ins w:id="601" w:author="Alex Wang" w:date="2019-04-21T20:01:00Z">
        <w:r w:rsidR="00344113">
          <w:rPr>
            <w:rFonts w:cs="Times New Roman" w:hint="eastAsia"/>
          </w:rPr>
          <w:t>加密存储密钥KEU，</w:t>
        </w:r>
      </w:ins>
      <w:ins w:id="602" w:author="Alex Wang" w:date="2019-04-23T19:52:00Z">
        <w:r w:rsidR="00F93165">
          <w:rPr>
            <w:rFonts w:cs="Times New Roman" w:hint="eastAsia"/>
          </w:rPr>
          <w:t>将</w:t>
        </w:r>
      </w:ins>
      <w:ins w:id="603" w:author="Alex Wang" w:date="2019-04-21T20:01:00Z">
        <w:r w:rsidR="0063293A">
          <w:rPr>
            <w:rFonts w:cs="Times New Roman" w:hint="eastAsia"/>
          </w:rPr>
          <w:t>VND</w:t>
        </w:r>
      </w:ins>
      <w:ins w:id="604" w:author="Alex Wang" w:date="2019-04-23T19:52:00Z">
        <w:r w:rsidR="00F93165">
          <w:rPr>
            <w:rFonts w:cs="Times New Roman" w:hint="eastAsia"/>
          </w:rPr>
          <w:t>发给</w:t>
        </w:r>
      </w:ins>
      <w:ins w:id="605" w:author="Alex Wang" w:date="2019-04-23T19:50:00Z">
        <w:r w:rsidR="005806F8">
          <w:rPr>
            <w:rFonts w:cs="Times New Roman" w:hint="eastAsia"/>
          </w:rPr>
          <w:t>相应超级节点</w:t>
        </w:r>
      </w:ins>
      <w:ins w:id="606" w:author="Alex Wang" w:date="2019-04-23T19:51:00Z">
        <w:r w:rsidR="005806F8">
          <w:rPr>
            <w:rFonts w:cs="Times New Roman" w:hint="eastAsia"/>
          </w:rPr>
          <w:t>SNW</w:t>
        </w:r>
      </w:ins>
      <w:ins w:id="607" w:author="Alex Wang" w:date="2019-04-23T19:52:00Z">
        <w:r w:rsidR="00F93165">
          <w:rPr>
            <w:rFonts w:cs="Times New Roman" w:hint="eastAsia"/>
          </w:rPr>
          <w:t>；</w:t>
        </w:r>
      </w:ins>
    </w:p>
    <w:p w14:paraId="0D0C5C08" w14:textId="04252825" w:rsidR="007D010C" w:rsidRPr="00DE247E" w:rsidRDefault="008B1160" w:rsidP="00DE247E">
      <w:pPr>
        <w:pStyle w:val="a4"/>
        <w:numPr>
          <w:ilvl w:val="0"/>
          <w:numId w:val="15"/>
        </w:numPr>
        <w:spacing w:line="360" w:lineRule="auto"/>
        <w:ind w:firstLineChars="0"/>
        <w:rPr>
          <w:rFonts w:cs="Times New Roman"/>
        </w:rPr>
      </w:pPr>
      <w:ins w:id="608" w:author="Alex Wang" w:date="2019-04-23T19:52:00Z">
        <w:r>
          <w:rPr>
            <w:rFonts w:cs="Times New Roman" w:hint="eastAsia"/>
          </w:rPr>
          <w:t>SNW从全局文件去重表</w:t>
        </w:r>
      </w:ins>
      <w:ins w:id="609" w:author="Alex Wang" w:date="2019-04-23T19:53:00Z">
        <w:r>
          <w:rPr>
            <w:rFonts w:cs="Times New Roman" w:hint="eastAsia"/>
          </w:rPr>
          <w:t>DFD中查询VND记录，如果没有</w:t>
        </w:r>
      </w:ins>
      <w:ins w:id="610" w:author="Alex Wang" w:date="2019-04-23T19:54:00Z">
        <w:r>
          <w:rPr>
            <w:rFonts w:cs="Times New Roman" w:hint="eastAsia"/>
          </w:rPr>
          <w:t>相应记录则表明出现了数据</w:t>
        </w:r>
        <w:r>
          <w:rPr>
            <w:rFonts w:cs="Times New Roman" w:hint="eastAsia"/>
          </w:rPr>
          <w:lastRenderedPageBreak/>
          <w:t>一致性错误，</w:t>
        </w:r>
      </w:ins>
      <w:ins w:id="611" w:author="Alex Wang" w:date="2019-04-23T19:55:00Z">
        <w:r w:rsidR="00360C0A">
          <w:rPr>
            <w:rFonts w:cs="Times New Roman" w:hint="eastAsia"/>
          </w:rPr>
          <w:t>报错返回；</w:t>
        </w:r>
        <w:r w:rsidR="00394756">
          <w:rPr>
            <w:rFonts w:cs="Times New Roman" w:hint="eastAsia"/>
          </w:rPr>
          <w:t>读取</w:t>
        </w:r>
      </w:ins>
      <w:ins w:id="612" w:author="Alex Wang" w:date="2019-04-07T14:22:00Z">
        <w:r w:rsidR="00B42178">
          <w:rPr>
            <w:rFonts w:cs="Times New Roman" w:hint="eastAsia"/>
          </w:rPr>
          <w:t>每个数据块的</w:t>
        </w:r>
      </w:ins>
      <w:ins w:id="613" w:author="Alex Wang" w:date="2019-04-07T14:23:00Z">
        <w:r w:rsidR="009250D7" w:rsidRPr="00DE247E">
          <w:rPr>
            <w:rFonts w:cs="Times New Roman" w:hint="eastAsia"/>
          </w:rPr>
          <w:t>序号VBI/长度</w:t>
        </w:r>
        <w:r w:rsidR="009250D7" w:rsidRPr="00DE247E">
          <w:rPr>
            <w:rFonts w:cs="Times New Roman"/>
          </w:rPr>
          <w:t>/</w:t>
        </w:r>
        <w:r w:rsidR="009250D7" w:rsidRPr="00DE247E">
          <w:rPr>
            <w:rFonts w:cs="Times New Roman" w:hint="eastAsia"/>
          </w:rPr>
          <w:t>存储模式/原文长度</w:t>
        </w:r>
      </w:ins>
      <w:ins w:id="614" w:author="Alex Wang" w:date="2019-04-07T14:24:00Z">
        <w:r w:rsidR="00400CB7">
          <w:rPr>
            <w:rFonts w:cs="Times New Roman" w:hint="eastAsia"/>
          </w:rPr>
          <w:t>，</w:t>
        </w:r>
      </w:ins>
      <w:ins w:id="615" w:author="Alex Wang" w:date="2019-04-07T14:26:00Z">
        <w:r w:rsidR="00DC436E">
          <w:rPr>
            <w:rFonts w:cs="Times New Roman" w:hint="eastAsia"/>
          </w:rPr>
          <w:t>并将原文长度累加计算出文件长度</w:t>
        </w:r>
      </w:ins>
      <w:ins w:id="616" w:author="Alex Wang" w:date="2019-04-07T14:27:00Z">
        <w:r w:rsidR="00162C6D">
          <w:rPr>
            <w:rFonts w:cs="Times New Roman" w:hint="eastAsia"/>
          </w:rPr>
          <w:t>，</w:t>
        </w:r>
      </w:ins>
      <w:del w:id="617" w:author="Alex Wang" w:date="2019-04-23T19:57:00Z">
        <w:r w:rsidR="00B83920" w:rsidRPr="00A2440E" w:rsidDel="007D29BB">
          <w:rPr>
            <w:rFonts w:cs="Times New Roman" w:hint="eastAsia"/>
          </w:rPr>
          <w:delText>从用户</w:delText>
        </w:r>
        <w:r w:rsidR="00B83920" w:rsidRPr="00F22C9A" w:rsidDel="007D29BB">
          <w:rPr>
            <w:rFonts w:cs="Times New Roman" w:hint="eastAsia"/>
          </w:rPr>
          <w:delText>文件去重表DUD</w:delText>
        </w:r>
        <w:r w:rsidR="006C6F46" w:rsidRPr="00DE247E" w:rsidDel="007D29BB">
          <w:rPr>
            <w:rFonts w:cs="Times New Roman" w:hint="eastAsia"/>
          </w:rPr>
          <w:delText>中查询</w:delText>
        </w:r>
      </w:del>
      <w:del w:id="618" w:author="Alex Wang" w:date="2019-04-07T14:26:00Z">
        <w:r w:rsidR="007D010C" w:rsidRPr="00DE247E" w:rsidDel="002E3B4B">
          <w:rPr>
            <w:rFonts w:cs="Times New Roman" w:hint="eastAsia"/>
          </w:rPr>
          <w:delText>该文件</w:delText>
        </w:r>
        <w:r w:rsidR="00B10A90" w:rsidRPr="00DE247E" w:rsidDel="002E3B4B">
          <w:rPr>
            <w:rFonts w:cs="Times New Roman" w:hint="eastAsia"/>
          </w:rPr>
          <w:delText>长度、</w:delText>
        </w:r>
      </w:del>
      <w:del w:id="619" w:author="Alex Wang" w:date="2019-04-07T14:25:00Z">
        <w:r w:rsidR="007D010C" w:rsidRPr="00DE247E" w:rsidDel="00DC436E">
          <w:rPr>
            <w:rFonts w:cs="Times New Roman" w:hint="eastAsia"/>
          </w:rPr>
          <w:delText>有几</w:delText>
        </w:r>
        <w:r w:rsidR="00B10A90" w:rsidRPr="00DE247E" w:rsidDel="00DC436E">
          <w:rPr>
            <w:rFonts w:cs="Times New Roman" w:hint="eastAsia"/>
          </w:rPr>
          <w:delText>个数据</w:delText>
        </w:r>
        <w:r w:rsidR="007D010C" w:rsidRPr="00DE247E" w:rsidDel="00DC436E">
          <w:rPr>
            <w:rFonts w:cs="Times New Roman" w:hint="eastAsia"/>
          </w:rPr>
          <w:delText>块</w:delText>
        </w:r>
      </w:del>
      <w:del w:id="620" w:author="Alex Wang" w:date="2019-04-07T14:26:00Z">
        <w:r w:rsidR="007D010C" w:rsidRPr="00DE247E" w:rsidDel="002E3B4B">
          <w:rPr>
            <w:rFonts w:cs="Times New Roman" w:hint="eastAsia"/>
          </w:rPr>
          <w:delText>、</w:delText>
        </w:r>
      </w:del>
      <w:del w:id="621" w:author="Alex Wang" w:date="2019-04-23T19:57:00Z">
        <w:r w:rsidR="007D010C" w:rsidRPr="00DE247E" w:rsidDel="007D29BB">
          <w:rPr>
            <w:rFonts w:cs="Times New Roman" w:hint="eastAsia"/>
          </w:rPr>
          <w:delText>每</w:delText>
        </w:r>
        <w:r w:rsidR="00B10A90" w:rsidRPr="00DE247E" w:rsidDel="007D29BB">
          <w:rPr>
            <w:rFonts w:cs="Times New Roman" w:hint="eastAsia"/>
          </w:rPr>
          <w:delText>个数据</w:delText>
        </w:r>
        <w:r w:rsidR="007D010C" w:rsidRPr="00DE247E" w:rsidDel="007D29BB">
          <w:rPr>
            <w:rFonts w:cs="Times New Roman" w:hint="eastAsia"/>
          </w:rPr>
          <w:delText>块</w:delText>
        </w:r>
      </w:del>
      <w:del w:id="622" w:author="Alex Wang" w:date="2019-04-07T14:23:00Z">
        <w:r w:rsidR="007D010C" w:rsidRPr="00DE247E" w:rsidDel="009250D7">
          <w:rPr>
            <w:rFonts w:cs="Times New Roman" w:hint="eastAsia"/>
          </w:rPr>
          <w:delText>的</w:delText>
        </w:r>
        <w:r w:rsidR="00B724A6" w:rsidRPr="00DE247E" w:rsidDel="009250D7">
          <w:rPr>
            <w:rFonts w:cs="Times New Roman" w:hint="eastAsia"/>
          </w:rPr>
          <w:delText>序号</w:delText>
        </w:r>
        <w:r w:rsidR="009C135E" w:rsidRPr="00DE247E" w:rsidDel="009250D7">
          <w:rPr>
            <w:rFonts w:cs="Times New Roman" w:hint="eastAsia"/>
          </w:rPr>
          <w:delText>VBI</w:delText>
        </w:r>
        <w:r w:rsidR="00B724A6" w:rsidRPr="00DE247E" w:rsidDel="009250D7">
          <w:rPr>
            <w:rFonts w:cs="Times New Roman" w:hint="eastAsia"/>
          </w:rPr>
          <w:delText>/</w:delText>
        </w:r>
        <w:r w:rsidR="007D010C" w:rsidRPr="00DE247E" w:rsidDel="009250D7">
          <w:rPr>
            <w:rFonts w:cs="Times New Roman" w:hint="eastAsia"/>
          </w:rPr>
          <w:delText>长度</w:delText>
        </w:r>
        <w:r w:rsidR="007D010C" w:rsidRPr="00DE247E" w:rsidDel="009250D7">
          <w:rPr>
            <w:rFonts w:cs="Times New Roman"/>
          </w:rPr>
          <w:delText>/</w:delText>
        </w:r>
        <w:r w:rsidR="000902D5" w:rsidRPr="00DE247E" w:rsidDel="009250D7">
          <w:rPr>
            <w:rFonts w:cs="Times New Roman" w:hint="eastAsia"/>
          </w:rPr>
          <w:delText>存储模式/原文长度</w:delText>
        </w:r>
      </w:del>
      <w:del w:id="623" w:author="Alex Wang" w:date="2019-04-07T14:26:00Z">
        <w:r w:rsidR="000902D5" w:rsidRPr="00DE247E" w:rsidDel="002E3B4B">
          <w:rPr>
            <w:rFonts w:cs="Times New Roman" w:hint="eastAsia"/>
          </w:rPr>
          <w:delText>/</w:delText>
        </w:r>
      </w:del>
      <w:del w:id="624" w:author="Alex Wang" w:date="2019-04-23T19:57:00Z">
        <w:r w:rsidR="009C135E" w:rsidRPr="00DE247E" w:rsidDel="007D29BB">
          <w:rPr>
            <w:rFonts w:cs="Times New Roman" w:hint="eastAsia"/>
          </w:rPr>
          <w:delText>用户加密存储密钥</w:delText>
        </w:r>
        <w:r w:rsidR="007D010C" w:rsidRPr="00DE247E" w:rsidDel="007D29BB">
          <w:rPr>
            <w:rFonts w:cs="Times New Roman"/>
          </w:rPr>
          <w:delText>KEU</w:delText>
        </w:r>
      </w:del>
      <w:ins w:id="625" w:author="Alex Wang" w:date="2019-04-07T14:27:00Z">
        <w:r w:rsidR="00162C6D">
          <w:rPr>
            <w:rFonts w:cs="Times New Roman" w:hint="eastAsia"/>
          </w:rPr>
          <w:t>将以上信息都</w:t>
        </w:r>
      </w:ins>
      <w:ins w:id="626" w:author="Alex Wang" w:date="2019-04-23T19:57:00Z">
        <w:r w:rsidR="00CB32C9">
          <w:rPr>
            <w:rFonts w:cs="Times New Roman" w:hint="eastAsia"/>
          </w:rPr>
          <w:t>返回给</w:t>
        </w:r>
        <w:r w:rsidR="00703240">
          <w:rPr>
            <w:rFonts w:cs="Times New Roman" w:hint="eastAsia"/>
          </w:rPr>
          <w:t>超级节点SNU，SNU连同</w:t>
        </w:r>
      </w:ins>
      <w:ins w:id="627" w:author="Alex Wang" w:date="2019-04-23T19:58:00Z">
        <w:r w:rsidR="00703240">
          <w:rPr>
            <w:rFonts w:cs="Times New Roman" w:hint="eastAsia"/>
          </w:rPr>
          <w:t>数据块的数量和每个数据块的加密存储密钥KEU一起</w:t>
        </w:r>
      </w:ins>
      <w:ins w:id="628" w:author="Alex Wang" w:date="2019-04-07T14:27:00Z">
        <w:r w:rsidR="00162C6D">
          <w:rPr>
            <w:rFonts w:cs="Times New Roman" w:hint="eastAsia"/>
          </w:rPr>
          <w:t>反馈</w:t>
        </w:r>
      </w:ins>
      <w:r w:rsidR="007D010C" w:rsidRPr="00DE247E">
        <w:rPr>
          <w:rFonts w:cs="Times New Roman" w:hint="eastAsia"/>
        </w:rPr>
        <w:t>给</w:t>
      </w:r>
      <w:r w:rsidR="00506769" w:rsidRPr="00DE247E">
        <w:rPr>
          <w:rFonts w:cs="Times New Roman" w:hint="eastAsia"/>
        </w:rPr>
        <w:t>用户端</w:t>
      </w:r>
      <w:r w:rsidR="007D010C" w:rsidRPr="00DE247E">
        <w:rPr>
          <w:rFonts w:cs="Times New Roman" w:hint="eastAsia"/>
        </w:rPr>
        <w:t>；</w:t>
      </w:r>
    </w:p>
    <w:p w14:paraId="4C74FD44" w14:textId="01B61C8E" w:rsidR="00EC173F" w:rsidRDefault="009C5927" w:rsidP="00DE247E">
      <w:pPr>
        <w:pStyle w:val="a4"/>
        <w:numPr>
          <w:ilvl w:val="0"/>
          <w:numId w:val="15"/>
        </w:numPr>
        <w:spacing w:line="360" w:lineRule="auto"/>
        <w:ind w:firstLineChars="0"/>
        <w:rPr>
          <w:ins w:id="629" w:author="Alex Wang" w:date="2019-04-07T14:34:00Z"/>
          <w:rFonts w:cs="Times New Roman"/>
        </w:rPr>
      </w:pPr>
      <w:ins w:id="630" w:author="Alex Wang" w:date="2019-04-07T14:28:00Z">
        <w:r>
          <w:rPr>
            <w:rFonts w:cs="Times New Roman" w:hint="eastAsia"/>
          </w:rPr>
          <w:t>如果</w:t>
        </w:r>
      </w:ins>
      <w:ins w:id="631" w:author="Alex Wang" w:date="2019-04-23T19:58:00Z">
        <w:r w:rsidR="00E10066">
          <w:rPr>
            <w:rFonts w:cs="Times New Roman" w:hint="eastAsia"/>
          </w:rPr>
          <w:t>一个数据块的VBI的最高位为1，</w:t>
        </w:r>
      </w:ins>
      <w:ins w:id="632" w:author="Alex Wang" w:date="2019-04-23T19:59:00Z">
        <w:r w:rsidR="00E10066">
          <w:rPr>
            <w:rFonts w:cs="Times New Roman" w:hint="eastAsia"/>
          </w:rPr>
          <w:t>表明</w:t>
        </w:r>
      </w:ins>
      <w:ins w:id="633" w:author="Alex Wang" w:date="2019-04-07T14:28:00Z">
        <w:r>
          <w:rPr>
            <w:rFonts w:cs="Times New Roman" w:hint="eastAsia"/>
          </w:rPr>
          <w:t>该</w:t>
        </w:r>
      </w:ins>
      <w:ins w:id="634" w:author="Alex Wang" w:date="2019-04-23T20:04:00Z">
        <w:r w:rsidR="00E10066">
          <w:rPr>
            <w:rFonts w:cs="Times New Roman" w:hint="eastAsia"/>
          </w:rPr>
          <w:t>文件被某个监管机构屏蔽，</w:t>
        </w:r>
      </w:ins>
      <w:ins w:id="635" w:author="Alex Wang" w:date="2019-04-23T20:03:00Z">
        <w:r w:rsidR="00E10066">
          <w:rPr>
            <w:rFonts w:cs="Times New Roman" w:hint="eastAsia"/>
          </w:rPr>
          <w:t>VBI</w:t>
        </w:r>
      </w:ins>
      <w:ins w:id="636" w:author="Alex Wang" w:date="2019-04-23T20:06:00Z">
        <w:r w:rsidR="00B02A24">
          <w:rPr>
            <w:rFonts w:cs="Times New Roman" w:hint="eastAsia"/>
          </w:rPr>
          <w:t>只是</w:t>
        </w:r>
      </w:ins>
      <w:ins w:id="637" w:author="Alex Wang" w:date="2019-04-23T20:07:00Z">
        <w:r w:rsidR="00BE395B">
          <w:rPr>
            <w:rFonts w:cs="Times New Roman" w:hint="eastAsia"/>
          </w:rPr>
          <w:t>一个</w:t>
        </w:r>
      </w:ins>
      <w:ins w:id="638" w:author="Alex Wang" w:date="2019-04-23T20:06:00Z">
        <w:r w:rsidR="00B02A24">
          <w:rPr>
            <w:rFonts w:cs="Times New Roman" w:hint="eastAsia"/>
          </w:rPr>
          <w:t>索引</w:t>
        </w:r>
      </w:ins>
      <w:ins w:id="639" w:author="Alex Wang" w:date="2019-04-23T20:04:00Z">
        <w:r w:rsidR="00E10066">
          <w:rPr>
            <w:rFonts w:cs="Times New Roman" w:hint="eastAsia"/>
          </w:rPr>
          <w:t>，</w:t>
        </w:r>
      </w:ins>
      <w:ins w:id="640" w:author="Alex Wang" w:date="2019-04-23T20:05:00Z">
        <w:r w:rsidR="00E10066">
          <w:rPr>
            <w:rFonts w:cs="Times New Roman" w:hint="eastAsia"/>
          </w:rPr>
          <w:t>如果不在该监管机构所在的监管区的话，可以</w:t>
        </w:r>
        <w:r w:rsidR="00B02A24">
          <w:rPr>
            <w:rFonts w:cs="Times New Roman" w:hint="eastAsia"/>
          </w:rPr>
          <w:t>查询获取真正的VBI</w:t>
        </w:r>
      </w:ins>
      <w:ins w:id="641" w:author="Alex Wang" w:date="2019-04-23T20:06:00Z">
        <w:r w:rsidR="00BE395B">
          <w:rPr>
            <w:rFonts w:cs="Times New Roman" w:hint="eastAsia"/>
          </w:rPr>
          <w:t>，具体方法是</w:t>
        </w:r>
      </w:ins>
      <w:ins w:id="642" w:author="Alex Wang" w:date="2019-04-23T20:07:00Z">
        <w:r w:rsidR="00BE395B">
          <w:rPr>
            <w:rFonts w:cs="Times New Roman" w:hint="eastAsia"/>
          </w:rPr>
          <w:t>从VBI</w:t>
        </w:r>
      </w:ins>
      <w:ins w:id="643" w:author="Alex Wang" w:date="2019-04-07T14:30:00Z">
        <w:r>
          <w:rPr>
            <w:rFonts w:cs="Times New Roman" w:hint="eastAsia"/>
          </w:rPr>
          <w:t>中找出相关的监管</w:t>
        </w:r>
      </w:ins>
      <w:ins w:id="644" w:author="Alex Wang" w:date="2019-04-23T20:07:00Z">
        <w:r w:rsidR="001F1B53">
          <w:rPr>
            <w:rFonts w:cs="Times New Roman" w:hint="eastAsia"/>
          </w:rPr>
          <w:t>区</w:t>
        </w:r>
      </w:ins>
      <w:ins w:id="645" w:author="Alex Wang" w:date="2019-04-07T14:30:00Z">
        <w:r>
          <w:rPr>
            <w:rFonts w:cs="Times New Roman" w:hint="eastAsia"/>
          </w:rPr>
          <w:t>编号以及流水号，</w:t>
        </w:r>
      </w:ins>
      <w:ins w:id="646" w:author="Alex Wang" w:date="2019-04-07T14:31:00Z">
        <w:r w:rsidR="00DA022D">
          <w:rPr>
            <w:rFonts w:cs="Times New Roman" w:hint="eastAsia"/>
          </w:rPr>
          <w:t>用该流水号向</w:t>
        </w:r>
      </w:ins>
      <w:ins w:id="647" w:author="Alex Wang" w:date="2019-04-07T14:30:00Z">
        <w:r w:rsidR="00DA022D">
          <w:rPr>
            <w:rFonts w:cs="Times New Roman" w:hint="eastAsia"/>
          </w:rPr>
          <w:t>该监管</w:t>
        </w:r>
      </w:ins>
      <w:ins w:id="648" w:author="Alex Wang" w:date="2019-04-23T20:07:00Z">
        <w:r w:rsidR="001F1B53">
          <w:rPr>
            <w:rFonts w:cs="Times New Roman" w:hint="eastAsia"/>
          </w:rPr>
          <w:t>区</w:t>
        </w:r>
      </w:ins>
      <w:ins w:id="649" w:author="Alex Wang" w:date="2019-04-07T14:30:00Z">
        <w:r w:rsidR="00DA022D">
          <w:rPr>
            <w:rFonts w:cs="Times New Roman" w:hint="eastAsia"/>
          </w:rPr>
          <w:t>的</w:t>
        </w:r>
      </w:ins>
      <w:ins w:id="650" w:author="Alex Wang" w:date="2019-04-23T20:08:00Z">
        <w:r w:rsidR="00F84DAB">
          <w:rPr>
            <w:rFonts w:cs="Times New Roman" w:hint="eastAsia"/>
          </w:rPr>
          <w:t>索引</w:t>
        </w:r>
      </w:ins>
      <w:ins w:id="651" w:author="Alex Wang" w:date="2019-04-07T14:30:00Z">
        <w:r w:rsidR="00DA022D">
          <w:rPr>
            <w:rFonts w:cs="Times New Roman" w:hint="eastAsia"/>
          </w:rPr>
          <w:t>服务</w:t>
        </w:r>
      </w:ins>
      <w:ins w:id="652" w:author="Alex Wang" w:date="2019-04-07T14:31:00Z">
        <w:r w:rsidR="00DA022D">
          <w:rPr>
            <w:rFonts w:cs="Times New Roman" w:hint="eastAsia"/>
          </w:rPr>
          <w:t>请求原始</w:t>
        </w:r>
      </w:ins>
      <w:ins w:id="653" w:author="Alex Wang" w:date="2019-04-23T20:08:00Z">
        <w:r w:rsidR="00F84DAB">
          <w:rPr>
            <w:rFonts w:cs="Times New Roman" w:hint="eastAsia"/>
          </w:rPr>
          <w:t>VBI</w:t>
        </w:r>
      </w:ins>
      <w:ins w:id="654" w:author="Alex Wang" w:date="2019-04-07T14:31:00Z">
        <w:r w:rsidR="00582655">
          <w:rPr>
            <w:rFonts w:cs="Times New Roman" w:hint="eastAsia"/>
          </w:rPr>
          <w:t>；</w:t>
        </w:r>
      </w:ins>
    </w:p>
    <w:p w14:paraId="21F2C6C2" w14:textId="426B11D9" w:rsidR="009C5927" w:rsidRDefault="00582655" w:rsidP="00DE247E">
      <w:pPr>
        <w:pStyle w:val="a4"/>
        <w:numPr>
          <w:ilvl w:val="0"/>
          <w:numId w:val="15"/>
        </w:numPr>
        <w:spacing w:line="360" w:lineRule="auto"/>
        <w:ind w:firstLineChars="0"/>
        <w:rPr>
          <w:ins w:id="655" w:author="Alex Wang" w:date="2019-04-07T14:34:00Z"/>
          <w:rFonts w:cs="Times New Roman"/>
        </w:rPr>
      </w:pPr>
      <w:ins w:id="656" w:author="Alex Wang" w:date="2019-04-07T14:32:00Z">
        <w:r>
          <w:rPr>
            <w:rFonts w:cs="Times New Roman" w:hint="eastAsia"/>
          </w:rPr>
          <w:t>如果</w:t>
        </w:r>
        <w:r w:rsidR="00AB5261">
          <w:rPr>
            <w:rFonts w:cs="Times New Roman" w:hint="eastAsia"/>
          </w:rPr>
          <w:t>无法访问该监管</w:t>
        </w:r>
      </w:ins>
      <w:ins w:id="657" w:author="Alex Wang" w:date="2019-04-23T20:08:00Z">
        <w:r w:rsidR="00F84DAB">
          <w:rPr>
            <w:rFonts w:cs="Times New Roman" w:hint="eastAsia"/>
          </w:rPr>
          <w:t>区</w:t>
        </w:r>
      </w:ins>
      <w:ins w:id="658" w:author="Alex Wang" w:date="2019-04-07T14:32:00Z">
        <w:r w:rsidR="00AB5261">
          <w:rPr>
            <w:rFonts w:cs="Times New Roman" w:hint="eastAsia"/>
          </w:rPr>
          <w:t>的</w:t>
        </w:r>
      </w:ins>
      <w:ins w:id="659" w:author="Alex Wang" w:date="2019-04-23T20:08:00Z">
        <w:r w:rsidR="00F84DAB">
          <w:rPr>
            <w:rFonts w:cs="Times New Roman" w:hint="eastAsia"/>
          </w:rPr>
          <w:t>索引</w:t>
        </w:r>
      </w:ins>
      <w:ins w:id="660" w:author="Alex Wang" w:date="2019-04-07T14:32:00Z">
        <w:r w:rsidR="00AB5261">
          <w:rPr>
            <w:rFonts w:cs="Times New Roman" w:hint="eastAsia"/>
          </w:rPr>
          <w:t>服务，则意味着用户</w:t>
        </w:r>
        <w:proofErr w:type="gramStart"/>
        <w:r w:rsidR="00AB5261">
          <w:rPr>
            <w:rFonts w:cs="Times New Roman" w:hint="eastAsia"/>
          </w:rPr>
          <w:t>端所在</w:t>
        </w:r>
        <w:proofErr w:type="gramEnd"/>
        <w:r w:rsidR="00AB5261">
          <w:rPr>
            <w:rFonts w:cs="Times New Roman" w:hint="eastAsia"/>
          </w:rPr>
          <w:t>区域属于</w:t>
        </w:r>
      </w:ins>
      <w:ins w:id="661" w:author="Alex Wang" w:date="2019-04-07T14:33:00Z">
        <w:r w:rsidR="00AB5261">
          <w:rPr>
            <w:rFonts w:cs="Times New Roman" w:hint="eastAsia"/>
          </w:rPr>
          <w:t>该</w:t>
        </w:r>
      </w:ins>
      <w:ins w:id="662" w:author="Alex Wang" w:date="2019-04-07T14:32:00Z">
        <w:r w:rsidR="00AB5261">
          <w:rPr>
            <w:rFonts w:cs="Times New Roman" w:hint="eastAsia"/>
          </w:rPr>
          <w:t>监管机构管辖范围，</w:t>
        </w:r>
      </w:ins>
      <w:ins w:id="663" w:author="Alex Wang" w:date="2019-04-07T14:33:00Z">
        <w:r w:rsidR="00AB5261">
          <w:rPr>
            <w:rFonts w:cs="Times New Roman" w:hint="eastAsia"/>
          </w:rPr>
          <w:t>该文件被本地区有权限的监管机构所屏蔽，该文件无法读取， 报错返回</w:t>
        </w:r>
      </w:ins>
      <w:ins w:id="664" w:author="Alex Wang" w:date="2019-04-07T14:34:00Z">
        <w:r w:rsidR="00EC173F">
          <w:rPr>
            <w:rFonts w:cs="Times New Roman" w:hint="eastAsia"/>
          </w:rPr>
          <w:t>；</w:t>
        </w:r>
      </w:ins>
    </w:p>
    <w:p w14:paraId="47FF35F5" w14:textId="77F65E9D" w:rsidR="00EC173F" w:rsidRDefault="00EC173F" w:rsidP="00DE247E">
      <w:pPr>
        <w:pStyle w:val="a4"/>
        <w:numPr>
          <w:ilvl w:val="0"/>
          <w:numId w:val="15"/>
        </w:numPr>
        <w:spacing w:line="360" w:lineRule="auto"/>
        <w:ind w:firstLineChars="0"/>
        <w:rPr>
          <w:ins w:id="665" w:author="Alex Wang" w:date="2019-04-07T14:28:00Z"/>
          <w:rFonts w:cs="Times New Roman"/>
        </w:rPr>
      </w:pPr>
      <w:ins w:id="666" w:author="Alex Wang" w:date="2019-04-07T14:34:00Z">
        <w:r>
          <w:rPr>
            <w:rFonts w:cs="Times New Roman" w:hint="eastAsia"/>
          </w:rPr>
          <w:t>如果取回的</w:t>
        </w:r>
      </w:ins>
      <w:ins w:id="667" w:author="Alex Wang" w:date="2019-04-23T20:08:00Z">
        <w:r w:rsidR="00F84DAB">
          <w:rPr>
            <w:rFonts w:cs="Times New Roman" w:hint="eastAsia"/>
          </w:rPr>
          <w:t>VBI</w:t>
        </w:r>
      </w:ins>
      <w:ins w:id="668" w:author="Alex Wang" w:date="2019-04-07T14:34:00Z">
        <w:r>
          <w:rPr>
            <w:rFonts w:cs="Times New Roman" w:hint="eastAsia"/>
          </w:rPr>
          <w:t>仍然是被屏蔽的</w:t>
        </w:r>
      </w:ins>
      <w:ins w:id="669" w:author="Alex Wang" w:date="2019-04-23T20:08:00Z">
        <w:r w:rsidR="00F84DAB">
          <w:rPr>
            <w:rFonts w:cs="Times New Roman" w:hint="eastAsia"/>
          </w:rPr>
          <w:t>（即</w:t>
        </w:r>
      </w:ins>
      <w:ins w:id="670" w:author="Alex Wang" w:date="2019-04-23T20:09:00Z">
        <w:r w:rsidR="00F84DAB">
          <w:rPr>
            <w:rFonts w:cs="Times New Roman" w:hint="eastAsia"/>
          </w:rPr>
          <w:t>最高位为1</w:t>
        </w:r>
      </w:ins>
      <w:ins w:id="671" w:author="Alex Wang" w:date="2019-04-23T20:08:00Z">
        <w:r w:rsidR="00F84DAB">
          <w:rPr>
            <w:rFonts w:cs="Times New Roman" w:hint="eastAsia"/>
          </w:rPr>
          <w:t>）</w:t>
        </w:r>
      </w:ins>
      <w:ins w:id="672" w:author="Alex Wang" w:date="2019-04-07T14:34:00Z">
        <w:r>
          <w:rPr>
            <w:rFonts w:cs="Times New Roman" w:hint="eastAsia"/>
          </w:rPr>
          <w:t>，则</w:t>
        </w:r>
      </w:ins>
      <w:ins w:id="673" w:author="Alex Wang" w:date="2019-04-07T14:35:00Z">
        <w:r w:rsidR="00B55F8C">
          <w:rPr>
            <w:rFonts w:cs="Times New Roman" w:hint="eastAsia"/>
          </w:rPr>
          <w:t>重复步骤</w:t>
        </w:r>
      </w:ins>
      <w:ins w:id="674" w:author="Alex Wang" w:date="2019-04-23T20:09:00Z">
        <w:r w:rsidR="00F84DAB">
          <w:rPr>
            <w:rFonts w:cs="Times New Roman"/>
          </w:rPr>
          <w:t>d</w:t>
        </w:r>
      </w:ins>
      <w:ins w:id="675" w:author="Alex Wang" w:date="2019-04-07T14:36:00Z">
        <w:r w:rsidR="00E3500B">
          <w:rPr>
            <w:rFonts w:cs="Times New Roman" w:hint="eastAsia"/>
          </w:rPr>
          <w:t>和步骤</w:t>
        </w:r>
      </w:ins>
      <w:ins w:id="676" w:author="Alex Wang" w:date="2019-04-23T20:09:00Z">
        <w:r w:rsidR="00F84DAB">
          <w:rPr>
            <w:rFonts w:cs="Times New Roman"/>
          </w:rPr>
          <w:t>e</w:t>
        </w:r>
      </w:ins>
      <w:ins w:id="677" w:author="Alex Wang" w:date="2019-04-07T14:36:00Z">
        <w:r w:rsidR="00E3500B">
          <w:rPr>
            <w:rFonts w:cs="Times New Roman" w:hint="eastAsia"/>
          </w:rPr>
          <w:t>，直到找到真正的原始</w:t>
        </w:r>
      </w:ins>
      <w:ins w:id="678" w:author="Alex Wang" w:date="2019-04-23T20:09:00Z">
        <w:r w:rsidR="00F84DAB">
          <w:rPr>
            <w:rFonts w:cs="Times New Roman" w:hint="eastAsia"/>
          </w:rPr>
          <w:t>V</w:t>
        </w:r>
        <w:r w:rsidR="00F84DAB">
          <w:rPr>
            <w:rFonts w:cs="Times New Roman"/>
          </w:rPr>
          <w:t>BI</w:t>
        </w:r>
      </w:ins>
      <w:ins w:id="679" w:author="Alex Wang" w:date="2019-04-07T14:36:00Z">
        <w:r w:rsidR="00E3500B">
          <w:rPr>
            <w:rFonts w:cs="Times New Roman" w:hint="eastAsia"/>
          </w:rPr>
          <w:t>；</w:t>
        </w:r>
      </w:ins>
    </w:p>
    <w:p w14:paraId="2E33675D" w14:textId="6B19F92A" w:rsidR="007D010C" w:rsidRPr="00DE247E" w:rsidDel="005202F3" w:rsidRDefault="00506769" w:rsidP="00DE247E">
      <w:pPr>
        <w:pStyle w:val="a4"/>
        <w:numPr>
          <w:ilvl w:val="0"/>
          <w:numId w:val="15"/>
        </w:numPr>
        <w:spacing w:line="360" w:lineRule="auto"/>
        <w:ind w:firstLineChars="0"/>
        <w:rPr>
          <w:del w:id="680" w:author="Alex Wang" w:date="2019-04-07T14:36:00Z"/>
          <w:rFonts w:cs="Times New Roman"/>
        </w:rPr>
      </w:pPr>
      <w:del w:id="681" w:author="Alex Wang" w:date="2019-04-07T14:36:00Z">
        <w:r w:rsidRPr="00DE247E" w:rsidDel="005202F3">
          <w:rPr>
            <w:rFonts w:cs="Times New Roman" w:hint="eastAsia"/>
          </w:rPr>
          <w:delText>用户端</w:delText>
        </w:r>
        <w:r w:rsidR="007D010C" w:rsidRPr="00DE247E" w:rsidDel="005202F3">
          <w:rPr>
            <w:rFonts w:cs="Times New Roman" w:hint="eastAsia"/>
          </w:rPr>
          <w:delText>以用户存储私玥</w:delText>
        </w:r>
        <w:r w:rsidR="00232BFA" w:rsidDel="005202F3">
          <w:rPr>
            <w:rFonts w:cs="Times New Roman"/>
          </w:rPr>
          <w:delText>KUE</w:delText>
        </w:r>
        <w:r w:rsidR="007D010C" w:rsidRPr="00DE247E" w:rsidDel="005202F3">
          <w:rPr>
            <w:rFonts w:cs="Times New Roman"/>
          </w:rPr>
          <w:delText>s</w:delText>
        </w:r>
        <w:r w:rsidR="007D010C" w:rsidRPr="00DE247E" w:rsidDel="005202F3">
          <w:rPr>
            <w:rFonts w:cs="Times New Roman" w:hint="eastAsia"/>
          </w:rPr>
          <w:delText>对</w:delText>
        </w:r>
        <w:r w:rsidR="00767327" w:rsidRPr="00DE247E" w:rsidDel="005202F3">
          <w:rPr>
            <w:rFonts w:cs="Times New Roman" w:hint="eastAsia"/>
          </w:rPr>
          <w:delText>每块数据的</w:delText>
        </w:r>
        <w:r w:rsidR="007D010C" w:rsidRPr="00DE247E" w:rsidDel="005202F3">
          <w:rPr>
            <w:rFonts w:cs="Times New Roman"/>
          </w:rPr>
          <w:delText>KEU</w:delText>
        </w:r>
        <w:r w:rsidR="007D010C" w:rsidRPr="00DE247E" w:rsidDel="005202F3">
          <w:rPr>
            <w:rFonts w:cs="Times New Roman" w:hint="eastAsia"/>
          </w:rPr>
          <w:delText>进行解密，得到存储密钥</w:delText>
        </w:r>
        <w:r w:rsidR="007D010C" w:rsidRPr="00DE247E" w:rsidDel="005202F3">
          <w:rPr>
            <w:rFonts w:cs="Times New Roman"/>
          </w:rPr>
          <w:delText>KS</w:delText>
        </w:r>
        <w:r w:rsidR="007D010C" w:rsidRPr="00DE247E" w:rsidDel="005202F3">
          <w:rPr>
            <w:rFonts w:cs="Times New Roman" w:hint="eastAsia"/>
          </w:rPr>
          <w:delText>；</w:delText>
        </w:r>
      </w:del>
    </w:p>
    <w:p w14:paraId="05112711" w14:textId="2C8B4B6D" w:rsidR="007D010C" w:rsidRPr="00A2440E" w:rsidRDefault="00506769" w:rsidP="00DE247E">
      <w:pPr>
        <w:pStyle w:val="a4"/>
        <w:numPr>
          <w:ilvl w:val="0"/>
          <w:numId w:val="15"/>
        </w:numPr>
        <w:spacing w:line="360" w:lineRule="auto"/>
        <w:ind w:firstLineChars="0"/>
        <w:rPr>
          <w:rFonts w:cs="Times New Roman"/>
        </w:rPr>
      </w:pPr>
      <w:r w:rsidRPr="00DE247E">
        <w:rPr>
          <w:rFonts w:cs="Times New Roman" w:hint="eastAsia"/>
        </w:rPr>
        <w:t>用户端</w:t>
      </w:r>
      <w:r w:rsidR="007D010C" w:rsidRPr="00DE247E">
        <w:rPr>
          <w:rFonts w:cs="Times New Roman" w:hint="eastAsia"/>
        </w:rPr>
        <w:t>将每</w:t>
      </w:r>
      <w:r w:rsidR="0036059A">
        <w:rPr>
          <w:rFonts w:cs="Times New Roman" w:hint="eastAsia"/>
        </w:rPr>
        <w:t>个</w:t>
      </w:r>
      <w:r w:rsidR="007D010C" w:rsidRPr="003B6DB0">
        <w:rPr>
          <w:rFonts w:cs="Times New Roman" w:hint="eastAsia"/>
        </w:rPr>
        <w:t>数据</w:t>
      </w:r>
      <w:r w:rsidR="0036059A">
        <w:rPr>
          <w:rFonts w:cs="Times New Roman" w:hint="eastAsia"/>
        </w:rPr>
        <w:t>块</w:t>
      </w:r>
      <w:r w:rsidR="007D010C" w:rsidRPr="003B6DB0">
        <w:rPr>
          <w:rFonts w:cs="Times New Roman" w:hint="eastAsia"/>
        </w:rPr>
        <w:t>的</w:t>
      </w:r>
      <w:r w:rsidR="00066F1A" w:rsidRPr="003B6DB0">
        <w:rPr>
          <w:rFonts w:cs="Times New Roman" w:hint="eastAsia"/>
        </w:rPr>
        <w:t>序号</w:t>
      </w:r>
      <w:r w:rsidR="007B7701" w:rsidRPr="00B32950">
        <w:rPr>
          <w:rFonts w:cs="Times New Roman" w:hint="eastAsia"/>
        </w:rPr>
        <w:t>VBI</w:t>
      </w:r>
      <w:r w:rsidR="007D010C" w:rsidRPr="002E1474">
        <w:rPr>
          <w:rFonts w:cs="Times New Roman" w:hint="eastAsia"/>
        </w:rPr>
        <w:t>发给</w:t>
      </w:r>
      <w:r w:rsidR="00066F1A" w:rsidRPr="002E1474">
        <w:rPr>
          <w:rFonts w:cs="Times New Roman" w:hint="eastAsia"/>
        </w:rPr>
        <w:t>该</w:t>
      </w:r>
      <w:r w:rsidR="00066F1A" w:rsidRPr="002279C9">
        <w:rPr>
          <w:rFonts w:cs="Times New Roman" w:hint="eastAsia"/>
        </w:rPr>
        <w:t>数据</w:t>
      </w:r>
      <w:r w:rsidR="0036059A">
        <w:rPr>
          <w:rFonts w:cs="Times New Roman" w:hint="eastAsia"/>
        </w:rPr>
        <w:t>块</w:t>
      </w:r>
      <w:r w:rsidR="007D010C" w:rsidRPr="003B6DB0">
        <w:rPr>
          <w:rFonts w:cs="Times New Roman" w:hint="eastAsia"/>
        </w:rPr>
        <w:t>对应的超级节</w:t>
      </w:r>
      <w:r w:rsidR="007D010C" w:rsidRPr="00B32950">
        <w:rPr>
          <w:rFonts w:cs="Times New Roman" w:hint="eastAsia"/>
        </w:rPr>
        <w:t>点</w:t>
      </w:r>
      <w:del w:id="682" w:author="Alex Wang" w:date="2019-04-03T13:11:00Z">
        <w:r w:rsidR="00D54FF4" w:rsidRPr="00EE79EA" w:rsidDel="00427C59">
          <w:rPr>
            <w:rFonts w:cs="Times New Roman"/>
          </w:rPr>
          <w:delText>BPD</w:delText>
        </w:r>
      </w:del>
      <w:ins w:id="683" w:author="Alex Wang" w:date="2019-04-03T13:11:00Z">
        <w:r w:rsidR="00427C59">
          <w:rPr>
            <w:rFonts w:cs="Times New Roman"/>
          </w:rPr>
          <w:t>SND</w:t>
        </w:r>
      </w:ins>
      <w:r w:rsidR="00066F1A" w:rsidRPr="002E1474">
        <w:rPr>
          <w:rFonts w:cs="Times New Roman" w:hint="eastAsia"/>
        </w:rPr>
        <w:t>（</w:t>
      </w:r>
      <w:r w:rsidR="00340569" w:rsidRPr="002E1474">
        <w:rPr>
          <w:rFonts w:cs="Times New Roman" w:hint="eastAsia"/>
        </w:rPr>
        <w:t>从</w:t>
      </w:r>
      <w:del w:id="684" w:author="Alex Wang" w:date="2019-04-12T01:55:00Z">
        <w:r w:rsidR="00066F1A" w:rsidRPr="002279C9" w:rsidDel="008D3A61">
          <w:rPr>
            <w:rFonts w:cs="Times New Roman" w:hint="eastAsia"/>
          </w:rPr>
          <w:delText>存储模式</w:delText>
        </w:r>
      </w:del>
      <w:ins w:id="685" w:author="Alex Wang" w:date="2019-04-12T01:55:00Z">
        <w:r w:rsidR="008D3A61">
          <w:rPr>
            <w:rFonts w:cs="Times New Roman" w:hint="eastAsia"/>
          </w:rPr>
          <w:t>VBI</w:t>
        </w:r>
      </w:ins>
      <w:r w:rsidR="00066F1A" w:rsidRPr="002279C9">
        <w:rPr>
          <w:rFonts w:cs="Times New Roman" w:hint="eastAsia"/>
        </w:rPr>
        <w:t>中获取</w:t>
      </w:r>
      <w:r w:rsidR="00B47E0E" w:rsidRPr="002279C9">
        <w:rPr>
          <w:rFonts w:cs="Times New Roman" w:hint="eastAsia"/>
        </w:rPr>
        <w:t>超级节点编号</w:t>
      </w:r>
      <w:r w:rsidR="00066F1A" w:rsidRPr="002279C9">
        <w:rPr>
          <w:rFonts w:cs="Times New Roman" w:hint="eastAsia"/>
        </w:rPr>
        <w:t>）</w:t>
      </w:r>
      <w:r w:rsidR="007D010C" w:rsidRPr="007D537E">
        <w:rPr>
          <w:rFonts w:cs="Times New Roman" w:hint="eastAsia"/>
        </w:rPr>
        <w:t>，</w:t>
      </w:r>
      <w:del w:id="686" w:author="Alex Wang" w:date="2019-04-03T13:11:00Z">
        <w:r w:rsidR="00D54FF4" w:rsidRPr="00FB4C4C" w:rsidDel="00427C59">
          <w:rPr>
            <w:rFonts w:cs="Times New Roman"/>
          </w:rPr>
          <w:delText>BPD</w:delText>
        </w:r>
      </w:del>
      <w:ins w:id="687" w:author="Alex Wang" w:date="2019-04-03T13:11:00Z">
        <w:r w:rsidR="00427C59">
          <w:rPr>
            <w:rFonts w:cs="Times New Roman"/>
          </w:rPr>
          <w:t>SND</w:t>
        </w:r>
      </w:ins>
      <w:r w:rsidR="007D010C" w:rsidRPr="00FB4C4C">
        <w:rPr>
          <w:rFonts w:cs="Times New Roman" w:hint="eastAsia"/>
        </w:rPr>
        <w:t>返回</w:t>
      </w:r>
      <w:r w:rsidR="00D9226A" w:rsidRPr="00A2440E">
        <w:rPr>
          <w:rFonts w:cs="Times New Roman" w:hint="eastAsia"/>
        </w:rPr>
        <w:t>该</w:t>
      </w:r>
      <w:r w:rsidR="00D9226A" w:rsidRPr="00F22C9A">
        <w:rPr>
          <w:rFonts w:cs="Times New Roman" w:hint="eastAsia"/>
        </w:rPr>
        <w:t>数据</w:t>
      </w:r>
      <w:r w:rsidR="00473EB7">
        <w:rPr>
          <w:rFonts w:cs="Times New Roman" w:hint="eastAsia"/>
        </w:rPr>
        <w:t>块</w:t>
      </w:r>
      <w:r w:rsidR="00D9226A" w:rsidRPr="003B6DB0">
        <w:rPr>
          <w:rFonts w:cs="Times New Roman" w:hint="eastAsia"/>
        </w:rPr>
        <w:t>的</w:t>
      </w:r>
      <w:r w:rsidR="00473EB7">
        <w:rPr>
          <w:rFonts w:cs="Times New Roman" w:hint="eastAsia"/>
        </w:rPr>
        <w:t>明文H</w:t>
      </w:r>
      <w:r w:rsidR="00473EB7">
        <w:rPr>
          <w:rFonts w:cs="Times New Roman"/>
        </w:rPr>
        <w:t>ash</w:t>
      </w:r>
      <w:r w:rsidR="00473EB7">
        <w:rPr>
          <w:rFonts w:cs="Times New Roman" w:hint="eastAsia"/>
        </w:rPr>
        <w:t>值VHP、</w:t>
      </w:r>
      <w:r w:rsidR="00D9226A" w:rsidRPr="003B6DB0">
        <w:rPr>
          <w:rFonts w:cs="Times New Roman" w:hint="eastAsia"/>
        </w:rPr>
        <w:t>每个数据分片的H</w:t>
      </w:r>
      <w:r w:rsidR="00D9226A" w:rsidRPr="00B32950">
        <w:rPr>
          <w:rFonts w:cs="Times New Roman"/>
        </w:rPr>
        <w:t>ash</w:t>
      </w:r>
      <w:r w:rsidR="00D9226A" w:rsidRPr="00B32950">
        <w:rPr>
          <w:rFonts w:cs="Times New Roman" w:hint="eastAsia"/>
        </w:rPr>
        <w:t>值</w:t>
      </w:r>
      <w:r w:rsidR="007D010C" w:rsidRPr="00EE79EA">
        <w:rPr>
          <w:rFonts w:cs="Times New Roman"/>
        </w:rPr>
        <w:t>VHF</w:t>
      </w:r>
      <w:r w:rsidR="007D010C" w:rsidRPr="002E1474">
        <w:rPr>
          <w:rFonts w:cs="Times New Roman" w:hint="eastAsia"/>
        </w:rPr>
        <w:t>及其对应</w:t>
      </w:r>
      <w:del w:id="688" w:author="Alex Wang" w:date="2019-04-23T21:22:00Z">
        <w:r w:rsidR="007D010C" w:rsidRPr="002E1474" w:rsidDel="00AF4E7B">
          <w:rPr>
            <w:rFonts w:cs="Times New Roman" w:hint="eastAsia"/>
          </w:rPr>
          <w:delText>存储节点</w:delText>
        </w:r>
      </w:del>
      <w:ins w:id="689" w:author="Alex Wang" w:date="2019-04-23T21:22:00Z">
        <w:r w:rsidR="00AF4E7B">
          <w:rPr>
            <w:rFonts w:cs="Times New Roman" w:hint="eastAsia"/>
          </w:rPr>
          <w:t>数据节点</w:t>
        </w:r>
      </w:ins>
      <w:r w:rsidR="007D010C" w:rsidRPr="002279C9">
        <w:rPr>
          <w:rFonts w:cs="Times New Roman" w:hint="eastAsia"/>
        </w:rPr>
        <w:t>的</w:t>
      </w:r>
      <w:r w:rsidR="007D010C" w:rsidRPr="002279C9">
        <w:rPr>
          <w:rFonts w:cs="Times New Roman"/>
        </w:rPr>
        <w:t>ID</w:t>
      </w:r>
      <w:r w:rsidR="007D010C" w:rsidRPr="00A2440E">
        <w:rPr>
          <w:rFonts w:cs="Times New Roman" w:hint="eastAsia"/>
        </w:rPr>
        <w:t>；</w:t>
      </w:r>
    </w:p>
    <w:p w14:paraId="661A8531" w14:textId="76D95ACD" w:rsidR="00B87E19" w:rsidRDefault="00506769" w:rsidP="00B87E19">
      <w:pPr>
        <w:pStyle w:val="a4"/>
        <w:numPr>
          <w:ilvl w:val="0"/>
          <w:numId w:val="15"/>
        </w:numPr>
        <w:spacing w:line="360" w:lineRule="auto"/>
        <w:ind w:firstLineChars="0"/>
        <w:rPr>
          <w:rFonts w:cs="Times New Roman"/>
        </w:rPr>
      </w:pPr>
      <w:r w:rsidRPr="00F22C9A">
        <w:rPr>
          <w:rFonts w:cs="Times New Roman" w:hint="eastAsia"/>
        </w:rPr>
        <w:t>用户端</w:t>
      </w:r>
      <w:r w:rsidR="007D010C" w:rsidRPr="00F22C9A">
        <w:rPr>
          <w:rFonts w:cs="Times New Roman" w:hint="eastAsia"/>
        </w:rPr>
        <w:t>向各</w:t>
      </w:r>
      <w:r w:rsidR="00B87E19">
        <w:rPr>
          <w:rFonts w:cs="Times New Roman" w:hint="eastAsia"/>
        </w:rPr>
        <w:t>数据</w:t>
      </w:r>
      <w:r w:rsidR="007D010C" w:rsidRPr="003B6DB0">
        <w:rPr>
          <w:rFonts w:cs="Times New Roman" w:hint="eastAsia"/>
        </w:rPr>
        <w:t>分片的</w:t>
      </w:r>
      <w:del w:id="690" w:author="Alex Wang" w:date="2019-04-23T21:22:00Z">
        <w:r w:rsidR="007D010C" w:rsidRPr="003B6DB0" w:rsidDel="00AF4E7B">
          <w:rPr>
            <w:rFonts w:cs="Times New Roman" w:hint="eastAsia"/>
          </w:rPr>
          <w:delText>存储节点</w:delText>
        </w:r>
      </w:del>
      <w:ins w:id="691" w:author="Alex Wang" w:date="2019-04-23T21:22:00Z">
        <w:r w:rsidR="00AF4E7B">
          <w:rPr>
            <w:rFonts w:cs="Times New Roman" w:hint="eastAsia"/>
          </w:rPr>
          <w:t>数据节点</w:t>
        </w:r>
      </w:ins>
      <w:r w:rsidR="007D010C" w:rsidRPr="003B6DB0">
        <w:rPr>
          <w:rFonts w:cs="Times New Roman" w:hint="eastAsia"/>
        </w:rPr>
        <w:t>请求数据，</w:t>
      </w:r>
      <w:r w:rsidR="00B87E19">
        <w:rPr>
          <w:rFonts w:cs="Times New Roman" w:hint="eastAsia"/>
        </w:rPr>
        <w:t>验证各数据分片的H</w:t>
      </w:r>
      <w:r w:rsidR="00B87E19">
        <w:rPr>
          <w:rFonts w:cs="Times New Roman"/>
        </w:rPr>
        <w:t>ash</w:t>
      </w:r>
      <w:r w:rsidR="00B87E19">
        <w:rPr>
          <w:rFonts w:cs="Times New Roman" w:hint="eastAsia"/>
        </w:rPr>
        <w:t>值是否正确；</w:t>
      </w:r>
    </w:p>
    <w:p w14:paraId="0417B4F4" w14:textId="5CF1B59D" w:rsidR="00B87E19" w:rsidRDefault="00596D1C" w:rsidP="00B87E19">
      <w:pPr>
        <w:pStyle w:val="a4"/>
        <w:numPr>
          <w:ilvl w:val="0"/>
          <w:numId w:val="15"/>
        </w:numPr>
        <w:spacing w:line="360" w:lineRule="auto"/>
        <w:ind w:firstLineChars="0"/>
        <w:rPr>
          <w:rFonts w:cs="Times New Roman"/>
        </w:rPr>
      </w:pPr>
      <w:r>
        <w:rPr>
          <w:rFonts w:cs="Times New Roman" w:hint="eastAsia"/>
        </w:rPr>
        <w:t>用户</w:t>
      </w:r>
      <w:proofErr w:type="gramStart"/>
      <w:r>
        <w:rPr>
          <w:rFonts w:cs="Times New Roman" w:hint="eastAsia"/>
        </w:rPr>
        <w:t>端根据</w:t>
      </w:r>
      <w:proofErr w:type="gramEnd"/>
      <w:r>
        <w:rPr>
          <w:rFonts w:cs="Times New Roman" w:hint="eastAsia"/>
        </w:rPr>
        <w:t>读取的数据分片生成数据块密文</w:t>
      </w:r>
      <w:ins w:id="692" w:author="Alex Wang" w:date="2019-04-07T14:38:00Z">
        <w:r w:rsidR="0064704E">
          <w:rPr>
            <w:rFonts w:cs="Times New Roman" w:hint="eastAsia"/>
          </w:rPr>
          <w:t>:</w:t>
        </w:r>
      </w:ins>
      <w:del w:id="693" w:author="Alex Wang" w:date="2019-04-07T14:38:00Z">
        <w:r w:rsidDel="0064704E">
          <w:rPr>
            <w:rFonts w:cs="Times New Roman" w:hint="eastAsia"/>
          </w:rPr>
          <w:delText>；</w:delText>
        </w:r>
      </w:del>
      <w:r w:rsidR="007D010C" w:rsidRPr="003B6DB0">
        <w:rPr>
          <w:rFonts w:cs="Times New Roman" w:hint="eastAsia"/>
        </w:rPr>
        <w:t>采用副本方案则</w:t>
      </w:r>
      <w:r w:rsidR="00DD11C5">
        <w:rPr>
          <w:rFonts w:cs="Times New Roman" w:hint="eastAsia"/>
        </w:rPr>
        <w:t>每个</w:t>
      </w:r>
      <w:r w:rsidR="0018037E">
        <w:rPr>
          <w:rFonts w:cs="Times New Roman" w:hint="eastAsia"/>
        </w:rPr>
        <w:t>不同的</w:t>
      </w:r>
      <w:r w:rsidR="00DD11C5">
        <w:rPr>
          <w:rFonts w:cs="Times New Roman" w:hint="eastAsia"/>
        </w:rPr>
        <w:t>数据分片</w:t>
      </w:r>
      <w:r w:rsidR="00DB3171" w:rsidRPr="003B6DB0">
        <w:rPr>
          <w:rFonts w:cs="Times New Roman" w:hint="eastAsia"/>
        </w:rPr>
        <w:t>去掉</w:t>
      </w:r>
      <w:r w:rsidR="00DB3171" w:rsidRPr="00B32950">
        <w:rPr>
          <w:rFonts w:cs="Times New Roman" w:hint="eastAsia"/>
        </w:rPr>
        <w:t>首字节</w:t>
      </w:r>
      <w:r w:rsidR="0018037E">
        <w:rPr>
          <w:rFonts w:cs="Times New Roman" w:hint="eastAsia"/>
        </w:rPr>
        <w:t>后</w:t>
      </w:r>
      <w:ins w:id="694" w:author="Alex Wang" w:date="2019-04-12T01:53:00Z">
        <w:r w:rsidR="0096433F">
          <w:rPr>
            <w:rFonts w:cs="Times New Roman" w:hint="eastAsia"/>
          </w:rPr>
          <w:t>按顺序</w:t>
        </w:r>
      </w:ins>
      <w:r w:rsidR="0018037E">
        <w:rPr>
          <w:rFonts w:cs="Times New Roman" w:hint="eastAsia"/>
        </w:rPr>
        <w:t>拼接</w:t>
      </w:r>
      <w:r w:rsidR="007D010C" w:rsidRPr="003B6DB0">
        <w:rPr>
          <w:rFonts w:cs="Times New Roman" w:hint="eastAsia"/>
        </w:rPr>
        <w:t>即可</w:t>
      </w:r>
      <w:r w:rsidR="00185CB8" w:rsidRPr="00B32950">
        <w:rPr>
          <w:rFonts w:cs="Times New Roman" w:hint="eastAsia"/>
        </w:rPr>
        <w:t>；</w:t>
      </w:r>
      <w:r w:rsidR="007D010C" w:rsidRPr="00EE79EA">
        <w:rPr>
          <w:rFonts w:cs="Times New Roman" w:hint="eastAsia"/>
        </w:rPr>
        <w:t>采用冗余编码方案则需要获取到足够数量的分片</w:t>
      </w:r>
      <w:r w:rsidR="00DB3171" w:rsidRPr="002E1474">
        <w:rPr>
          <w:rFonts w:cs="Times New Roman" w:hint="eastAsia"/>
        </w:rPr>
        <w:t>，每个分片去掉首字节，</w:t>
      </w:r>
      <w:r w:rsidR="00DB3171" w:rsidRPr="002279C9">
        <w:rPr>
          <w:rFonts w:cs="Times New Roman" w:hint="eastAsia"/>
        </w:rPr>
        <w:t>根据首字节标注的序号排列，调用冗余编码的解码算法</w:t>
      </w:r>
      <w:r w:rsidR="00006042" w:rsidRPr="007D537E">
        <w:rPr>
          <w:rFonts w:cs="Times New Roman" w:hint="eastAsia"/>
        </w:rPr>
        <w:t>计算出密文</w:t>
      </w:r>
      <w:r w:rsidR="007D010C" w:rsidRPr="007D537E">
        <w:rPr>
          <w:rFonts w:cs="Times New Roman" w:hint="eastAsia"/>
        </w:rPr>
        <w:t>数据；</w:t>
      </w:r>
    </w:p>
    <w:p w14:paraId="7E146734" w14:textId="3FAE8D6B" w:rsidR="007D010C" w:rsidRPr="003B6DB0" w:rsidRDefault="00B87E19" w:rsidP="00DE247E">
      <w:pPr>
        <w:pStyle w:val="a4"/>
        <w:numPr>
          <w:ilvl w:val="0"/>
          <w:numId w:val="15"/>
        </w:numPr>
        <w:spacing w:line="360" w:lineRule="auto"/>
        <w:ind w:firstLineChars="0"/>
        <w:rPr>
          <w:rFonts w:cs="Times New Roman"/>
        </w:rPr>
      </w:pPr>
      <w:r>
        <w:rPr>
          <w:rFonts w:cs="Times New Roman" w:hint="eastAsia"/>
        </w:rPr>
        <w:t>可选</w:t>
      </w:r>
      <w:r w:rsidR="0059454C">
        <w:rPr>
          <w:rFonts w:cs="Times New Roman" w:hint="eastAsia"/>
        </w:rPr>
        <w:t>步骤</w:t>
      </w:r>
      <w:r>
        <w:rPr>
          <w:rFonts w:cs="Times New Roman" w:hint="eastAsia"/>
        </w:rPr>
        <w:t>：</w:t>
      </w:r>
      <w:r w:rsidR="00446448">
        <w:rPr>
          <w:rFonts w:cs="Times New Roman" w:hint="eastAsia"/>
        </w:rPr>
        <w:t>对冗余编码的</w:t>
      </w:r>
      <w:r w:rsidR="00286F7B">
        <w:rPr>
          <w:rFonts w:cs="Times New Roman" w:hint="eastAsia"/>
        </w:rPr>
        <w:t>数据块，</w:t>
      </w:r>
      <w:r>
        <w:rPr>
          <w:rFonts w:cs="Times New Roman" w:hint="eastAsia"/>
        </w:rPr>
        <w:t>搜集尽可能多的数据分片，核查冗余编码解码时是否有错误位；</w:t>
      </w:r>
      <w:r w:rsidR="007D010C" w:rsidRPr="003B6DB0">
        <w:rPr>
          <w:rFonts w:cs="Times New Roman"/>
        </w:rPr>
        <w:t xml:space="preserve"> </w:t>
      </w:r>
      <w:r>
        <w:rPr>
          <w:rFonts w:cs="Times New Roman" w:hint="eastAsia"/>
        </w:rPr>
        <w:t>如果有，证明出现了非常严重的数据</w:t>
      </w:r>
      <w:r w:rsidR="0059454C">
        <w:rPr>
          <w:rFonts w:cs="Times New Roman" w:hint="eastAsia"/>
        </w:rPr>
        <w:t>差错，汇报给超级节点</w:t>
      </w:r>
      <w:del w:id="695" w:author="Alex Wang" w:date="2019-04-03T13:11:00Z">
        <w:r w:rsidR="00D4614E" w:rsidDel="00427C59">
          <w:rPr>
            <w:rFonts w:cs="Times New Roman" w:hint="eastAsia"/>
          </w:rPr>
          <w:delText>BPD</w:delText>
        </w:r>
      </w:del>
      <w:ins w:id="696" w:author="Alex Wang" w:date="2019-04-03T13:11:00Z">
        <w:r w:rsidR="00427C59">
          <w:rPr>
            <w:rFonts w:cs="Times New Roman" w:hint="eastAsia"/>
          </w:rPr>
          <w:t>SND</w:t>
        </w:r>
      </w:ins>
      <w:r w:rsidR="00D4614E">
        <w:rPr>
          <w:rFonts w:cs="Times New Roman" w:hint="eastAsia"/>
        </w:rPr>
        <w:t>，同时也继续本流程；</w:t>
      </w:r>
    </w:p>
    <w:p w14:paraId="68D44EEC" w14:textId="7FBDB53B" w:rsidR="004B2EE0" w:rsidRDefault="004B2EE0" w:rsidP="00B87E19">
      <w:pPr>
        <w:pStyle w:val="a4"/>
        <w:numPr>
          <w:ilvl w:val="0"/>
          <w:numId w:val="15"/>
        </w:numPr>
        <w:spacing w:line="360" w:lineRule="auto"/>
        <w:ind w:firstLineChars="0"/>
        <w:rPr>
          <w:ins w:id="697" w:author="Alex Wang" w:date="2019-04-12T01:56:00Z"/>
          <w:rFonts w:cs="Times New Roman"/>
        </w:rPr>
      </w:pPr>
      <w:ins w:id="698" w:author="Alex Wang" w:date="2019-04-12T01:56:00Z">
        <w:r>
          <w:rPr>
            <w:rFonts w:cs="Times New Roman" w:hint="eastAsia"/>
          </w:rPr>
          <w:t>根据</w:t>
        </w:r>
      </w:ins>
      <w:ins w:id="699" w:author="Alex Wang" w:date="2019-04-12T01:57:00Z">
        <w:r>
          <w:rPr>
            <w:rFonts w:cs="Times New Roman" w:hint="eastAsia"/>
          </w:rPr>
          <w:t>数据块长度计算密文长度，计算方法是按照密钥长度对齐</w:t>
        </w:r>
      </w:ins>
      <w:ins w:id="700" w:author="Alex Wang" w:date="2019-04-12T02:00:00Z">
        <w:r w:rsidR="005044FE">
          <w:rPr>
            <w:rFonts w:cs="Times New Roman" w:hint="eastAsia"/>
          </w:rPr>
          <w:t>。</w:t>
        </w:r>
      </w:ins>
    </w:p>
    <w:p w14:paraId="6FC82049" w14:textId="25BA1EA8" w:rsidR="007D010C" w:rsidRDefault="007D010C" w:rsidP="00B87E19">
      <w:pPr>
        <w:pStyle w:val="a4"/>
        <w:numPr>
          <w:ilvl w:val="0"/>
          <w:numId w:val="15"/>
        </w:numPr>
        <w:spacing w:line="360" w:lineRule="auto"/>
        <w:ind w:firstLineChars="0"/>
        <w:rPr>
          <w:rFonts w:cs="Times New Roman"/>
        </w:rPr>
      </w:pPr>
      <w:r w:rsidRPr="00B32950">
        <w:rPr>
          <w:rFonts w:cs="Times New Roman" w:hint="eastAsia"/>
        </w:rPr>
        <w:t>使用存储密钥</w:t>
      </w:r>
      <w:r w:rsidRPr="00B32950">
        <w:rPr>
          <w:rFonts w:cs="Times New Roman"/>
        </w:rPr>
        <w:t>KS</w:t>
      </w:r>
      <w:ins w:id="701" w:author="Alex Wang" w:date="2019-04-12T02:00:00Z">
        <w:r w:rsidR="00937389">
          <w:rPr>
            <w:rFonts w:cs="Times New Roman" w:hint="eastAsia"/>
          </w:rPr>
          <w:t>和算法AEY</w:t>
        </w:r>
      </w:ins>
      <w:r w:rsidRPr="00EE79EA">
        <w:rPr>
          <w:rFonts w:cs="Times New Roman" w:hint="eastAsia"/>
        </w:rPr>
        <w:t>对数据解密</w:t>
      </w:r>
      <w:ins w:id="702" w:author="Alex Wang" w:date="2019-04-23T20:12:00Z">
        <w:r w:rsidR="00F37077">
          <w:rPr>
            <w:rFonts w:cs="Times New Roman" w:hint="eastAsia"/>
          </w:rPr>
          <w:t>（</w:t>
        </w:r>
      </w:ins>
      <w:del w:id="703" w:author="Alex Wang" w:date="2019-04-23T20:12:00Z">
        <w:r w:rsidRPr="00EE79EA" w:rsidDel="00F37077">
          <w:rPr>
            <w:rFonts w:cs="Times New Roman" w:hint="eastAsia"/>
          </w:rPr>
          <w:delText>，</w:delText>
        </w:r>
      </w:del>
      <w:ins w:id="704" w:author="Alex Wang" w:date="2019-04-23T20:12:00Z">
        <w:r w:rsidR="00F37077">
          <w:rPr>
            <w:rFonts w:cs="Times New Roman" w:hint="eastAsia"/>
          </w:rPr>
          <w:t>CBC模式，</w:t>
        </w:r>
      </w:ins>
      <w:ins w:id="705" w:author="Alex Wang" w:date="2019-04-23T20:11:00Z">
        <w:r w:rsidR="00F37077">
          <w:rPr>
            <w:rFonts w:cs="Times New Roman" w:hint="eastAsia"/>
          </w:rPr>
          <w:t>初始IV按照</w:t>
        </w:r>
      </w:ins>
      <w:ins w:id="706" w:author="Alex Wang" w:date="2019-04-23T20:12:00Z">
        <w:r w:rsidR="00F37077">
          <w:rPr>
            <w:rFonts w:cs="Times New Roman" w:hint="eastAsia"/>
          </w:rPr>
          <w:t>上传步骤(</w:t>
        </w:r>
        <w:r w:rsidR="00F37077">
          <w:rPr>
            <w:rFonts w:cs="Times New Roman"/>
          </w:rPr>
          <w:t>o)</w:t>
        </w:r>
        <w:r w:rsidR="00F37077">
          <w:rPr>
            <w:rFonts w:cs="Times New Roman" w:hint="eastAsia"/>
          </w:rPr>
          <w:t>的相同方法设置），</w:t>
        </w:r>
      </w:ins>
      <w:r w:rsidRPr="00EE79EA">
        <w:rPr>
          <w:rFonts w:cs="Times New Roman" w:hint="eastAsia"/>
        </w:rPr>
        <w:t>得到</w:t>
      </w:r>
      <w:r w:rsidR="00246CD8" w:rsidRPr="00EE79EA">
        <w:rPr>
          <w:rFonts w:cs="Times New Roman" w:hint="eastAsia"/>
        </w:rPr>
        <w:t>该</w:t>
      </w:r>
      <w:r w:rsidRPr="002E1474">
        <w:rPr>
          <w:rFonts w:cs="Times New Roman" w:hint="eastAsia"/>
        </w:rPr>
        <w:t>数据</w:t>
      </w:r>
      <w:r w:rsidR="0036059A">
        <w:rPr>
          <w:rFonts w:cs="Times New Roman" w:hint="eastAsia"/>
        </w:rPr>
        <w:t>块的</w:t>
      </w:r>
      <w:r w:rsidR="00E76337" w:rsidRPr="003B6DB0">
        <w:rPr>
          <w:rFonts w:cs="Times New Roman" w:hint="eastAsia"/>
        </w:rPr>
        <w:t>明文</w:t>
      </w:r>
      <w:r w:rsidRPr="003B6DB0">
        <w:rPr>
          <w:rFonts w:cs="Times New Roman" w:hint="eastAsia"/>
        </w:rPr>
        <w:t>；</w:t>
      </w:r>
    </w:p>
    <w:p w14:paraId="603BD867" w14:textId="26741D10" w:rsidR="0036059A" w:rsidRPr="003B6DB0" w:rsidRDefault="0036059A" w:rsidP="00DE247E">
      <w:pPr>
        <w:pStyle w:val="a4"/>
        <w:numPr>
          <w:ilvl w:val="0"/>
          <w:numId w:val="15"/>
        </w:numPr>
        <w:spacing w:line="360" w:lineRule="auto"/>
        <w:ind w:firstLineChars="0"/>
        <w:rPr>
          <w:rFonts w:cs="Times New Roman"/>
        </w:rPr>
      </w:pPr>
      <w:r>
        <w:rPr>
          <w:rFonts w:cs="Times New Roman" w:hint="eastAsia"/>
        </w:rPr>
        <w:t>用H</w:t>
      </w:r>
      <w:r>
        <w:rPr>
          <w:rFonts w:cs="Times New Roman"/>
        </w:rPr>
        <w:t>ash</w:t>
      </w:r>
      <w:r>
        <w:rPr>
          <w:rFonts w:cs="Times New Roman" w:hint="eastAsia"/>
        </w:rPr>
        <w:t>算法A</w:t>
      </w:r>
      <w:r>
        <w:rPr>
          <w:rFonts w:cs="Times New Roman"/>
        </w:rPr>
        <w:t>P</w:t>
      </w:r>
      <w:r>
        <w:rPr>
          <w:rFonts w:cs="Times New Roman" w:hint="eastAsia"/>
        </w:rPr>
        <w:t>计算该数据块的明文H</w:t>
      </w:r>
      <w:r>
        <w:rPr>
          <w:rFonts w:cs="Times New Roman"/>
        </w:rPr>
        <w:t>ash</w:t>
      </w:r>
      <w:r>
        <w:rPr>
          <w:rFonts w:cs="Times New Roman" w:hint="eastAsia"/>
        </w:rPr>
        <w:t>值，</w:t>
      </w:r>
      <w:r w:rsidR="00AE1C3B">
        <w:rPr>
          <w:rFonts w:cs="Times New Roman" w:hint="eastAsia"/>
        </w:rPr>
        <w:t>对比与VHP是否相同；如果不同则</w:t>
      </w:r>
      <w:r w:rsidR="001C47BB">
        <w:rPr>
          <w:rFonts w:cs="Times New Roman" w:hint="eastAsia"/>
        </w:rPr>
        <w:t>表明</w:t>
      </w:r>
      <w:r w:rsidR="00AE1C3B">
        <w:rPr>
          <w:rFonts w:cs="Times New Roman" w:hint="eastAsia"/>
        </w:rPr>
        <w:t>发生了</w:t>
      </w:r>
      <w:r w:rsidR="001C47BB">
        <w:rPr>
          <w:rFonts w:cs="Times New Roman" w:hint="eastAsia"/>
        </w:rPr>
        <w:t>致命的数据错误，汇报给超级节点</w:t>
      </w:r>
      <w:del w:id="707" w:author="Alex Wang" w:date="2019-04-03T13:11:00Z">
        <w:r w:rsidR="001C47BB" w:rsidDel="00427C59">
          <w:rPr>
            <w:rFonts w:cs="Times New Roman" w:hint="eastAsia"/>
          </w:rPr>
          <w:delText>BPD</w:delText>
        </w:r>
      </w:del>
      <w:ins w:id="708" w:author="Alex Wang" w:date="2019-04-03T13:11:00Z">
        <w:r w:rsidR="00427C59">
          <w:rPr>
            <w:rFonts w:cs="Times New Roman" w:hint="eastAsia"/>
          </w:rPr>
          <w:t>SND</w:t>
        </w:r>
      </w:ins>
      <w:r w:rsidR="001C47BB">
        <w:rPr>
          <w:rFonts w:cs="Times New Roman" w:hint="eastAsia"/>
        </w:rPr>
        <w:t>；是否继续下载流程取决于用户本次下载操作的</w:t>
      </w:r>
      <w:ins w:id="709" w:author="Alex Wang" w:date="2019-03-11T08:52:00Z">
        <w:r w:rsidR="005845EC">
          <w:rPr>
            <w:rFonts w:cs="Times New Roman" w:hint="eastAsia"/>
          </w:rPr>
          <w:t>选项</w:t>
        </w:r>
      </w:ins>
      <w:del w:id="710" w:author="Alex Wang" w:date="2019-03-11T08:52:00Z">
        <w:r w:rsidR="001C47BB" w:rsidDel="005845EC">
          <w:rPr>
            <w:rFonts w:cs="Times New Roman" w:hint="eastAsia"/>
          </w:rPr>
          <w:delText>参数</w:delText>
        </w:r>
      </w:del>
      <w:r w:rsidR="001C47BB">
        <w:rPr>
          <w:rFonts w:cs="Times New Roman" w:hint="eastAsia"/>
        </w:rPr>
        <w:t>（是</w:t>
      </w:r>
      <w:proofErr w:type="gramStart"/>
      <w:r w:rsidR="001C47BB">
        <w:rPr>
          <w:rFonts w:cs="Times New Roman" w:hint="eastAsia"/>
        </w:rPr>
        <w:t>遇错误</w:t>
      </w:r>
      <w:proofErr w:type="gramEnd"/>
      <w:r w:rsidR="001C47BB">
        <w:rPr>
          <w:rFonts w:cs="Times New Roman" w:hint="eastAsia"/>
        </w:rPr>
        <w:t>就终止还是能读多少算多少）</w:t>
      </w:r>
      <w:r w:rsidR="0041649B">
        <w:rPr>
          <w:rFonts w:cs="Times New Roman" w:hint="eastAsia"/>
        </w:rPr>
        <w:t>；</w:t>
      </w:r>
    </w:p>
    <w:p w14:paraId="4BD17AA3" w14:textId="0DDE5A77" w:rsidR="00C55E79" w:rsidRPr="003B6DB0" w:rsidRDefault="00D465CB" w:rsidP="00DE247E">
      <w:pPr>
        <w:pStyle w:val="a4"/>
        <w:numPr>
          <w:ilvl w:val="0"/>
          <w:numId w:val="15"/>
        </w:numPr>
        <w:spacing w:line="360" w:lineRule="auto"/>
        <w:ind w:firstLineChars="0"/>
        <w:rPr>
          <w:rFonts w:cs="Times New Roman"/>
        </w:rPr>
      </w:pPr>
      <w:r w:rsidRPr="00EE79EA">
        <w:rPr>
          <w:rFonts w:cs="Times New Roman" w:hint="eastAsia"/>
        </w:rPr>
        <w:t>读该</w:t>
      </w:r>
      <w:proofErr w:type="gramStart"/>
      <w:r w:rsidRPr="00EE79EA">
        <w:rPr>
          <w:rFonts w:cs="Times New Roman" w:hint="eastAsia"/>
        </w:rPr>
        <w:t>块数据</w:t>
      </w:r>
      <w:proofErr w:type="gramEnd"/>
      <w:r w:rsidRPr="00EE79EA">
        <w:rPr>
          <w:rFonts w:cs="Times New Roman" w:hint="eastAsia"/>
        </w:rPr>
        <w:t>的前2</w:t>
      </w:r>
      <w:r w:rsidRPr="002E1474">
        <w:rPr>
          <w:rFonts w:cs="Times New Roman" w:hint="eastAsia"/>
        </w:rPr>
        <w:t>个字节，得到该</w:t>
      </w:r>
      <w:proofErr w:type="gramStart"/>
      <w:r w:rsidRPr="002E1474">
        <w:rPr>
          <w:rFonts w:cs="Times New Roman" w:hint="eastAsia"/>
        </w:rPr>
        <w:t>块数据</w:t>
      </w:r>
      <w:proofErr w:type="gramEnd"/>
      <w:r w:rsidRPr="002E1474">
        <w:rPr>
          <w:rFonts w:cs="Times New Roman" w:hint="eastAsia"/>
        </w:rPr>
        <w:t>的</w:t>
      </w:r>
      <w:r w:rsidR="00E669AA" w:rsidRPr="002E1474">
        <w:rPr>
          <w:rFonts w:cs="Times New Roman" w:hint="eastAsia"/>
        </w:rPr>
        <w:t>压缩算法和末尾的未压缩</w:t>
      </w:r>
      <w:r w:rsidR="00E669AA" w:rsidRPr="002279C9">
        <w:rPr>
          <w:rFonts w:cs="Times New Roman" w:hint="eastAsia"/>
        </w:rPr>
        <w:t>字节数，去掉头2</w:t>
      </w:r>
      <w:r w:rsidR="00E669AA" w:rsidRPr="007D537E">
        <w:rPr>
          <w:rFonts w:cs="Times New Roman" w:hint="eastAsia"/>
        </w:rPr>
        <w:t>个字节和末尾的未压缩的字节，用</w:t>
      </w:r>
      <w:r w:rsidR="00C55E79" w:rsidRPr="00FB4C4C">
        <w:rPr>
          <w:rFonts w:cs="Times New Roman" w:hint="eastAsia"/>
        </w:rPr>
        <w:t>用相应解压算法解压该数据块</w:t>
      </w:r>
      <w:r w:rsidR="00E669AA" w:rsidRPr="00A2440E">
        <w:rPr>
          <w:rFonts w:cs="Times New Roman" w:hint="eastAsia"/>
        </w:rPr>
        <w:t>，再拼接未压缩的</w:t>
      </w:r>
      <w:r w:rsidR="00E669AA" w:rsidRPr="00F22C9A">
        <w:rPr>
          <w:rFonts w:cs="Times New Roman" w:hint="eastAsia"/>
        </w:rPr>
        <w:t>字节</w:t>
      </w:r>
      <w:r w:rsidR="00C55E79" w:rsidRPr="00F22C9A">
        <w:rPr>
          <w:rFonts w:cs="Times New Roman" w:hint="eastAsia"/>
        </w:rPr>
        <w:t>；</w:t>
      </w:r>
      <w:r w:rsidR="00A37FCF">
        <w:rPr>
          <w:rFonts w:cs="Times New Roman" w:hint="eastAsia"/>
        </w:rPr>
        <w:t>对比生成的原文的长度与超级节点返回的该数据块的原文长度是否相同，如果不同则证</w:t>
      </w:r>
      <w:r w:rsidR="00A37FCF">
        <w:rPr>
          <w:rFonts w:cs="Times New Roman" w:hint="eastAsia"/>
        </w:rPr>
        <w:lastRenderedPageBreak/>
        <w:t>明发生了严重的数据错误，</w:t>
      </w:r>
      <w:r w:rsidR="00A70EC9">
        <w:rPr>
          <w:rFonts w:cs="Times New Roman" w:hint="eastAsia"/>
        </w:rPr>
        <w:t>是否继续下载流程取决于用户本次下载操作的</w:t>
      </w:r>
      <w:del w:id="711" w:author="Alex Wang" w:date="2019-03-11T08:52:00Z">
        <w:r w:rsidR="00A70EC9" w:rsidDel="00E80A1C">
          <w:rPr>
            <w:rFonts w:cs="Times New Roman" w:hint="eastAsia"/>
          </w:rPr>
          <w:delText>参数</w:delText>
        </w:r>
      </w:del>
      <w:ins w:id="712" w:author="Alex Wang" w:date="2019-03-11T08:52:00Z">
        <w:r w:rsidR="00E80A1C">
          <w:rPr>
            <w:rFonts w:cs="Times New Roman" w:hint="eastAsia"/>
          </w:rPr>
          <w:t>选项</w:t>
        </w:r>
      </w:ins>
      <w:r w:rsidR="00A70EC9">
        <w:rPr>
          <w:rFonts w:cs="Times New Roman" w:hint="eastAsia"/>
        </w:rPr>
        <w:t>（是</w:t>
      </w:r>
      <w:proofErr w:type="gramStart"/>
      <w:r w:rsidR="00A70EC9">
        <w:rPr>
          <w:rFonts w:cs="Times New Roman" w:hint="eastAsia"/>
        </w:rPr>
        <w:t>遇错误</w:t>
      </w:r>
      <w:proofErr w:type="gramEnd"/>
      <w:r w:rsidR="00A70EC9">
        <w:rPr>
          <w:rFonts w:cs="Times New Roman" w:hint="eastAsia"/>
        </w:rPr>
        <w:t>就终止还是能读多少算多少）；</w:t>
      </w:r>
    </w:p>
    <w:p w14:paraId="6B8B8E06" w14:textId="3E343222" w:rsidR="007D010C" w:rsidRPr="00EE79EA" w:rsidRDefault="007D010C" w:rsidP="00DE247E">
      <w:pPr>
        <w:pStyle w:val="a4"/>
        <w:numPr>
          <w:ilvl w:val="0"/>
          <w:numId w:val="15"/>
        </w:numPr>
        <w:spacing w:line="360" w:lineRule="auto"/>
        <w:ind w:firstLineChars="0"/>
        <w:rPr>
          <w:rFonts w:cs="Times New Roman"/>
        </w:rPr>
      </w:pPr>
      <w:r w:rsidRPr="00B32950">
        <w:rPr>
          <w:rFonts w:cs="Times New Roman" w:hint="eastAsia"/>
        </w:rPr>
        <w:t>将所有</w:t>
      </w:r>
      <w:r w:rsidRPr="00EE79EA">
        <w:rPr>
          <w:rFonts w:cs="Times New Roman" w:hint="eastAsia"/>
        </w:rPr>
        <w:t>数据</w:t>
      </w:r>
      <w:r w:rsidR="00A37FCF">
        <w:rPr>
          <w:rFonts w:cs="Times New Roman" w:hint="eastAsia"/>
        </w:rPr>
        <w:t>块</w:t>
      </w:r>
      <w:r w:rsidRPr="003B6DB0">
        <w:rPr>
          <w:rFonts w:cs="Times New Roman" w:hint="eastAsia"/>
        </w:rPr>
        <w:t>拼接在一起，</w:t>
      </w:r>
      <w:r w:rsidR="00794D2F" w:rsidRPr="003B6DB0">
        <w:rPr>
          <w:rFonts w:cs="Times New Roman" w:hint="eastAsia"/>
        </w:rPr>
        <w:t>截掉超出文件长度的部分</w:t>
      </w:r>
      <w:r w:rsidR="00794D2F" w:rsidRPr="00B32950">
        <w:rPr>
          <w:rFonts w:cs="Times New Roman" w:hint="eastAsia"/>
        </w:rPr>
        <w:t>，</w:t>
      </w:r>
      <w:r w:rsidRPr="00B32950">
        <w:rPr>
          <w:rFonts w:cs="Times New Roman" w:hint="eastAsia"/>
        </w:rPr>
        <w:t>得到原文件。</w:t>
      </w:r>
    </w:p>
    <w:p w14:paraId="59EE4FB7" w14:textId="77777777" w:rsidR="0041649B" w:rsidRDefault="0041649B" w:rsidP="0041649B">
      <w:pPr>
        <w:spacing w:line="360" w:lineRule="auto"/>
        <w:rPr>
          <w:rFonts w:cs="Times New Roman"/>
        </w:rPr>
      </w:pPr>
    </w:p>
    <w:p w14:paraId="488C4365" w14:textId="0D26B32E" w:rsidR="00F74C98" w:rsidRPr="00DE247E" w:rsidRDefault="00F74C98" w:rsidP="003B6DB0">
      <w:pPr>
        <w:spacing w:line="360" w:lineRule="auto"/>
        <w:rPr>
          <w:rFonts w:cs="Times New Roman"/>
        </w:rPr>
      </w:pPr>
      <w:r w:rsidRPr="003B6DB0">
        <w:rPr>
          <w:rFonts w:cs="Times New Roman" w:hint="eastAsia"/>
        </w:rPr>
        <w:t>附注：如果只读文件的一部分，</w:t>
      </w:r>
      <w:r w:rsidR="0041649B">
        <w:rPr>
          <w:rFonts w:cs="Times New Roman" w:hint="eastAsia"/>
        </w:rPr>
        <w:t>则</w:t>
      </w:r>
      <w:r w:rsidR="00B57DA4" w:rsidRPr="003B6DB0">
        <w:rPr>
          <w:rFonts w:cs="Times New Roman" w:hint="eastAsia"/>
        </w:rPr>
        <w:t>根据</w:t>
      </w:r>
      <w:r w:rsidRPr="00B32950">
        <w:rPr>
          <w:rFonts w:cs="Times New Roman" w:hint="eastAsia"/>
        </w:rPr>
        <w:t>每</w:t>
      </w:r>
      <w:r w:rsidR="00402327" w:rsidRPr="00EE79EA">
        <w:rPr>
          <w:rFonts w:cs="Times New Roman" w:hint="eastAsia"/>
        </w:rPr>
        <w:t>个</w:t>
      </w:r>
      <w:r w:rsidRPr="002E1474">
        <w:rPr>
          <w:rFonts w:cs="Times New Roman" w:hint="eastAsia"/>
        </w:rPr>
        <w:t>数据</w:t>
      </w:r>
      <w:r w:rsidR="00402327" w:rsidRPr="002E1474">
        <w:rPr>
          <w:rFonts w:cs="Times New Roman" w:hint="eastAsia"/>
        </w:rPr>
        <w:t>块</w:t>
      </w:r>
      <w:r w:rsidR="00B57DA4" w:rsidRPr="002279C9">
        <w:rPr>
          <w:rFonts w:cs="Times New Roman" w:hint="eastAsia"/>
        </w:rPr>
        <w:t>的原文长度计算</w:t>
      </w:r>
      <w:r w:rsidRPr="007D537E">
        <w:rPr>
          <w:rFonts w:cs="Times New Roman" w:hint="eastAsia"/>
        </w:rPr>
        <w:t>来</w:t>
      </w:r>
      <w:r w:rsidR="008512C0" w:rsidRPr="007D537E">
        <w:rPr>
          <w:rFonts w:cs="Times New Roman" w:hint="eastAsia"/>
        </w:rPr>
        <w:t>计算该读哪一</w:t>
      </w:r>
      <w:r w:rsidR="00402327" w:rsidRPr="00FB4C4C">
        <w:rPr>
          <w:rFonts w:cs="Times New Roman" w:hint="eastAsia"/>
        </w:rPr>
        <w:t>数据</w:t>
      </w:r>
      <w:r w:rsidR="008512C0" w:rsidRPr="00FB4C4C">
        <w:rPr>
          <w:rFonts w:cs="Times New Roman" w:hint="eastAsia"/>
        </w:rPr>
        <w:t>块或哪几</w:t>
      </w:r>
      <w:r w:rsidR="00402327" w:rsidRPr="00A2440E">
        <w:rPr>
          <w:rFonts w:cs="Times New Roman" w:hint="eastAsia"/>
        </w:rPr>
        <w:t>个数据</w:t>
      </w:r>
      <w:r w:rsidR="008512C0" w:rsidRPr="00A2440E">
        <w:rPr>
          <w:rFonts w:cs="Times New Roman" w:hint="eastAsia"/>
        </w:rPr>
        <w:t>块，</w:t>
      </w:r>
      <w:r w:rsidR="00006042" w:rsidRPr="00A2440E">
        <w:rPr>
          <w:rFonts w:cs="Times New Roman" w:hint="eastAsia"/>
        </w:rPr>
        <w:t>然后按照相同的方法下载、</w:t>
      </w:r>
      <w:r w:rsidR="00544523" w:rsidRPr="00F22C9A">
        <w:rPr>
          <w:rFonts w:cs="Times New Roman" w:hint="eastAsia"/>
        </w:rPr>
        <w:t>冗余编码还原、解密、解压缩</w:t>
      </w:r>
      <w:r w:rsidR="00AB7053" w:rsidRPr="00F22C9A">
        <w:rPr>
          <w:rFonts w:cs="Times New Roman" w:hint="eastAsia"/>
        </w:rPr>
        <w:t>、拼接</w:t>
      </w:r>
      <w:r w:rsidR="00544523" w:rsidRPr="00DE247E">
        <w:rPr>
          <w:rFonts w:cs="Times New Roman" w:hint="eastAsia"/>
        </w:rPr>
        <w:t>，即可得到所需数据。</w:t>
      </w:r>
    </w:p>
    <w:p w14:paraId="63D45F9C" w14:textId="789E445E" w:rsidR="00E313FC" w:rsidRDefault="00E313FC" w:rsidP="007D010C">
      <w:pPr>
        <w:spacing w:line="360" w:lineRule="auto"/>
        <w:rPr>
          <w:rFonts w:cs="Times New Roman"/>
        </w:rPr>
      </w:pPr>
    </w:p>
    <w:p w14:paraId="6AB1C64D" w14:textId="78DECE92" w:rsidR="00AC5CAC" w:rsidRDefault="00AC5CAC" w:rsidP="007D010C">
      <w:pPr>
        <w:spacing w:line="360" w:lineRule="auto"/>
        <w:rPr>
          <w:rFonts w:cs="Times New Roman"/>
        </w:rPr>
      </w:pPr>
      <w:r>
        <w:rPr>
          <w:rFonts w:cs="Times New Roman" w:hint="eastAsia"/>
        </w:rPr>
        <w:t>（3）用户端删除流程如下（MVP不实现）</w:t>
      </w:r>
    </w:p>
    <w:p w14:paraId="40847EBC" w14:textId="77777777" w:rsidR="00115D0A" w:rsidRDefault="00AE4EB1" w:rsidP="0089683E">
      <w:pPr>
        <w:pStyle w:val="a4"/>
        <w:numPr>
          <w:ilvl w:val="1"/>
          <w:numId w:val="41"/>
        </w:numPr>
        <w:spacing w:line="360" w:lineRule="auto"/>
        <w:ind w:firstLineChars="0"/>
        <w:rPr>
          <w:ins w:id="713" w:author="Alex Wang" w:date="2019-04-23T20:16:00Z"/>
          <w:rFonts w:cs="Times New Roman"/>
        </w:rPr>
      </w:pPr>
      <w:del w:id="714" w:author="Alex Wang" w:date="2019-04-23T20:14:00Z">
        <w:r w:rsidRPr="00115D0A" w:rsidDel="00B54553">
          <w:rPr>
            <w:rFonts w:cs="Times New Roman"/>
            <w:rPrChange w:id="715" w:author="Alex Wang" w:date="2019-04-23T20:16:00Z">
              <w:rPr/>
            </w:rPrChange>
          </w:rPr>
          <w:delText xml:space="preserve">a. </w:delText>
        </w:r>
      </w:del>
      <w:r w:rsidRPr="00115D0A">
        <w:rPr>
          <w:rFonts w:cs="Times New Roman" w:hint="eastAsia"/>
          <w:rPrChange w:id="716" w:author="Alex Wang" w:date="2019-04-23T20:16:00Z">
            <w:rPr>
              <w:rFonts w:hint="eastAsia"/>
            </w:rPr>
          </w:rPrChange>
        </w:rPr>
        <w:t>用户端</w:t>
      </w:r>
      <w:r w:rsidR="00665F67" w:rsidRPr="00115D0A">
        <w:rPr>
          <w:rFonts w:cs="Times New Roman" w:hint="eastAsia"/>
          <w:rPrChange w:id="717" w:author="Alex Wang" w:date="2019-04-23T20:16:00Z">
            <w:rPr>
              <w:rFonts w:hint="eastAsia"/>
            </w:rPr>
          </w:rPrChange>
        </w:rPr>
        <w:t>向用户对应的超级节点</w:t>
      </w:r>
      <w:del w:id="718" w:author="Alex Wang" w:date="2019-04-03T13:11:00Z">
        <w:r w:rsidR="00211E9B" w:rsidRPr="00115D0A" w:rsidDel="00427C59">
          <w:rPr>
            <w:rFonts w:cs="Times New Roman"/>
            <w:rPrChange w:id="719" w:author="Alex Wang" w:date="2019-04-23T20:16:00Z">
              <w:rPr/>
            </w:rPrChange>
          </w:rPr>
          <w:delText>BPU</w:delText>
        </w:r>
      </w:del>
      <w:ins w:id="720" w:author="Alex Wang" w:date="2019-04-03T13:11:00Z">
        <w:r w:rsidR="00427C59" w:rsidRPr="00115D0A">
          <w:rPr>
            <w:rFonts w:cs="Times New Roman"/>
            <w:rPrChange w:id="721" w:author="Alex Wang" w:date="2019-04-23T20:16:00Z">
              <w:rPr/>
            </w:rPrChange>
          </w:rPr>
          <w:t>SNU</w:t>
        </w:r>
      </w:ins>
      <w:r w:rsidR="00665F67" w:rsidRPr="00115D0A">
        <w:rPr>
          <w:rFonts w:cs="Times New Roman" w:hint="eastAsia"/>
          <w:rPrChange w:id="722" w:author="Alex Wang" w:date="2019-04-23T20:16:00Z">
            <w:rPr>
              <w:rFonts w:hint="eastAsia"/>
            </w:rPr>
          </w:rPrChange>
        </w:rPr>
        <w:t>发出</w:t>
      </w:r>
      <w:r w:rsidRPr="00115D0A">
        <w:rPr>
          <w:rFonts w:cs="Times New Roman"/>
          <w:rPrChange w:id="723" w:author="Alex Wang" w:date="2019-04-23T20:16:00Z">
            <w:rPr/>
          </w:rPrChange>
        </w:rPr>
        <w:t>Hash</w:t>
      </w:r>
      <w:r w:rsidRPr="00115D0A">
        <w:rPr>
          <w:rFonts w:cs="Times New Roman" w:hint="eastAsia"/>
          <w:rPrChange w:id="724" w:author="Alex Wang" w:date="2019-04-23T20:16:00Z">
            <w:rPr>
              <w:rFonts w:hint="eastAsia"/>
            </w:rPr>
          </w:rPrChange>
        </w:rPr>
        <w:t>值</w:t>
      </w:r>
      <w:r w:rsidR="00665F67" w:rsidRPr="00115D0A">
        <w:rPr>
          <w:rFonts w:cs="Times New Roman" w:hint="eastAsia"/>
          <w:rPrChange w:id="725" w:author="Alex Wang" w:date="2019-04-23T20:16:00Z">
            <w:rPr>
              <w:rFonts w:hint="eastAsia"/>
            </w:rPr>
          </w:rPrChange>
        </w:rPr>
        <w:t>为</w:t>
      </w:r>
      <w:r w:rsidRPr="00115D0A">
        <w:rPr>
          <w:rFonts w:cs="Times New Roman"/>
          <w:rPrChange w:id="726" w:author="Alex Wang" w:date="2019-04-23T20:16:00Z">
            <w:rPr/>
          </w:rPrChange>
        </w:rPr>
        <w:t>VHW</w:t>
      </w:r>
      <w:r w:rsidR="00665F67" w:rsidRPr="00115D0A">
        <w:rPr>
          <w:rFonts w:cs="Times New Roman" w:hint="eastAsia"/>
          <w:rPrChange w:id="727" w:author="Alex Wang" w:date="2019-04-23T20:16:00Z">
            <w:rPr>
              <w:rFonts w:hint="eastAsia"/>
            </w:rPr>
          </w:rPrChange>
        </w:rPr>
        <w:t>的</w:t>
      </w:r>
      <w:r w:rsidR="00B80F31" w:rsidRPr="00115D0A">
        <w:rPr>
          <w:rFonts w:cs="Times New Roman" w:hint="eastAsia"/>
          <w:rPrChange w:id="728" w:author="Alex Wang" w:date="2019-04-23T20:16:00Z">
            <w:rPr>
              <w:rFonts w:hint="eastAsia"/>
            </w:rPr>
          </w:rPrChange>
        </w:rPr>
        <w:t>文件</w:t>
      </w:r>
      <w:r w:rsidR="00665F67" w:rsidRPr="00115D0A">
        <w:rPr>
          <w:rFonts w:cs="Times New Roman" w:hint="eastAsia"/>
          <w:rPrChange w:id="729" w:author="Alex Wang" w:date="2019-04-23T20:16:00Z">
            <w:rPr>
              <w:rFonts w:hint="eastAsia"/>
            </w:rPr>
          </w:rPrChange>
        </w:rPr>
        <w:t>的删除指令</w:t>
      </w:r>
      <w:r w:rsidRPr="00115D0A">
        <w:rPr>
          <w:rFonts w:cs="Times New Roman" w:hint="eastAsia"/>
          <w:rPrChange w:id="730" w:author="Alex Wang" w:date="2019-04-23T20:16:00Z">
            <w:rPr>
              <w:rFonts w:hint="eastAsia"/>
            </w:rPr>
          </w:rPrChange>
        </w:rPr>
        <w:t>，</w:t>
      </w:r>
      <w:del w:id="731" w:author="Alex Wang" w:date="2019-04-03T13:11:00Z">
        <w:r w:rsidR="00211E9B" w:rsidRPr="00115D0A" w:rsidDel="00427C59">
          <w:rPr>
            <w:rFonts w:cs="Times New Roman"/>
            <w:rPrChange w:id="732" w:author="Alex Wang" w:date="2019-04-23T20:16:00Z">
              <w:rPr/>
            </w:rPrChange>
          </w:rPr>
          <w:delText>BPU</w:delText>
        </w:r>
      </w:del>
      <w:ins w:id="733" w:author="Alex Wang" w:date="2019-04-03T13:11:00Z">
        <w:r w:rsidR="00427C59" w:rsidRPr="00115D0A">
          <w:rPr>
            <w:rFonts w:cs="Times New Roman"/>
            <w:rPrChange w:id="734" w:author="Alex Wang" w:date="2019-04-23T20:16:00Z">
              <w:rPr/>
            </w:rPrChange>
          </w:rPr>
          <w:t>SNU</w:t>
        </w:r>
      </w:ins>
      <w:r w:rsidR="009D2B65" w:rsidRPr="00115D0A">
        <w:rPr>
          <w:rFonts w:cs="Times New Roman" w:hint="eastAsia"/>
          <w:rPrChange w:id="735" w:author="Alex Wang" w:date="2019-04-23T20:16:00Z">
            <w:rPr>
              <w:rFonts w:hint="eastAsia"/>
            </w:rPr>
          </w:rPrChange>
        </w:rPr>
        <w:t>检查该文件是否在新文件列表中，如是代表该文件尚未存满</w:t>
      </w:r>
      <w:r w:rsidR="00206E1C" w:rsidRPr="00115D0A">
        <w:rPr>
          <w:rFonts w:cs="Times New Roman" w:hint="eastAsia"/>
          <w:rPrChange w:id="736" w:author="Alex Wang" w:date="2019-04-23T20:16:00Z">
            <w:rPr>
              <w:rFonts w:hint="eastAsia"/>
            </w:rPr>
          </w:rPrChange>
        </w:rPr>
        <w:t>最短存储时间</w:t>
      </w:r>
      <w:r w:rsidR="009D2B65" w:rsidRPr="00115D0A">
        <w:rPr>
          <w:rFonts w:cs="Times New Roman" w:hint="eastAsia"/>
          <w:rPrChange w:id="737" w:author="Alex Wang" w:date="2019-04-23T20:16:00Z">
            <w:rPr>
              <w:rFonts w:hint="eastAsia"/>
            </w:rPr>
          </w:rPrChange>
        </w:rPr>
        <w:t>，报错返回；</w:t>
      </w:r>
    </w:p>
    <w:p w14:paraId="3E0DA3B4" w14:textId="15C697D7" w:rsidR="00AE4EB1" w:rsidRPr="00115D0A" w:rsidRDefault="00007503">
      <w:pPr>
        <w:pStyle w:val="a4"/>
        <w:numPr>
          <w:ilvl w:val="1"/>
          <w:numId w:val="41"/>
        </w:numPr>
        <w:spacing w:line="360" w:lineRule="auto"/>
        <w:ind w:firstLineChars="0"/>
        <w:rPr>
          <w:ins w:id="738" w:author="Alex Wang" w:date="2019-04-23T20:15:00Z"/>
          <w:rFonts w:cs="Times New Roman"/>
        </w:rPr>
      </w:pPr>
      <w:ins w:id="739" w:author="Alex Wang" w:date="2019-04-23T20:17:00Z">
        <w:r>
          <w:rPr>
            <w:rFonts w:cs="Times New Roman" w:hint="eastAsia"/>
          </w:rPr>
          <w:t>超级节点</w:t>
        </w:r>
      </w:ins>
      <w:ins w:id="740" w:author="Alex Wang" w:date="2019-04-23T20:16:00Z">
        <w:r w:rsidR="00115D0A" w:rsidRPr="00115D0A">
          <w:rPr>
            <w:rFonts w:cs="Times New Roman"/>
          </w:rPr>
          <w:t>SNU</w:t>
        </w:r>
        <w:r w:rsidR="00115D0A" w:rsidRPr="00115D0A">
          <w:rPr>
            <w:rFonts w:cs="Times New Roman" w:hint="eastAsia"/>
          </w:rPr>
          <w:t>在用户</w:t>
        </w:r>
      </w:ins>
      <w:ins w:id="741" w:author="Alex Wang" w:date="2019-04-23T20:19:00Z">
        <w:r w:rsidR="00277B50">
          <w:rPr>
            <w:rFonts w:cs="Times New Roman" w:hint="eastAsia"/>
          </w:rPr>
          <w:t>文件</w:t>
        </w:r>
      </w:ins>
      <w:ins w:id="742" w:author="Alex Wang" w:date="2019-04-23T20:16:00Z">
        <w:r w:rsidR="00115D0A" w:rsidRPr="00115D0A">
          <w:rPr>
            <w:rFonts w:cs="Times New Roman" w:hint="eastAsia"/>
          </w:rPr>
          <w:t>去重表</w:t>
        </w:r>
        <w:r w:rsidR="00115D0A" w:rsidRPr="00115D0A">
          <w:rPr>
            <w:rFonts w:cs="Times New Roman"/>
          </w:rPr>
          <w:t>DUD中查询</w:t>
        </w:r>
      </w:ins>
      <w:ins w:id="743" w:author="Alex Wang" w:date="2019-04-23T20:17:00Z">
        <w:r w:rsidR="00C461B9">
          <w:rPr>
            <w:rFonts w:cs="Times New Roman" w:hint="eastAsia"/>
          </w:rPr>
          <w:t>该用户的</w:t>
        </w:r>
      </w:ins>
      <w:ins w:id="744" w:author="Alex Wang" w:date="2019-04-23T20:16:00Z">
        <w:r w:rsidR="00115D0A" w:rsidRPr="00115D0A">
          <w:rPr>
            <w:rFonts w:cs="Times New Roman"/>
          </w:rPr>
          <w:t>VHW记录，</w:t>
        </w:r>
      </w:ins>
      <w:del w:id="745" w:author="Alex Wang" w:date="2019-04-23T20:16:00Z">
        <w:r w:rsidR="009D2B65" w:rsidRPr="00115D0A" w:rsidDel="00115D0A">
          <w:rPr>
            <w:rFonts w:cs="Times New Roman" w:hint="eastAsia"/>
            <w:rPrChange w:id="746" w:author="Alex Wang" w:date="2019-04-23T20:16:00Z">
              <w:rPr>
                <w:rFonts w:hint="eastAsia"/>
              </w:rPr>
            </w:rPrChange>
          </w:rPr>
          <w:delText>否则</w:delText>
        </w:r>
      </w:del>
      <w:r w:rsidR="00F634F4" w:rsidRPr="00115D0A">
        <w:rPr>
          <w:rFonts w:cs="Times New Roman" w:hint="eastAsia"/>
          <w:rPrChange w:id="747" w:author="Alex Wang" w:date="2019-04-23T20:16:00Z">
            <w:rPr>
              <w:rFonts w:hint="eastAsia"/>
            </w:rPr>
          </w:rPrChange>
        </w:rPr>
        <w:t>将</w:t>
      </w:r>
      <w:ins w:id="748" w:author="Alex Wang" w:date="2019-04-23T20:16:00Z">
        <w:r w:rsidR="00115D0A">
          <w:rPr>
            <w:rFonts w:cs="Times New Roman" w:hint="eastAsia"/>
          </w:rPr>
          <w:t>该记录</w:t>
        </w:r>
      </w:ins>
      <w:del w:id="749" w:author="Alex Wang" w:date="2019-04-23T20:16:00Z">
        <w:r w:rsidR="00F634F4" w:rsidRPr="00115D0A" w:rsidDel="00115D0A">
          <w:rPr>
            <w:rFonts w:cs="Times New Roman"/>
            <w:rPrChange w:id="750" w:author="Alex Wang" w:date="2019-04-23T20:16:00Z">
              <w:rPr/>
            </w:rPrChange>
          </w:rPr>
          <w:delText>VHW</w:delText>
        </w:r>
      </w:del>
      <w:r w:rsidR="00F634F4" w:rsidRPr="00115D0A">
        <w:rPr>
          <w:rFonts w:cs="Times New Roman" w:hint="eastAsia"/>
          <w:rPrChange w:id="751" w:author="Alex Wang" w:date="2019-04-23T20:16:00Z">
            <w:rPr>
              <w:rFonts w:hint="eastAsia"/>
            </w:rPr>
          </w:rPrChange>
        </w:rPr>
        <w:t>的引用次数减</w:t>
      </w:r>
      <w:r w:rsidR="00F634F4" w:rsidRPr="00115D0A">
        <w:rPr>
          <w:rFonts w:cs="Times New Roman"/>
          <w:rPrChange w:id="752" w:author="Alex Wang" w:date="2019-04-23T20:16:00Z">
            <w:rPr/>
          </w:rPrChange>
        </w:rPr>
        <w:t>1</w:t>
      </w:r>
      <w:r w:rsidR="00095CE2" w:rsidRPr="00115D0A">
        <w:rPr>
          <w:rFonts w:cs="Times New Roman" w:hint="eastAsia"/>
          <w:rPrChange w:id="753" w:author="Alex Wang" w:date="2019-04-23T20:16:00Z">
            <w:rPr>
              <w:rFonts w:hint="eastAsia"/>
            </w:rPr>
          </w:rPrChange>
        </w:rPr>
        <w:t>，如果引用次数减完后</w:t>
      </w:r>
      <w:r w:rsidR="0084688D" w:rsidRPr="00115D0A">
        <w:rPr>
          <w:rFonts w:cs="Times New Roman" w:hint="eastAsia"/>
          <w:rPrChange w:id="754" w:author="Alex Wang" w:date="2019-04-23T20:16:00Z">
            <w:rPr>
              <w:rFonts w:hint="eastAsia"/>
            </w:rPr>
          </w:rPrChange>
        </w:rPr>
        <w:t>仍然</w:t>
      </w:r>
      <w:r w:rsidR="00095CE2" w:rsidRPr="00115D0A">
        <w:rPr>
          <w:rFonts w:cs="Times New Roman" w:hint="eastAsia"/>
          <w:rPrChange w:id="755" w:author="Alex Wang" w:date="2019-04-23T20:16:00Z">
            <w:rPr>
              <w:rFonts w:hint="eastAsia"/>
            </w:rPr>
          </w:rPrChange>
        </w:rPr>
        <w:t>大于零则</w:t>
      </w:r>
      <w:r w:rsidR="00B80F31" w:rsidRPr="00115D0A">
        <w:rPr>
          <w:rFonts w:cs="Times New Roman" w:hint="eastAsia"/>
          <w:rPrChange w:id="756" w:author="Alex Wang" w:date="2019-04-23T20:16:00Z">
            <w:rPr>
              <w:rFonts w:hint="eastAsia"/>
            </w:rPr>
          </w:rPrChange>
        </w:rPr>
        <w:t>流程结束</w:t>
      </w:r>
      <w:ins w:id="757" w:author="Alex Wang" w:date="2019-04-23T20:18:00Z">
        <w:r w:rsidR="00277B50">
          <w:rPr>
            <w:rFonts w:cs="Times New Roman" w:hint="eastAsia"/>
          </w:rPr>
          <w:t>；</w:t>
        </w:r>
      </w:ins>
      <w:del w:id="758" w:author="Alex Wang" w:date="2019-04-23T20:18:00Z">
        <w:r w:rsidR="009A0AD7" w:rsidRPr="00115D0A" w:rsidDel="00277B50">
          <w:rPr>
            <w:rFonts w:cs="Times New Roman" w:hint="eastAsia"/>
            <w:rPrChange w:id="759" w:author="Alex Wang" w:date="2019-04-23T20:16:00Z">
              <w:rPr>
                <w:rFonts w:hint="eastAsia"/>
              </w:rPr>
            </w:rPrChange>
          </w:rPr>
          <w:delText>。</w:delText>
        </w:r>
      </w:del>
    </w:p>
    <w:p w14:paraId="4F7FCF8C" w14:textId="2D98AC92" w:rsidR="00115D0A" w:rsidRPr="00B54553" w:rsidDel="00115D0A" w:rsidRDefault="00007503">
      <w:pPr>
        <w:pStyle w:val="a4"/>
        <w:numPr>
          <w:ilvl w:val="1"/>
          <w:numId w:val="41"/>
        </w:numPr>
        <w:spacing w:line="360" w:lineRule="auto"/>
        <w:ind w:firstLineChars="0"/>
        <w:rPr>
          <w:del w:id="760" w:author="Alex Wang" w:date="2019-04-23T20:16:00Z"/>
          <w:rFonts w:cs="Times New Roman"/>
          <w:rPrChange w:id="761" w:author="Alex Wang" w:date="2019-04-23T20:14:00Z">
            <w:rPr>
              <w:del w:id="762" w:author="Alex Wang" w:date="2019-04-23T20:16:00Z"/>
            </w:rPr>
          </w:rPrChange>
        </w:rPr>
        <w:pPrChange w:id="763" w:author="Alex Wang" w:date="2019-04-23T20:14:00Z">
          <w:pPr>
            <w:spacing w:line="360" w:lineRule="auto"/>
          </w:pPr>
        </w:pPrChange>
      </w:pPr>
      <w:ins w:id="764" w:author="Alex Wang" w:date="2019-04-23T20:18:00Z">
        <w:r>
          <w:rPr>
            <w:rFonts w:cs="Times New Roman" w:hint="eastAsia"/>
          </w:rPr>
          <w:t>超级节点</w:t>
        </w:r>
      </w:ins>
    </w:p>
    <w:p w14:paraId="30F6AB04" w14:textId="00CF11C8" w:rsidR="00007503" w:rsidRDefault="00346412" w:rsidP="00B54553">
      <w:pPr>
        <w:pStyle w:val="a4"/>
        <w:numPr>
          <w:ilvl w:val="1"/>
          <w:numId w:val="41"/>
        </w:numPr>
        <w:spacing w:line="360" w:lineRule="auto"/>
        <w:ind w:firstLineChars="0"/>
        <w:rPr>
          <w:ins w:id="765" w:author="Alex Wang" w:date="2019-04-23T20:17:00Z"/>
          <w:rFonts w:cs="Times New Roman"/>
        </w:rPr>
      </w:pPr>
      <w:del w:id="766" w:author="Alex Wang" w:date="2019-04-23T20:14:00Z">
        <w:r w:rsidRPr="00B54553" w:rsidDel="00B54553">
          <w:rPr>
            <w:rFonts w:cs="Times New Roman"/>
            <w:rPrChange w:id="767" w:author="Alex Wang" w:date="2019-04-23T20:14:00Z">
              <w:rPr/>
            </w:rPrChange>
          </w:rPr>
          <w:delText>b</w:delText>
        </w:r>
        <w:r w:rsidR="00AE4EB1" w:rsidRPr="00B54553" w:rsidDel="00B54553">
          <w:rPr>
            <w:rFonts w:cs="Times New Roman"/>
            <w:rPrChange w:id="768" w:author="Alex Wang" w:date="2019-04-23T20:14:00Z">
              <w:rPr/>
            </w:rPrChange>
          </w:rPr>
          <w:delText xml:space="preserve">. </w:delText>
        </w:r>
      </w:del>
      <w:del w:id="769" w:author="Alex Wang" w:date="2019-04-03T13:11:00Z">
        <w:r w:rsidR="00211E9B" w:rsidRPr="00B54553" w:rsidDel="00427C59">
          <w:rPr>
            <w:rFonts w:cs="Times New Roman"/>
            <w:rPrChange w:id="770" w:author="Alex Wang" w:date="2019-04-23T20:14:00Z">
              <w:rPr/>
            </w:rPrChange>
          </w:rPr>
          <w:delText>BPU</w:delText>
        </w:r>
      </w:del>
      <w:ins w:id="771" w:author="Alex Wang" w:date="2019-04-03T13:11:00Z">
        <w:r w:rsidR="00427C59" w:rsidRPr="00B54553">
          <w:rPr>
            <w:rFonts w:cs="Times New Roman"/>
            <w:rPrChange w:id="772" w:author="Alex Wang" w:date="2019-04-23T20:14:00Z">
              <w:rPr/>
            </w:rPrChange>
          </w:rPr>
          <w:t>SNU</w:t>
        </w:r>
      </w:ins>
      <w:ins w:id="773" w:author="Alex Wang" w:date="2019-04-23T20:17:00Z">
        <w:r w:rsidR="00C461B9">
          <w:rPr>
            <w:rFonts w:cs="Times New Roman" w:hint="eastAsia"/>
          </w:rPr>
          <w:t>从该记录中读取VND，</w:t>
        </w:r>
      </w:ins>
      <w:ins w:id="774" w:author="Alex Wang" w:date="2019-04-23T20:24:00Z">
        <w:r w:rsidR="006C2D58">
          <w:rPr>
            <w:rFonts w:cs="Times New Roman" w:hint="eastAsia"/>
          </w:rPr>
          <w:t>删除该记录，</w:t>
        </w:r>
      </w:ins>
      <w:ins w:id="775" w:author="Alex Wang" w:date="2019-04-23T20:17:00Z">
        <w:r w:rsidR="00C461B9">
          <w:rPr>
            <w:rFonts w:cs="Times New Roman" w:hint="eastAsia"/>
          </w:rPr>
          <w:t>向VHW</w:t>
        </w:r>
        <w:r w:rsidR="00007503">
          <w:rPr>
            <w:rFonts w:cs="Times New Roman" w:hint="eastAsia"/>
          </w:rPr>
          <w:t>对应的超级节点SN</w:t>
        </w:r>
        <w:r w:rsidR="00007503">
          <w:rPr>
            <w:rFonts w:cs="Times New Roman"/>
          </w:rPr>
          <w:t>W</w:t>
        </w:r>
        <w:r w:rsidR="00007503">
          <w:rPr>
            <w:rFonts w:cs="Times New Roman" w:hint="eastAsia"/>
          </w:rPr>
          <w:t>发出删除VND指令</w:t>
        </w:r>
      </w:ins>
      <w:ins w:id="776" w:author="Alex Wang" w:date="2019-04-23T20:18:00Z">
        <w:r w:rsidR="00277B50">
          <w:rPr>
            <w:rFonts w:cs="Times New Roman" w:hint="eastAsia"/>
          </w:rPr>
          <w:t>；</w:t>
        </w:r>
      </w:ins>
    </w:p>
    <w:p w14:paraId="51B8D787" w14:textId="54552880" w:rsidR="00E67D58" w:rsidRDefault="00007503" w:rsidP="00B54553">
      <w:pPr>
        <w:pStyle w:val="a4"/>
        <w:numPr>
          <w:ilvl w:val="1"/>
          <w:numId w:val="41"/>
        </w:numPr>
        <w:spacing w:line="360" w:lineRule="auto"/>
        <w:ind w:firstLineChars="0"/>
        <w:rPr>
          <w:ins w:id="777" w:author="Alex Wang" w:date="2019-04-23T20:19:00Z"/>
          <w:rFonts w:cs="Times New Roman"/>
        </w:rPr>
      </w:pPr>
      <w:ins w:id="778" w:author="Alex Wang" w:date="2019-04-23T20:17:00Z">
        <w:r>
          <w:rPr>
            <w:rFonts w:cs="Times New Roman" w:hint="eastAsia"/>
          </w:rPr>
          <w:t>超级</w:t>
        </w:r>
      </w:ins>
      <w:ins w:id="779" w:author="Alex Wang" w:date="2019-04-23T20:18:00Z">
        <w:r w:rsidR="00277B50">
          <w:rPr>
            <w:rFonts w:cs="Times New Roman" w:hint="eastAsia"/>
          </w:rPr>
          <w:t>节点SNW</w:t>
        </w:r>
      </w:ins>
      <w:ins w:id="780" w:author="Alex Wang" w:date="2019-04-23T20:19:00Z">
        <w:r w:rsidR="00277B50">
          <w:rPr>
            <w:rFonts w:cs="Times New Roman" w:hint="eastAsia"/>
          </w:rPr>
          <w:t>在全局文件去重表DFD</w:t>
        </w:r>
        <w:proofErr w:type="gramStart"/>
        <w:r w:rsidR="00277B50">
          <w:rPr>
            <w:rFonts w:cs="Times New Roman" w:hint="eastAsia"/>
          </w:rPr>
          <w:t>中查下</w:t>
        </w:r>
        <w:proofErr w:type="gramEnd"/>
        <w:r w:rsidR="00277B50">
          <w:rPr>
            <w:rFonts w:cs="Times New Roman" w:hint="eastAsia"/>
          </w:rPr>
          <w:t>VND记录，</w:t>
        </w:r>
        <w:r w:rsidR="00E67D58">
          <w:rPr>
            <w:rFonts w:cs="Times New Roman" w:hint="eastAsia"/>
          </w:rPr>
          <w:t>将该记录的引用次数减1</w:t>
        </w:r>
      </w:ins>
      <w:ins w:id="781" w:author="Alex Wang" w:date="2019-04-23T20:20:00Z">
        <w:r w:rsidR="00E67D58">
          <w:rPr>
            <w:rFonts w:cs="Times New Roman" w:hint="eastAsia"/>
          </w:rPr>
          <w:t>，</w:t>
        </w:r>
        <w:r w:rsidR="00E67D58" w:rsidRPr="00EB1824">
          <w:rPr>
            <w:rFonts w:cs="Times New Roman" w:hint="eastAsia"/>
          </w:rPr>
          <w:t>如果引用次数减完后仍然大于零则流程结束</w:t>
        </w:r>
        <w:r w:rsidR="00E67D58">
          <w:rPr>
            <w:rFonts w:cs="Times New Roman" w:hint="eastAsia"/>
          </w:rPr>
          <w:t>；</w:t>
        </w:r>
      </w:ins>
    </w:p>
    <w:p w14:paraId="0D786ECF" w14:textId="67950176" w:rsidR="00D20F21" w:rsidRDefault="00E67D58" w:rsidP="00B54553">
      <w:pPr>
        <w:pStyle w:val="a4"/>
        <w:numPr>
          <w:ilvl w:val="1"/>
          <w:numId w:val="41"/>
        </w:numPr>
        <w:spacing w:line="360" w:lineRule="auto"/>
        <w:ind w:firstLineChars="0"/>
        <w:rPr>
          <w:ins w:id="782" w:author="Alex Wang" w:date="2019-04-23T20:22:00Z"/>
          <w:rFonts w:cs="Times New Roman"/>
        </w:rPr>
      </w:pPr>
      <w:ins w:id="783" w:author="Alex Wang" w:date="2019-04-23T20:20:00Z">
        <w:r>
          <w:rPr>
            <w:rFonts w:cs="Times New Roman" w:hint="eastAsia"/>
          </w:rPr>
          <w:t>超级节点</w:t>
        </w:r>
        <w:r w:rsidR="002263E0">
          <w:rPr>
            <w:rFonts w:cs="Times New Roman" w:hint="eastAsia"/>
          </w:rPr>
          <w:t>SNW从</w:t>
        </w:r>
      </w:ins>
      <w:ins w:id="784" w:author="Alex Wang" w:date="2019-04-23T20:21:00Z">
        <w:r w:rsidR="002263E0">
          <w:rPr>
            <w:rFonts w:cs="Times New Roman" w:hint="eastAsia"/>
          </w:rPr>
          <w:t>该记录中读取每个数据块的VBI，</w:t>
        </w:r>
      </w:ins>
      <w:ins w:id="785" w:author="Alex Wang" w:date="2019-04-23T20:24:00Z">
        <w:r w:rsidR="006C2D58">
          <w:rPr>
            <w:rFonts w:cs="Times New Roman" w:hint="eastAsia"/>
          </w:rPr>
          <w:t>删除该记录，</w:t>
        </w:r>
      </w:ins>
      <w:ins w:id="786" w:author="Alex Wang" w:date="2019-04-23T20:25:00Z">
        <w:r w:rsidR="006C2D58">
          <w:rPr>
            <w:rFonts w:cs="Times New Roman" w:hint="eastAsia"/>
          </w:rPr>
          <w:t>从</w:t>
        </w:r>
      </w:ins>
      <w:ins w:id="787" w:author="Alex Wang" w:date="2019-04-23T20:24:00Z">
        <w:r w:rsidR="006C2D58">
          <w:rPr>
            <w:rFonts w:cs="Times New Roman" w:hint="eastAsia"/>
          </w:rPr>
          <w:t>每个数据</w:t>
        </w:r>
      </w:ins>
      <w:ins w:id="788" w:author="Alex Wang" w:date="2019-04-23T20:25:00Z">
        <w:r w:rsidR="006C2D58">
          <w:rPr>
            <w:rFonts w:cs="Times New Roman" w:hint="eastAsia"/>
          </w:rPr>
          <w:t>块</w:t>
        </w:r>
      </w:ins>
      <w:ins w:id="789" w:author="Alex Wang" w:date="2019-04-23T20:21:00Z">
        <w:r w:rsidR="002263E0">
          <w:rPr>
            <w:rFonts w:cs="Times New Roman" w:hint="eastAsia"/>
          </w:rPr>
          <w:t>VBI中解析其对应的超级节点SND的编号，</w:t>
        </w:r>
      </w:ins>
      <w:r w:rsidR="00346412" w:rsidRPr="00B54553">
        <w:rPr>
          <w:rFonts w:cs="Times New Roman" w:hint="eastAsia"/>
          <w:rPrChange w:id="790" w:author="Alex Wang" w:date="2019-04-23T20:14:00Z">
            <w:rPr>
              <w:rFonts w:hint="eastAsia"/>
            </w:rPr>
          </w:rPrChange>
        </w:rPr>
        <w:t>向</w:t>
      </w:r>
      <w:del w:id="791" w:author="Alex Wang" w:date="2019-04-23T20:22:00Z">
        <w:r w:rsidR="00346412" w:rsidRPr="00B54553" w:rsidDel="002263E0">
          <w:rPr>
            <w:rFonts w:cs="Times New Roman"/>
            <w:rPrChange w:id="792" w:author="Alex Wang" w:date="2019-04-23T20:14:00Z">
              <w:rPr/>
            </w:rPrChange>
          </w:rPr>
          <w:delText>VHP</w:delText>
        </w:r>
        <w:r w:rsidR="00346412" w:rsidRPr="00B54553" w:rsidDel="002263E0">
          <w:rPr>
            <w:rFonts w:cs="Times New Roman" w:hint="eastAsia"/>
            <w:rPrChange w:id="793" w:author="Alex Wang" w:date="2019-04-23T20:14:00Z">
              <w:rPr>
                <w:rFonts w:hint="eastAsia"/>
              </w:rPr>
            </w:rPrChange>
          </w:rPr>
          <w:delText>对应的</w:delText>
        </w:r>
      </w:del>
      <w:r w:rsidR="00346412" w:rsidRPr="00B54553">
        <w:rPr>
          <w:rFonts w:cs="Times New Roman" w:hint="eastAsia"/>
          <w:rPrChange w:id="794" w:author="Alex Wang" w:date="2019-04-23T20:14:00Z">
            <w:rPr>
              <w:rFonts w:hint="eastAsia"/>
            </w:rPr>
          </w:rPrChange>
        </w:rPr>
        <w:t>超级节点</w:t>
      </w:r>
      <w:del w:id="795" w:author="Alex Wang" w:date="2019-04-03T13:11:00Z">
        <w:r w:rsidR="00D54FF4" w:rsidRPr="00B54553" w:rsidDel="00427C59">
          <w:rPr>
            <w:rFonts w:cs="Times New Roman"/>
            <w:rPrChange w:id="796" w:author="Alex Wang" w:date="2019-04-23T20:14:00Z">
              <w:rPr/>
            </w:rPrChange>
          </w:rPr>
          <w:delText>BPD</w:delText>
        </w:r>
      </w:del>
      <w:ins w:id="797" w:author="Alex Wang" w:date="2019-04-03T13:11:00Z">
        <w:r w:rsidR="00427C59" w:rsidRPr="00B54553">
          <w:rPr>
            <w:rFonts w:cs="Times New Roman"/>
            <w:rPrChange w:id="798" w:author="Alex Wang" w:date="2019-04-23T20:14:00Z">
              <w:rPr/>
            </w:rPrChange>
          </w:rPr>
          <w:t>SND</w:t>
        </w:r>
      </w:ins>
      <w:r w:rsidR="00346412" w:rsidRPr="00B54553">
        <w:rPr>
          <w:rFonts w:cs="Times New Roman" w:hint="eastAsia"/>
          <w:rPrChange w:id="799" w:author="Alex Wang" w:date="2019-04-23T20:14:00Z">
            <w:rPr>
              <w:rFonts w:hint="eastAsia"/>
            </w:rPr>
          </w:rPrChange>
        </w:rPr>
        <w:t>发出删除</w:t>
      </w:r>
      <w:ins w:id="800" w:author="Alex Wang" w:date="2019-04-23T20:22:00Z">
        <w:r w:rsidR="00D20F21">
          <w:rPr>
            <w:rFonts w:cs="Times New Roman" w:hint="eastAsia"/>
          </w:rPr>
          <w:t>VBI</w:t>
        </w:r>
      </w:ins>
      <w:r w:rsidR="00346412" w:rsidRPr="00B54553">
        <w:rPr>
          <w:rFonts w:cs="Times New Roman" w:hint="eastAsia"/>
          <w:rPrChange w:id="801" w:author="Alex Wang" w:date="2019-04-23T20:14:00Z">
            <w:rPr>
              <w:rFonts w:hint="eastAsia"/>
            </w:rPr>
          </w:rPrChange>
        </w:rPr>
        <w:t>指令</w:t>
      </w:r>
      <w:ins w:id="802" w:author="Alex Wang" w:date="2019-04-23T20:24:00Z">
        <w:r w:rsidR="006C2D58">
          <w:rPr>
            <w:rFonts w:cs="Times New Roman" w:hint="eastAsia"/>
          </w:rPr>
          <w:t>；</w:t>
        </w:r>
      </w:ins>
    </w:p>
    <w:p w14:paraId="7F246DB9" w14:textId="354C48DD" w:rsidR="006C2D58" w:rsidRDefault="00D20F21" w:rsidP="00B54553">
      <w:pPr>
        <w:pStyle w:val="a4"/>
        <w:numPr>
          <w:ilvl w:val="1"/>
          <w:numId w:val="41"/>
        </w:numPr>
        <w:spacing w:line="360" w:lineRule="auto"/>
        <w:ind w:firstLineChars="0"/>
        <w:rPr>
          <w:ins w:id="803" w:author="Alex Wang" w:date="2019-04-23T20:23:00Z"/>
          <w:rFonts w:cs="Times New Roman"/>
        </w:rPr>
      </w:pPr>
      <w:ins w:id="804" w:author="Alex Wang" w:date="2019-04-23T20:22:00Z">
        <w:r>
          <w:rPr>
            <w:rFonts w:cs="Times New Roman" w:hint="eastAsia"/>
          </w:rPr>
          <w:t>超级节点</w:t>
        </w:r>
      </w:ins>
      <w:del w:id="805" w:author="Alex Wang" w:date="2019-04-23T20:22:00Z">
        <w:r w:rsidR="00346412" w:rsidRPr="00B54553" w:rsidDel="00D20F21">
          <w:rPr>
            <w:rFonts w:cs="Times New Roman" w:hint="eastAsia"/>
            <w:rPrChange w:id="806" w:author="Alex Wang" w:date="2019-04-23T20:14:00Z">
              <w:rPr>
                <w:rFonts w:hint="eastAsia"/>
              </w:rPr>
            </w:rPrChange>
          </w:rPr>
          <w:delText>，删除指令包含</w:delText>
        </w:r>
        <w:r w:rsidR="00E57FC1" w:rsidRPr="00B54553" w:rsidDel="00D20F21">
          <w:rPr>
            <w:rFonts w:cs="Times New Roman" w:hint="eastAsia"/>
            <w:rPrChange w:id="807" w:author="Alex Wang" w:date="2019-04-23T20:14:00Z">
              <w:rPr>
                <w:rFonts w:hint="eastAsia"/>
              </w:rPr>
            </w:rPrChange>
          </w:rPr>
          <w:delText>该</w:delText>
        </w:r>
        <w:r w:rsidR="00AE4EB1" w:rsidRPr="00B54553" w:rsidDel="00D20F21">
          <w:rPr>
            <w:rFonts w:cs="Times New Roman" w:hint="eastAsia"/>
            <w:rPrChange w:id="808" w:author="Alex Wang" w:date="2019-04-23T20:14:00Z">
              <w:rPr>
                <w:rFonts w:hint="eastAsia"/>
              </w:rPr>
            </w:rPrChange>
          </w:rPr>
          <w:delText>块数据的</w:delText>
        </w:r>
        <w:r w:rsidR="00AE4EB1" w:rsidRPr="00B54553" w:rsidDel="00D20F21">
          <w:rPr>
            <w:rFonts w:cs="Times New Roman"/>
            <w:rPrChange w:id="809" w:author="Alex Wang" w:date="2019-04-23T20:14:00Z">
              <w:rPr/>
            </w:rPrChange>
          </w:rPr>
          <w:delText>VHP</w:delText>
        </w:r>
        <w:r w:rsidR="00AE4EB1" w:rsidRPr="00B54553" w:rsidDel="00D20F21">
          <w:rPr>
            <w:rFonts w:cs="Times New Roman" w:hint="eastAsia"/>
            <w:rPrChange w:id="810" w:author="Alex Wang" w:date="2019-04-23T20:14:00Z">
              <w:rPr>
                <w:rFonts w:hint="eastAsia"/>
              </w:rPr>
            </w:rPrChange>
          </w:rPr>
          <w:delText>和</w:delText>
        </w:r>
        <w:r w:rsidR="00AE4EB1" w:rsidRPr="00B54553" w:rsidDel="00D20F21">
          <w:rPr>
            <w:rFonts w:cs="Times New Roman"/>
            <w:rPrChange w:id="811" w:author="Alex Wang" w:date="2019-04-23T20:14:00Z">
              <w:rPr/>
            </w:rPrChange>
          </w:rPr>
          <w:delText>VB</w:delText>
        </w:r>
        <w:r w:rsidR="0029550B" w:rsidRPr="00B54553" w:rsidDel="00D20F21">
          <w:rPr>
            <w:rFonts w:cs="Times New Roman"/>
            <w:rPrChange w:id="812" w:author="Alex Wang" w:date="2019-04-23T20:14:00Z">
              <w:rPr/>
            </w:rPrChange>
          </w:rPr>
          <w:delText>I</w:delText>
        </w:r>
        <w:r w:rsidR="00AE4EB1" w:rsidRPr="00B54553" w:rsidDel="00D20F21">
          <w:rPr>
            <w:rFonts w:cs="Times New Roman" w:hint="eastAsia"/>
            <w:rPrChange w:id="813" w:author="Alex Wang" w:date="2019-04-23T20:14:00Z">
              <w:rPr>
                <w:rFonts w:hint="eastAsia"/>
              </w:rPr>
            </w:rPrChange>
          </w:rPr>
          <w:delText>，</w:delText>
        </w:r>
      </w:del>
      <w:del w:id="814" w:author="Alex Wang" w:date="2019-04-03T13:11:00Z">
        <w:r w:rsidR="00D54FF4" w:rsidRPr="00B54553" w:rsidDel="00427C59">
          <w:rPr>
            <w:rFonts w:cs="Times New Roman"/>
            <w:rPrChange w:id="815" w:author="Alex Wang" w:date="2019-04-23T20:14:00Z">
              <w:rPr/>
            </w:rPrChange>
          </w:rPr>
          <w:delText>BPD</w:delText>
        </w:r>
      </w:del>
      <w:ins w:id="816" w:author="Alex Wang" w:date="2019-04-03T13:11:00Z">
        <w:r w:rsidR="00427C59" w:rsidRPr="00B54553">
          <w:rPr>
            <w:rFonts w:cs="Times New Roman"/>
            <w:rPrChange w:id="817" w:author="Alex Wang" w:date="2019-04-23T20:14:00Z">
              <w:rPr/>
            </w:rPrChange>
          </w:rPr>
          <w:t>SND</w:t>
        </w:r>
      </w:ins>
      <w:r w:rsidR="00E57FC1" w:rsidRPr="00B54553">
        <w:rPr>
          <w:rFonts w:cs="Times New Roman" w:hint="eastAsia"/>
          <w:rPrChange w:id="818" w:author="Alex Wang" w:date="2019-04-23T20:14:00Z">
            <w:rPr>
              <w:rFonts w:hint="eastAsia"/>
            </w:rPr>
          </w:rPrChange>
        </w:rPr>
        <w:t>将</w:t>
      </w:r>
      <w:ins w:id="819" w:author="Alex Wang" w:date="2019-04-23T20:22:00Z">
        <w:r>
          <w:rPr>
            <w:rFonts w:cs="Times New Roman" w:hint="eastAsia"/>
          </w:rPr>
          <w:t>数据块表</w:t>
        </w:r>
      </w:ins>
      <w:del w:id="820" w:author="Alex Wang" w:date="2019-04-23T20:23:00Z">
        <w:r w:rsidR="00C47B27" w:rsidRPr="00B54553" w:rsidDel="00D20F21">
          <w:rPr>
            <w:rFonts w:cs="Times New Roman" w:hint="eastAsia"/>
            <w:rPrChange w:id="821" w:author="Alex Wang" w:date="2019-04-23T20:14:00Z">
              <w:rPr>
                <w:rFonts w:hint="eastAsia"/>
              </w:rPr>
            </w:rPrChange>
          </w:rPr>
          <w:delText>分块数据库</w:delText>
        </w:r>
      </w:del>
      <w:r w:rsidR="00C47B27" w:rsidRPr="00B54553">
        <w:rPr>
          <w:rFonts w:cs="Times New Roman"/>
          <w:rPrChange w:id="822" w:author="Alex Wang" w:date="2019-04-23T20:14:00Z">
            <w:rPr/>
          </w:rPrChange>
        </w:rPr>
        <w:t>DB中</w:t>
      </w:r>
      <w:r w:rsidR="00AE4EB1" w:rsidRPr="00B54553">
        <w:rPr>
          <w:rFonts w:cs="Times New Roman"/>
          <w:rPrChange w:id="823" w:author="Alex Wang" w:date="2019-04-23T20:14:00Z">
            <w:rPr/>
          </w:rPrChange>
        </w:rPr>
        <w:t>VB</w:t>
      </w:r>
      <w:r w:rsidR="00DE2E48" w:rsidRPr="00B54553">
        <w:rPr>
          <w:rFonts w:cs="Times New Roman"/>
          <w:rPrChange w:id="824" w:author="Alex Wang" w:date="2019-04-23T20:14:00Z">
            <w:rPr/>
          </w:rPrChange>
        </w:rPr>
        <w:t>I</w:t>
      </w:r>
      <w:r w:rsidR="00C47B27" w:rsidRPr="00B54553">
        <w:rPr>
          <w:rFonts w:cs="Times New Roman" w:hint="eastAsia"/>
          <w:rPrChange w:id="825" w:author="Alex Wang" w:date="2019-04-23T20:14:00Z">
            <w:rPr>
              <w:rFonts w:hint="eastAsia"/>
            </w:rPr>
          </w:rPrChange>
        </w:rPr>
        <w:t>项</w:t>
      </w:r>
      <w:r w:rsidR="00AE4EB1" w:rsidRPr="00B54553">
        <w:rPr>
          <w:rFonts w:cs="Times New Roman" w:hint="eastAsia"/>
          <w:rPrChange w:id="826" w:author="Alex Wang" w:date="2019-04-23T20:14:00Z">
            <w:rPr>
              <w:rFonts w:hint="eastAsia"/>
            </w:rPr>
          </w:rPrChange>
        </w:rPr>
        <w:t>的</w:t>
      </w:r>
      <w:r w:rsidR="009F43C1" w:rsidRPr="00B54553">
        <w:rPr>
          <w:rFonts w:cs="Times New Roman" w:hint="eastAsia"/>
          <w:rPrChange w:id="827" w:author="Alex Wang" w:date="2019-04-23T20:14:00Z">
            <w:rPr>
              <w:rFonts w:hint="eastAsia"/>
            </w:rPr>
          </w:rPrChange>
        </w:rPr>
        <w:t>引用次数减</w:t>
      </w:r>
      <w:r w:rsidR="009F43C1" w:rsidRPr="00B54553">
        <w:rPr>
          <w:rFonts w:cs="Times New Roman"/>
          <w:rPrChange w:id="828" w:author="Alex Wang" w:date="2019-04-23T20:14:00Z">
            <w:rPr/>
          </w:rPrChange>
        </w:rPr>
        <w:t>1</w:t>
      </w:r>
      <w:ins w:id="829" w:author="Alex Wang" w:date="2019-04-23T20:24:00Z">
        <w:r w:rsidR="006C2D58">
          <w:rPr>
            <w:rFonts w:cs="Times New Roman" w:hint="eastAsia"/>
          </w:rPr>
          <w:t>；</w:t>
        </w:r>
      </w:ins>
    </w:p>
    <w:p w14:paraId="775E1239" w14:textId="1A36745A" w:rsidR="008B7904" w:rsidRPr="00B54553" w:rsidRDefault="006C2D58">
      <w:pPr>
        <w:pStyle w:val="a4"/>
        <w:numPr>
          <w:ilvl w:val="1"/>
          <w:numId w:val="41"/>
        </w:numPr>
        <w:spacing w:line="360" w:lineRule="auto"/>
        <w:ind w:firstLineChars="0"/>
        <w:rPr>
          <w:rFonts w:cs="Times New Roman"/>
          <w:rPrChange w:id="830" w:author="Alex Wang" w:date="2019-04-23T20:14:00Z">
            <w:rPr/>
          </w:rPrChange>
        </w:rPr>
        <w:pPrChange w:id="831" w:author="Alex Wang" w:date="2019-04-23T20:14:00Z">
          <w:pPr>
            <w:spacing w:line="360" w:lineRule="auto"/>
          </w:pPr>
        </w:pPrChange>
      </w:pPr>
      <w:ins w:id="832" w:author="Alex Wang" w:date="2019-04-23T20:23:00Z">
        <w:r>
          <w:rPr>
            <w:rFonts w:cs="Times New Roman" w:hint="eastAsia"/>
          </w:rPr>
          <w:t>超级节点</w:t>
        </w:r>
      </w:ins>
      <w:del w:id="833" w:author="Alex Wang" w:date="2019-04-23T20:23:00Z">
        <w:r w:rsidR="00DC179B" w:rsidRPr="00B54553" w:rsidDel="006C2D58">
          <w:rPr>
            <w:rFonts w:cs="Times New Roman" w:hint="eastAsia"/>
            <w:rPrChange w:id="834" w:author="Alex Wang" w:date="2019-04-23T20:14:00Z">
              <w:rPr>
                <w:rFonts w:hint="eastAsia"/>
              </w:rPr>
            </w:rPrChange>
          </w:rPr>
          <w:delText>，然后</w:delText>
        </w:r>
      </w:del>
      <w:del w:id="835" w:author="Alex Wang" w:date="2019-04-03T13:11:00Z">
        <w:r w:rsidR="00211E9B" w:rsidRPr="00B54553" w:rsidDel="00427C59">
          <w:rPr>
            <w:rFonts w:cs="Times New Roman"/>
            <w:rPrChange w:id="836" w:author="Alex Wang" w:date="2019-04-23T20:14:00Z">
              <w:rPr/>
            </w:rPrChange>
          </w:rPr>
          <w:delText>BPU</w:delText>
        </w:r>
      </w:del>
      <w:ins w:id="837" w:author="Alex Wang" w:date="2019-04-03T13:11:00Z">
        <w:r w:rsidR="00427C59" w:rsidRPr="00B54553">
          <w:rPr>
            <w:rFonts w:cs="Times New Roman"/>
            <w:rPrChange w:id="838" w:author="Alex Wang" w:date="2019-04-23T20:14:00Z">
              <w:rPr/>
            </w:rPrChange>
          </w:rPr>
          <w:t>SNU</w:t>
        </w:r>
      </w:ins>
      <w:del w:id="839" w:author="Alex Wang" w:date="2019-04-23T20:25:00Z">
        <w:r w:rsidR="009A0AD7" w:rsidRPr="00B54553" w:rsidDel="006C2D58">
          <w:rPr>
            <w:rFonts w:cs="Times New Roman" w:hint="eastAsia"/>
            <w:rPrChange w:id="840" w:author="Alex Wang" w:date="2019-04-23T20:14:00Z">
              <w:rPr>
                <w:rFonts w:hint="eastAsia"/>
              </w:rPr>
            </w:rPrChange>
          </w:rPr>
          <w:delText>删除</w:delText>
        </w:r>
        <w:r w:rsidR="00DC179B" w:rsidRPr="00B54553" w:rsidDel="006C2D58">
          <w:rPr>
            <w:rFonts w:cs="Times New Roman"/>
            <w:rPrChange w:id="841" w:author="Alex Wang" w:date="2019-04-23T20:14:00Z">
              <w:rPr/>
            </w:rPrChange>
          </w:rPr>
          <w:delText>VHW记录</w:delText>
        </w:r>
        <w:r w:rsidR="00583417" w:rsidRPr="00B54553" w:rsidDel="006C2D58">
          <w:rPr>
            <w:rFonts w:cs="Times New Roman" w:hint="eastAsia"/>
            <w:rPrChange w:id="842" w:author="Alex Wang" w:date="2019-04-23T20:14:00Z">
              <w:rPr>
                <w:rFonts w:hint="eastAsia"/>
              </w:rPr>
            </w:rPrChange>
          </w:rPr>
          <w:delText>，</w:delText>
        </w:r>
      </w:del>
      <w:r w:rsidR="00583417" w:rsidRPr="00B54553">
        <w:rPr>
          <w:rFonts w:cs="Times New Roman" w:hint="eastAsia"/>
          <w:rPrChange w:id="843" w:author="Alex Wang" w:date="2019-04-23T20:14:00Z">
            <w:rPr>
              <w:rFonts w:hint="eastAsia"/>
            </w:rPr>
          </w:rPrChange>
        </w:rPr>
        <w:t>将该用户的数据</w:t>
      </w:r>
      <w:proofErr w:type="gramStart"/>
      <w:r w:rsidR="00583417" w:rsidRPr="00B54553">
        <w:rPr>
          <w:rFonts w:cs="Times New Roman" w:hint="eastAsia"/>
          <w:rPrChange w:id="844" w:author="Alex Wang" w:date="2019-04-23T20:14:00Z">
            <w:rPr>
              <w:rFonts w:hint="eastAsia"/>
            </w:rPr>
          </w:rPrChange>
        </w:rPr>
        <w:t>存储总</w:t>
      </w:r>
      <w:proofErr w:type="gramEnd"/>
      <w:r w:rsidR="00583417" w:rsidRPr="00B54553">
        <w:rPr>
          <w:rFonts w:cs="Times New Roman" w:hint="eastAsia"/>
          <w:rPrChange w:id="845" w:author="Alex Wang" w:date="2019-04-23T20:14:00Z">
            <w:rPr>
              <w:rFonts w:hint="eastAsia"/>
            </w:rPr>
          </w:rPrChange>
        </w:rPr>
        <w:t>容量和</w:t>
      </w:r>
      <w:r w:rsidR="008C70C5" w:rsidRPr="00B54553">
        <w:rPr>
          <w:rFonts w:cs="Times New Roman" w:hint="eastAsia"/>
          <w:rPrChange w:id="846" w:author="Alex Wang" w:date="2019-04-23T20:14:00Z">
            <w:rPr>
              <w:rFonts w:hint="eastAsia"/>
            </w:rPr>
          </w:rPrChange>
        </w:rPr>
        <w:t>每周期总费用</w:t>
      </w:r>
      <w:r w:rsidR="00583417" w:rsidRPr="00B54553">
        <w:rPr>
          <w:rFonts w:cs="Times New Roman" w:hint="eastAsia"/>
          <w:rPrChange w:id="847" w:author="Alex Wang" w:date="2019-04-23T20:14:00Z">
            <w:rPr>
              <w:rFonts w:hint="eastAsia"/>
            </w:rPr>
          </w:rPrChange>
        </w:rPr>
        <w:t>都相应减少</w:t>
      </w:r>
      <w:r w:rsidR="00C41355" w:rsidRPr="00B54553">
        <w:rPr>
          <w:rFonts w:cs="Times New Roman" w:hint="eastAsia"/>
          <w:rPrChange w:id="848" w:author="Alex Wang" w:date="2019-04-23T20:14:00Z">
            <w:rPr>
              <w:rFonts w:hint="eastAsia"/>
            </w:rPr>
          </w:rPrChange>
        </w:rPr>
        <w:t>，同时也减少系统总存储容量</w:t>
      </w:r>
      <w:ins w:id="849" w:author="Alex Wang" w:date="2019-04-23T20:26:00Z">
        <w:r w:rsidR="00200A59">
          <w:rPr>
            <w:rFonts w:cs="Times New Roman" w:hint="eastAsia"/>
          </w:rPr>
          <w:t>；</w:t>
        </w:r>
      </w:ins>
      <w:del w:id="850" w:author="Alex Wang" w:date="2019-04-23T20:26:00Z">
        <w:r w:rsidR="00DC179B" w:rsidRPr="00B54553" w:rsidDel="00200A59">
          <w:rPr>
            <w:rFonts w:cs="Times New Roman" w:hint="eastAsia"/>
            <w:rPrChange w:id="851" w:author="Alex Wang" w:date="2019-04-23T20:14:00Z">
              <w:rPr>
                <w:rFonts w:hint="eastAsia"/>
              </w:rPr>
            </w:rPrChange>
          </w:rPr>
          <w:delText>。</w:delText>
        </w:r>
      </w:del>
    </w:p>
    <w:p w14:paraId="45BAEFD5" w14:textId="66949375" w:rsidR="00AE4EB1" w:rsidRPr="00B54553" w:rsidRDefault="008B7904">
      <w:pPr>
        <w:pStyle w:val="a4"/>
        <w:numPr>
          <w:ilvl w:val="1"/>
          <w:numId w:val="41"/>
        </w:numPr>
        <w:spacing w:line="360" w:lineRule="auto"/>
        <w:ind w:firstLineChars="0"/>
        <w:rPr>
          <w:rFonts w:cs="Times New Roman"/>
          <w:rPrChange w:id="852" w:author="Alex Wang" w:date="2019-04-23T20:14:00Z">
            <w:rPr/>
          </w:rPrChange>
        </w:rPr>
        <w:pPrChange w:id="853" w:author="Alex Wang" w:date="2019-04-23T20:14:00Z">
          <w:pPr>
            <w:spacing w:line="360" w:lineRule="auto"/>
          </w:pPr>
        </w:pPrChange>
      </w:pPr>
      <w:del w:id="854" w:author="Alex Wang" w:date="2019-04-23T20:14:00Z">
        <w:r w:rsidRPr="00B54553" w:rsidDel="00B54553">
          <w:rPr>
            <w:rFonts w:cs="Times New Roman"/>
            <w:rPrChange w:id="855" w:author="Alex Wang" w:date="2019-04-23T20:14:00Z">
              <w:rPr/>
            </w:rPrChange>
          </w:rPr>
          <w:delText xml:space="preserve">c. </w:delText>
        </w:r>
      </w:del>
      <w:r w:rsidR="005E1AB9" w:rsidRPr="00B54553">
        <w:rPr>
          <w:rFonts w:cs="Times New Roman" w:hint="eastAsia"/>
          <w:rPrChange w:id="856" w:author="Alex Wang" w:date="2019-04-23T20:14:00Z">
            <w:rPr>
              <w:rFonts w:hint="eastAsia"/>
            </w:rPr>
          </w:rPrChange>
        </w:rPr>
        <w:t>系统</w:t>
      </w:r>
      <w:r w:rsidRPr="00B54553">
        <w:rPr>
          <w:rFonts w:cs="Times New Roman" w:hint="eastAsia"/>
          <w:rPrChange w:id="857" w:author="Alex Wang" w:date="2019-04-23T20:14:00Z">
            <w:rPr>
              <w:rFonts w:hint="eastAsia"/>
            </w:rPr>
          </w:rPrChange>
        </w:rPr>
        <w:t>每次做</w:t>
      </w:r>
      <w:r w:rsidRPr="00B54553">
        <w:rPr>
          <w:rFonts w:cs="Times New Roman"/>
          <w:rPrChange w:id="858" w:author="Alex Wang" w:date="2019-04-23T20:14:00Z">
            <w:rPr/>
          </w:rPrChange>
        </w:rPr>
        <w:t>GC时，对于</w:t>
      </w:r>
      <w:r w:rsidR="00665F67" w:rsidRPr="00B54553">
        <w:rPr>
          <w:rFonts w:cs="Times New Roman" w:hint="eastAsia"/>
          <w:rPrChange w:id="859" w:author="Alex Wang" w:date="2019-04-23T20:14:00Z">
            <w:rPr>
              <w:rFonts w:hint="eastAsia"/>
            </w:rPr>
          </w:rPrChange>
        </w:rPr>
        <w:t>引用次数</w:t>
      </w:r>
      <w:r w:rsidR="00A122AB" w:rsidRPr="00B54553">
        <w:rPr>
          <w:rFonts w:cs="Times New Roman" w:hint="eastAsia"/>
          <w:rPrChange w:id="860" w:author="Alex Wang" w:date="2019-04-23T20:14:00Z">
            <w:rPr>
              <w:rFonts w:hint="eastAsia"/>
            </w:rPr>
          </w:rPrChange>
        </w:rPr>
        <w:t>为</w:t>
      </w:r>
      <w:r w:rsidR="00A122AB" w:rsidRPr="00B54553">
        <w:rPr>
          <w:rFonts w:cs="Times New Roman"/>
          <w:rPrChange w:id="861" w:author="Alex Wang" w:date="2019-04-23T20:14:00Z">
            <w:rPr/>
          </w:rPrChange>
        </w:rPr>
        <w:t>0的</w:t>
      </w:r>
      <w:r w:rsidR="004168DF" w:rsidRPr="00B54553">
        <w:rPr>
          <w:rFonts w:cs="Times New Roman" w:hint="eastAsia"/>
          <w:rPrChange w:id="862" w:author="Alex Wang" w:date="2019-04-23T20:14:00Z">
            <w:rPr>
              <w:rFonts w:hint="eastAsia"/>
            </w:rPr>
          </w:rPrChange>
        </w:rPr>
        <w:t>数据</w:t>
      </w:r>
      <w:proofErr w:type="gramStart"/>
      <w:r w:rsidR="004168DF" w:rsidRPr="00B54553">
        <w:rPr>
          <w:rFonts w:cs="Times New Roman" w:hint="eastAsia"/>
          <w:rPrChange w:id="863" w:author="Alex Wang" w:date="2019-04-23T20:14:00Z">
            <w:rPr>
              <w:rFonts w:hint="eastAsia"/>
            </w:rPr>
          </w:rPrChange>
        </w:rPr>
        <w:t>块</w:t>
      </w:r>
      <w:r w:rsidR="00EC43D6" w:rsidRPr="00B54553">
        <w:rPr>
          <w:rFonts w:cs="Times New Roman" w:hint="eastAsia"/>
          <w:rPrChange w:id="864" w:author="Alex Wang" w:date="2019-04-23T20:14:00Z">
            <w:rPr>
              <w:rFonts w:hint="eastAsia"/>
            </w:rPr>
          </w:rPrChange>
        </w:rPr>
        <w:t>需要</w:t>
      </w:r>
      <w:proofErr w:type="gramEnd"/>
      <w:r w:rsidR="00EC43D6" w:rsidRPr="00B54553">
        <w:rPr>
          <w:rFonts w:cs="Times New Roman" w:hint="eastAsia"/>
          <w:rPrChange w:id="865" w:author="Alex Wang" w:date="2019-04-23T20:14:00Z">
            <w:rPr>
              <w:rFonts w:hint="eastAsia"/>
            </w:rPr>
          </w:rPrChange>
        </w:rPr>
        <w:t>遍历所有用户进行核实，核实后</w:t>
      </w:r>
      <w:r w:rsidR="009A0AD7" w:rsidRPr="00B54553">
        <w:rPr>
          <w:rFonts w:cs="Times New Roman" w:hint="eastAsia"/>
          <w:rPrChange w:id="866" w:author="Alex Wang" w:date="2019-04-23T20:14:00Z">
            <w:rPr>
              <w:rFonts w:hint="eastAsia"/>
            </w:rPr>
          </w:rPrChange>
        </w:rPr>
        <w:t>向</w:t>
      </w:r>
      <w:r w:rsidR="00FD309E" w:rsidRPr="00B54553">
        <w:rPr>
          <w:rFonts w:cs="Times New Roman" w:hint="eastAsia"/>
          <w:rPrChange w:id="867" w:author="Alex Wang" w:date="2019-04-23T20:14:00Z">
            <w:rPr>
              <w:rFonts w:hint="eastAsia"/>
            </w:rPr>
          </w:rPrChange>
        </w:rPr>
        <w:t>该数据库</w:t>
      </w:r>
      <w:r w:rsidR="009A0AD7" w:rsidRPr="00B54553">
        <w:rPr>
          <w:rFonts w:cs="Times New Roman" w:hint="eastAsia"/>
          <w:rPrChange w:id="868" w:author="Alex Wang" w:date="2019-04-23T20:14:00Z">
            <w:rPr>
              <w:rFonts w:hint="eastAsia"/>
            </w:rPr>
          </w:rPrChange>
        </w:rPr>
        <w:t>各分片对应的</w:t>
      </w:r>
      <w:del w:id="869" w:author="Alex Wang" w:date="2019-04-23T21:22:00Z">
        <w:r w:rsidR="009A0AD7" w:rsidRPr="00B54553" w:rsidDel="00AF4E7B">
          <w:rPr>
            <w:rFonts w:cs="Times New Roman" w:hint="eastAsia"/>
            <w:rPrChange w:id="870" w:author="Alex Wang" w:date="2019-04-23T20:14:00Z">
              <w:rPr>
                <w:rFonts w:hint="eastAsia"/>
              </w:rPr>
            </w:rPrChange>
          </w:rPr>
          <w:delText>存储节点</w:delText>
        </w:r>
      </w:del>
      <w:ins w:id="871" w:author="Alex Wang" w:date="2019-04-23T21:22:00Z">
        <w:r w:rsidR="00AF4E7B">
          <w:rPr>
            <w:rFonts w:cs="Times New Roman" w:hint="eastAsia"/>
          </w:rPr>
          <w:t>数据节点</w:t>
        </w:r>
      </w:ins>
      <w:r w:rsidR="009A0AD7" w:rsidRPr="00B54553">
        <w:rPr>
          <w:rFonts w:cs="Times New Roman" w:hint="eastAsia"/>
          <w:rPrChange w:id="872" w:author="Alex Wang" w:date="2019-04-23T20:14:00Z">
            <w:rPr>
              <w:rFonts w:hint="eastAsia"/>
            </w:rPr>
          </w:rPrChange>
        </w:rPr>
        <w:t>发出删除指令，删除各</w:t>
      </w:r>
      <w:r w:rsidR="007303F9" w:rsidRPr="00B54553">
        <w:rPr>
          <w:rFonts w:cs="Times New Roman" w:hint="eastAsia"/>
          <w:rPrChange w:id="873" w:author="Alex Wang" w:date="2019-04-23T20:14:00Z">
            <w:rPr>
              <w:rFonts w:hint="eastAsia"/>
            </w:rPr>
          </w:rPrChange>
        </w:rPr>
        <w:t>数据分片</w:t>
      </w:r>
      <w:r w:rsidR="009F43C1" w:rsidRPr="00B54553">
        <w:rPr>
          <w:rFonts w:cs="Times New Roman" w:hint="eastAsia"/>
          <w:rPrChange w:id="874" w:author="Alex Wang" w:date="2019-04-23T20:14:00Z">
            <w:rPr>
              <w:rFonts w:hint="eastAsia"/>
            </w:rPr>
          </w:rPrChange>
        </w:rPr>
        <w:t>，</w:t>
      </w:r>
      <w:r w:rsidR="00A21377" w:rsidRPr="00B54553">
        <w:rPr>
          <w:rFonts w:cs="Times New Roman" w:hint="eastAsia"/>
          <w:rPrChange w:id="875" w:author="Alex Wang" w:date="2019-04-23T20:14:00Z">
            <w:rPr>
              <w:rFonts w:hint="eastAsia"/>
            </w:rPr>
          </w:rPrChange>
        </w:rPr>
        <w:t>减少各</w:t>
      </w:r>
      <w:del w:id="876" w:author="Alex Wang" w:date="2019-04-23T21:22:00Z">
        <w:r w:rsidR="00A21377" w:rsidRPr="00B54553" w:rsidDel="00AF4E7B">
          <w:rPr>
            <w:rFonts w:cs="Times New Roman" w:hint="eastAsia"/>
            <w:rPrChange w:id="877" w:author="Alex Wang" w:date="2019-04-23T20:14:00Z">
              <w:rPr>
                <w:rFonts w:hint="eastAsia"/>
              </w:rPr>
            </w:rPrChange>
          </w:rPr>
          <w:delText>存储节点</w:delText>
        </w:r>
      </w:del>
      <w:ins w:id="878" w:author="Alex Wang" w:date="2019-04-23T21:22:00Z">
        <w:r w:rsidR="00AF4E7B">
          <w:rPr>
            <w:rFonts w:cs="Times New Roman" w:hint="eastAsia"/>
          </w:rPr>
          <w:t>数据节点</w:t>
        </w:r>
      </w:ins>
      <w:r w:rsidR="00A21377" w:rsidRPr="00B54553">
        <w:rPr>
          <w:rFonts w:cs="Times New Roman" w:hint="eastAsia"/>
          <w:rPrChange w:id="879" w:author="Alex Wang" w:date="2019-04-23T20:14:00Z">
            <w:rPr>
              <w:rFonts w:hint="eastAsia"/>
            </w:rPr>
          </w:rPrChange>
        </w:rPr>
        <w:t>的占用存储空间，</w:t>
      </w:r>
      <w:r w:rsidR="009A0AD7" w:rsidRPr="00B54553">
        <w:rPr>
          <w:rFonts w:cs="Times New Roman" w:hint="eastAsia"/>
          <w:rPrChange w:id="880" w:author="Alex Wang" w:date="2019-04-23T20:14:00Z">
            <w:rPr>
              <w:rFonts w:hint="eastAsia"/>
            </w:rPr>
          </w:rPrChange>
        </w:rPr>
        <w:t>然后</w:t>
      </w:r>
      <w:r w:rsidR="00E63369" w:rsidRPr="00B54553">
        <w:rPr>
          <w:rFonts w:cs="Times New Roman" w:hint="eastAsia"/>
          <w:rPrChange w:id="881" w:author="Alex Wang" w:date="2019-04-23T20:14:00Z">
            <w:rPr>
              <w:rFonts w:hint="eastAsia"/>
            </w:rPr>
          </w:rPrChange>
        </w:rPr>
        <w:t>数据块表</w:t>
      </w:r>
      <w:r w:rsidR="00291B21" w:rsidRPr="00B54553">
        <w:rPr>
          <w:rFonts w:cs="Times New Roman"/>
          <w:rPrChange w:id="882" w:author="Alex Wang" w:date="2019-04-23T20:14:00Z">
            <w:rPr/>
          </w:rPrChange>
        </w:rPr>
        <w:t>DB中</w:t>
      </w:r>
      <w:r w:rsidR="009A0AD7" w:rsidRPr="00B54553">
        <w:rPr>
          <w:rFonts w:cs="Times New Roman" w:hint="eastAsia"/>
          <w:rPrChange w:id="883" w:author="Alex Wang" w:date="2019-04-23T20:14:00Z">
            <w:rPr>
              <w:rFonts w:hint="eastAsia"/>
            </w:rPr>
          </w:rPrChange>
        </w:rPr>
        <w:t>删除</w:t>
      </w:r>
      <w:r w:rsidR="009A0AD7" w:rsidRPr="00B54553">
        <w:rPr>
          <w:rFonts w:cs="Times New Roman"/>
          <w:rPrChange w:id="884" w:author="Alex Wang" w:date="2019-04-23T20:14:00Z">
            <w:rPr/>
          </w:rPrChange>
        </w:rPr>
        <w:t>VB</w:t>
      </w:r>
      <w:r w:rsidR="00900E6B" w:rsidRPr="00B54553">
        <w:rPr>
          <w:rFonts w:cs="Times New Roman"/>
          <w:rPrChange w:id="885" w:author="Alex Wang" w:date="2019-04-23T20:14:00Z">
            <w:rPr/>
          </w:rPrChange>
        </w:rPr>
        <w:t>I数据块</w:t>
      </w:r>
      <w:r w:rsidR="00291B21" w:rsidRPr="00B54553">
        <w:rPr>
          <w:rFonts w:cs="Times New Roman" w:hint="eastAsia"/>
          <w:rPrChange w:id="886" w:author="Alex Wang" w:date="2019-04-23T20:14:00Z">
            <w:rPr>
              <w:rFonts w:hint="eastAsia"/>
            </w:rPr>
          </w:rPrChange>
        </w:rPr>
        <w:t>记录</w:t>
      </w:r>
      <w:r w:rsidR="00AE2622" w:rsidRPr="00B54553">
        <w:rPr>
          <w:rFonts w:cs="Times New Roman" w:hint="eastAsia"/>
          <w:rPrChange w:id="887" w:author="Alex Wang" w:date="2019-04-23T20:14:00Z">
            <w:rPr>
              <w:rFonts w:hint="eastAsia"/>
            </w:rPr>
          </w:rPrChange>
        </w:rPr>
        <w:t>，相应减少系统的物理存储容量</w:t>
      </w:r>
      <w:r w:rsidR="00DE117B" w:rsidRPr="00B54553">
        <w:rPr>
          <w:rFonts w:cs="Times New Roman" w:hint="eastAsia"/>
          <w:rPrChange w:id="888" w:author="Alex Wang" w:date="2019-04-23T20:14:00Z">
            <w:rPr>
              <w:rFonts w:hint="eastAsia"/>
            </w:rPr>
          </w:rPrChange>
        </w:rPr>
        <w:t>。</w:t>
      </w:r>
    </w:p>
    <w:p w14:paraId="5EE39155" w14:textId="0FFDBF50" w:rsidR="00AE4EB1" w:rsidRDefault="00AE4EB1" w:rsidP="007D010C">
      <w:pPr>
        <w:spacing w:line="360" w:lineRule="auto"/>
        <w:rPr>
          <w:rFonts w:cs="Times New Roman"/>
        </w:rPr>
      </w:pPr>
    </w:p>
    <w:p w14:paraId="772B3006" w14:textId="78B3B3E4" w:rsidR="000A2437" w:rsidRDefault="000A2437" w:rsidP="007D010C">
      <w:pPr>
        <w:spacing w:line="360" w:lineRule="auto"/>
        <w:rPr>
          <w:rFonts w:cs="Times New Roman"/>
        </w:rPr>
      </w:pPr>
      <w:r>
        <w:rPr>
          <w:rFonts w:cs="Times New Roman" w:hint="eastAsia"/>
        </w:rPr>
        <w:t>（4）数据重建</w:t>
      </w:r>
      <w:del w:id="889" w:author="Alex Wang" w:date="2019-04-03T20:36:00Z">
        <w:r w:rsidR="006B2526" w:rsidDel="004771C0">
          <w:rPr>
            <w:rFonts w:cs="Times New Roman" w:hint="eastAsia"/>
          </w:rPr>
          <w:delText>（MVP</w:delText>
        </w:r>
        <w:r w:rsidR="0028187D" w:rsidDel="004771C0">
          <w:rPr>
            <w:rFonts w:cs="Times New Roman" w:hint="eastAsia"/>
          </w:rPr>
          <w:delText>最好</w:delText>
        </w:r>
        <w:r w:rsidR="006B2526" w:rsidDel="004771C0">
          <w:rPr>
            <w:rFonts w:cs="Times New Roman" w:hint="eastAsia"/>
          </w:rPr>
          <w:delText>实现）</w:delText>
        </w:r>
      </w:del>
    </w:p>
    <w:p w14:paraId="65E6AFD0" w14:textId="6CE9CEA9" w:rsidR="003E7F17" w:rsidRDefault="00A245CA" w:rsidP="007D010C">
      <w:pPr>
        <w:spacing w:line="360" w:lineRule="auto"/>
        <w:rPr>
          <w:rFonts w:cs="Times New Roman"/>
        </w:rPr>
      </w:pPr>
      <w:r>
        <w:rPr>
          <w:rFonts w:cs="Times New Roman" w:hint="eastAsia"/>
        </w:rPr>
        <w:t>当一个</w:t>
      </w:r>
      <w:del w:id="890" w:author="Alex Wang" w:date="2019-04-23T21:22:00Z">
        <w:r w:rsidDel="00AF4E7B">
          <w:rPr>
            <w:rFonts w:cs="Times New Roman" w:hint="eastAsia"/>
          </w:rPr>
          <w:delText>存储节点</w:delText>
        </w:r>
      </w:del>
      <w:ins w:id="891" w:author="Alex Wang" w:date="2019-04-23T21:22:00Z">
        <w:r w:rsidR="00AF4E7B">
          <w:rPr>
            <w:rFonts w:cs="Times New Roman" w:hint="eastAsia"/>
          </w:rPr>
          <w:t>数据节点</w:t>
        </w:r>
      </w:ins>
      <w:r>
        <w:rPr>
          <w:rFonts w:cs="Times New Roman" w:hint="eastAsia"/>
        </w:rPr>
        <w:t>出现故障后，就将其数据转存到其他节点，具体如下：</w:t>
      </w:r>
    </w:p>
    <w:p w14:paraId="10C71D05" w14:textId="60AA1D75" w:rsidR="00A245CA" w:rsidRPr="00750853" w:rsidRDefault="00A245CA" w:rsidP="009C46F0">
      <w:pPr>
        <w:pStyle w:val="a4"/>
        <w:numPr>
          <w:ilvl w:val="0"/>
          <w:numId w:val="9"/>
        </w:numPr>
        <w:spacing w:line="360" w:lineRule="auto"/>
        <w:ind w:firstLineChars="0"/>
        <w:rPr>
          <w:rFonts w:cs="Times New Roman"/>
        </w:rPr>
      </w:pPr>
      <w:r w:rsidRPr="00750853">
        <w:rPr>
          <w:rFonts w:cs="Times New Roman" w:hint="eastAsia"/>
        </w:rPr>
        <w:lastRenderedPageBreak/>
        <w:t>故障节点所属超级节点</w:t>
      </w:r>
      <w:del w:id="892" w:author="Alex Wang" w:date="2019-04-03T13:11:00Z">
        <w:r w:rsidR="00E27465" w:rsidDel="00427C59">
          <w:rPr>
            <w:rFonts w:cs="Times New Roman" w:hint="eastAsia"/>
          </w:rPr>
          <w:delText>BPM</w:delText>
        </w:r>
      </w:del>
      <w:ins w:id="893" w:author="Alex Wang" w:date="2019-04-03T13:11:00Z">
        <w:r w:rsidR="00427C59">
          <w:rPr>
            <w:rFonts w:cs="Times New Roman" w:hint="eastAsia"/>
          </w:rPr>
          <w:t>SNM</w:t>
        </w:r>
      </w:ins>
      <w:r w:rsidR="00750853" w:rsidRPr="00750853">
        <w:rPr>
          <w:rFonts w:cs="Times New Roman" w:hint="eastAsia"/>
        </w:rPr>
        <w:t>另外分配PNR（例如1</w:t>
      </w:r>
      <w:r w:rsidR="00750853" w:rsidRPr="00750853">
        <w:rPr>
          <w:rFonts w:cs="Times New Roman"/>
        </w:rPr>
        <w:t>00</w:t>
      </w:r>
      <w:r w:rsidR="00750853" w:rsidRPr="00750853">
        <w:rPr>
          <w:rFonts w:cs="Times New Roman" w:hint="eastAsia"/>
        </w:rPr>
        <w:t>）</w:t>
      </w:r>
      <w:proofErr w:type="gramStart"/>
      <w:r w:rsidR="00750853" w:rsidRPr="00750853">
        <w:rPr>
          <w:rFonts w:cs="Times New Roman" w:hint="eastAsia"/>
        </w:rPr>
        <w:t>个</w:t>
      </w:r>
      <w:proofErr w:type="gramEnd"/>
      <w:del w:id="894" w:author="Alex Wang" w:date="2019-04-23T21:22:00Z">
        <w:r w:rsidR="00750853" w:rsidRPr="00750853" w:rsidDel="00AF4E7B">
          <w:rPr>
            <w:rFonts w:cs="Times New Roman" w:hint="eastAsia"/>
          </w:rPr>
          <w:delText>存储</w:delText>
        </w:r>
        <w:r w:rsidR="00750853" w:rsidRPr="000565AA" w:rsidDel="00AF4E7B">
          <w:rPr>
            <w:rFonts w:cs="Times New Roman" w:hint="eastAsia"/>
          </w:rPr>
          <w:delText>节点</w:delText>
        </w:r>
      </w:del>
      <w:ins w:id="895" w:author="Alex Wang" w:date="2019-04-23T21:22:00Z">
        <w:r w:rsidR="00AF4E7B">
          <w:rPr>
            <w:rFonts w:cs="Times New Roman" w:hint="eastAsia"/>
          </w:rPr>
          <w:t>数据节点</w:t>
        </w:r>
      </w:ins>
      <w:r w:rsidR="00750853" w:rsidRPr="000565AA">
        <w:rPr>
          <w:rFonts w:cs="Times New Roman" w:hint="eastAsia"/>
        </w:rPr>
        <w:t>，每个节点重建1</w:t>
      </w:r>
      <w:r w:rsidR="00750853" w:rsidRPr="00B34F10">
        <w:rPr>
          <w:rFonts w:cs="Times New Roman"/>
        </w:rPr>
        <w:t>/</w:t>
      </w:r>
      <w:r w:rsidR="00750853">
        <w:rPr>
          <w:rFonts w:cs="Times New Roman"/>
        </w:rPr>
        <w:t>P</w:t>
      </w:r>
      <w:r w:rsidR="00750853" w:rsidRPr="00750853">
        <w:rPr>
          <w:rFonts w:cs="Times New Roman"/>
        </w:rPr>
        <w:t>NR</w:t>
      </w:r>
      <w:r w:rsidR="00750853">
        <w:rPr>
          <w:rFonts w:cs="Times New Roman" w:hint="eastAsia"/>
        </w:rPr>
        <w:t>的数据</w:t>
      </w:r>
      <w:r w:rsidR="000565AA">
        <w:rPr>
          <w:rFonts w:cs="Times New Roman" w:hint="eastAsia"/>
        </w:rPr>
        <w:t>。</w:t>
      </w:r>
    </w:p>
    <w:p w14:paraId="3F48AC1B" w14:textId="68472B34" w:rsidR="00EE22CA" w:rsidRDefault="00E27465" w:rsidP="00750853">
      <w:pPr>
        <w:pStyle w:val="a4"/>
        <w:numPr>
          <w:ilvl w:val="0"/>
          <w:numId w:val="9"/>
        </w:numPr>
        <w:spacing w:line="360" w:lineRule="auto"/>
        <w:ind w:firstLineChars="0"/>
        <w:rPr>
          <w:rFonts w:cs="Times New Roman"/>
        </w:rPr>
      </w:pPr>
      <w:del w:id="896" w:author="Alex Wang" w:date="2019-04-03T13:11:00Z">
        <w:r w:rsidDel="00427C59">
          <w:rPr>
            <w:rFonts w:cs="Times New Roman" w:hint="eastAsia"/>
          </w:rPr>
          <w:delText>BPM</w:delText>
        </w:r>
      </w:del>
      <w:ins w:id="897" w:author="Alex Wang" w:date="2019-04-03T13:11:00Z">
        <w:r w:rsidR="00427C59">
          <w:rPr>
            <w:rFonts w:cs="Times New Roman" w:hint="eastAsia"/>
          </w:rPr>
          <w:t>SNM</w:t>
        </w:r>
      </w:ins>
      <w:r w:rsidR="00B34F10">
        <w:rPr>
          <w:rFonts w:cs="Times New Roman" w:hint="eastAsia"/>
        </w:rPr>
        <w:t>调取</w:t>
      </w:r>
      <w:r w:rsidR="00A02957">
        <w:rPr>
          <w:rFonts w:cs="Times New Roman" w:hint="eastAsia"/>
        </w:rPr>
        <w:t>故障节点的所有数据分片信息，包括该分片</w:t>
      </w:r>
      <w:r w:rsidR="00001807">
        <w:rPr>
          <w:rFonts w:cs="Times New Roman" w:hint="eastAsia"/>
        </w:rPr>
        <w:t>h</w:t>
      </w:r>
      <w:r w:rsidR="00001807">
        <w:rPr>
          <w:rFonts w:cs="Times New Roman"/>
        </w:rPr>
        <w:t>ash</w:t>
      </w:r>
      <w:r w:rsidR="00001807">
        <w:rPr>
          <w:rFonts w:cs="Times New Roman" w:hint="eastAsia"/>
        </w:rPr>
        <w:t>值、</w:t>
      </w:r>
      <w:r w:rsidR="00A02957">
        <w:rPr>
          <w:rFonts w:cs="Times New Roman" w:hint="eastAsia"/>
        </w:rPr>
        <w:t>所</w:t>
      </w:r>
      <w:r w:rsidR="006E7BD2">
        <w:rPr>
          <w:rFonts w:cs="Times New Roman" w:hint="eastAsia"/>
        </w:rPr>
        <w:t>属数据块</w:t>
      </w:r>
      <w:r w:rsidR="006B2620">
        <w:rPr>
          <w:rFonts w:cs="Times New Roman" w:hint="eastAsia"/>
        </w:rPr>
        <w:t>的</w:t>
      </w:r>
      <w:r w:rsidR="00D255E1">
        <w:rPr>
          <w:rFonts w:cs="Times New Roman" w:hint="eastAsia"/>
        </w:rPr>
        <w:t>序号VBI</w:t>
      </w:r>
      <w:r w:rsidR="00E42328">
        <w:rPr>
          <w:rFonts w:cs="Times New Roman" w:hint="eastAsia"/>
        </w:rPr>
        <w:t>，</w:t>
      </w:r>
      <w:r w:rsidR="00EE22CA">
        <w:rPr>
          <w:rFonts w:cs="Times New Roman" w:hint="eastAsia"/>
        </w:rPr>
        <w:t>从VBI可以获知该数据块所对应的超级节点</w:t>
      </w:r>
      <w:del w:id="898" w:author="Alex Wang" w:date="2019-04-03T13:11:00Z">
        <w:r w:rsidR="00EE22CA" w:rsidDel="00427C59">
          <w:rPr>
            <w:rFonts w:cs="Times New Roman" w:hint="eastAsia"/>
          </w:rPr>
          <w:delText>BPD</w:delText>
        </w:r>
      </w:del>
      <w:ins w:id="899" w:author="Alex Wang" w:date="2019-04-03T13:11:00Z">
        <w:r w:rsidR="00427C59">
          <w:rPr>
            <w:rFonts w:cs="Times New Roman" w:hint="eastAsia"/>
          </w:rPr>
          <w:t>SND</w:t>
        </w:r>
      </w:ins>
      <w:r w:rsidR="00EE22CA">
        <w:rPr>
          <w:rFonts w:cs="Times New Roman" w:hint="eastAsia"/>
        </w:rPr>
        <w:t>。</w:t>
      </w:r>
    </w:p>
    <w:p w14:paraId="6220ADCA" w14:textId="7938F947" w:rsidR="00750853" w:rsidRDefault="00EE22CA" w:rsidP="00750853">
      <w:pPr>
        <w:pStyle w:val="a4"/>
        <w:numPr>
          <w:ilvl w:val="0"/>
          <w:numId w:val="9"/>
        </w:numPr>
        <w:spacing w:line="360" w:lineRule="auto"/>
        <w:ind w:firstLineChars="0"/>
        <w:rPr>
          <w:rFonts w:cs="Times New Roman"/>
        </w:rPr>
      </w:pPr>
      <w:r>
        <w:rPr>
          <w:rFonts w:cs="Times New Roman" w:hint="eastAsia"/>
        </w:rPr>
        <w:t>从各超级节点</w:t>
      </w:r>
      <w:r w:rsidR="004230D8">
        <w:rPr>
          <w:rFonts w:cs="Times New Roman" w:hint="eastAsia"/>
        </w:rPr>
        <w:t>批量</w:t>
      </w:r>
      <w:r>
        <w:rPr>
          <w:rFonts w:cs="Times New Roman" w:hint="eastAsia"/>
        </w:rPr>
        <w:t>读出故障节点的数据分片所位于的数据块的</w:t>
      </w:r>
      <w:r w:rsidR="006B2620">
        <w:rPr>
          <w:rFonts w:cs="Times New Roman" w:hint="eastAsia"/>
        </w:rPr>
        <w:t>其它分片信息</w:t>
      </w:r>
      <w:r w:rsidR="006E7BD2">
        <w:rPr>
          <w:rFonts w:cs="Times New Roman" w:hint="eastAsia"/>
        </w:rPr>
        <w:t>（</w:t>
      </w:r>
      <w:r w:rsidR="00A90782">
        <w:rPr>
          <w:rFonts w:cs="Times New Roman" w:hint="eastAsia"/>
        </w:rPr>
        <w:t>序号、</w:t>
      </w:r>
      <w:r w:rsidR="006E7BD2">
        <w:rPr>
          <w:rFonts w:cs="Times New Roman" w:hint="eastAsia"/>
        </w:rPr>
        <w:t>h</w:t>
      </w:r>
      <w:r w:rsidR="006E7BD2">
        <w:rPr>
          <w:rFonts w:cs="Times New Roman"/>
        </w:rPr>
        <w:t>ash</w:t>
      </w:r>
      <w:r w:rsidR="006E7BD2">
        <w:rPr>
          <w:rFonts w:cs="Times New Roman" w:hint="eastAsia"/>
        </w:rPr>
        <w:t>值、</w:t>
      </w:r>
      <w:del w:id="900" w:author="Alex Wang" w:date="2019-04-23T21:22:00Z">
        <w:r w:rsidR="006E7BD2" w:rsidDel="00AF4E7B">
          <w:rPr>
            <w:rFonts w:cs="Times New Roman" w:hint="eastAsia"/>
          </w:rPr>
          <w:delText>存储节点</w:delText>
        </w:r>
      </w:del>
      <w:ins w:id="901" w:author="Alex Wang" w:date="2019-04-23T21:22:00Z">
        <w:r w:rsidR="00AF4E7B">
          <w:rPr>
            <w:rFonts w:cs="Times New Roman" w:hint="eastAsia"/>
          </w:rPr>
          <w:t>数据节点</w:t>
        </w:r>
      </w:ins>
      <w:r w:rsidR="006E7BD2">
        <w:rPr>
          <w:rFonts w:cs="Times New Roman" w:hint="eastAsia"/>
        </w:rPr>
        <w:t>ID和访问地址）</w:t>
      </w:r>
      <w:r w:rsidR="006B78C2">
        <w:rPr>
          <w:rFonts w:cs="Times New Roman" w:hint="eastAsia"/>
        </w:rPr>
        <w:t>；将这些信息组成重建列表，平均分配给所有重建节点。</w:t>
      </w:r>
    </w:p>
    <w:p w14:paraId="17A3BCDB" w14:textId="0D5165AD" w:rsidR="006B78C2" w:rsidRDefault="006B78C2">
      <w:pPr>
        <w:pStyle w:val="a4"/>
        <w:numPr>
          <w:ilvl w:val="0"/>
          <w:numId w:val="9"/>
        </w:numPr>
        <w:spacing w:line="360" w:lineRule="auto"/>
        <w:ind w:firstLineChars="0"/>
        <w:rPr>
          <w:rFonts w:cs="Times New Roman"/>
        </w:rPr>
      </w:pPr>
      <w:r>
        <w:rPr>
          <w:rFonts w:cs="Times New Roman" w:hint="eastAsia"/>
        </w:rPr>
        <w:t>重建节点收到</w:t>
      </w:r>
      <w:r w:rsidR="00F31E26">
        <w:rPr>
          <w:rFonts w:cs="Times New Roman" w:hint="eastAsia"/>
        </w:rPr>
        <w:t>重建任务后，读取其它分片信息，还原出丢失的</w:t>
      </w:r>
      <w:r w:rsidR="007303F9">
        <w:rPr>
          <w:rFonts w:cs="Times New Roman" w:hint="eastAsia"/>
        </w:rPr>
        <w:t>数据分片</w:t>
      </w:r>
      <w:r w:rsidR="00F31E26">
        <w:rPr>
          <w:rFonts w:cs="Times New Roman" w:hint="eastAsia"/>
        </w:rPr>
        <w:t>，存入本地。将重建结果反馈给</w:t>
      </w:r>
      <w:r w:rsidR="009462A1">
        <w:rPr>
          <w:rFonts w:cs="Times New Roman" w:hint="eastAsia"/>
        </w:rPr>
        <w:t>超级</w:t>
      </w:r>
      <w:r w:rsidR="00F31E26">
        <w:rPr>
          <w:rFonts w:cs="Times New Roman" w:hint="eastAsia"/>
        </w:rPr>
        <w:t>节点</w:t>
      </w:r>
      <w:del w:id="902" w:author="Alex Wang" w:date="2019-04-03T13:11:00Z">
        <w:r w:rsidR="00E27465" w:rsidDel="00427C59">
          <w:rPr>
            <w:rFonts w:cs="Times New Roman" w:hint="eastAsia"/>
          </w:rPr>
          <w:delText>BPM</w:delText>
        </w:r>
      </w:del>
      <w:ins w:id="903" w:author="Alex Wang" w:date="2019-04-03T13:11:00Z">
        <w:r w:rsidR="00427C59">
          <w:rPr>
            <w:rFonts w:cs="Times New Roman" w:hint="eastAsia"/>
          </w:rPr>
          <w:t>SNM</w:t>
        </w:r>
      </w:ins>
      <w:r w:rsidR="00F31E26">
        <w:rPr>
          <w:rFonts w:cs="Times New Roman" w:hint="eastAsia"/>
        </w:rPr>
        <w:t>，其中</w:t>
      </w:r>
      <w:r w:rsidR="00436E4F">
        <w:rPr>
          <w:rFonts w:cs="Times New Roman" w:hint="eastAsia"/>
        </w:rPr>
        <w:t>可能的</w:t>
      </w:r>
      <w:r w:rsidR="00F31E26">
        <w:rPr>
          <w:rFonts w:cs="Times New Roman" w:hint="eastAsia"/>
        </w:rPr>
        <w:t>错误包括溢出（H</w:t>
      </w:r>
      <w:r w:rsidR="00F31E26">
        <w:rPr>
          <w:rFonts w:cs="Times New Roman"/>
        </w:rPr>
        <w:t>ash</w:t>
      </w:r>
      <w:proofErr w:type="gramStart"/>
      <w:r w:rsidR="00F31E26">
        <w:rPr>
          <w:rFonts w:cs="Times New Roman" w:hint="eastAsia"/>
        </w:rPr>
        <w:t>值位于</w:t>
      </w:r>
      <w:proofErr w:type="gramEnd"/>
      <w:r w:rsidR="00F31E26">
        <w:rPr>
          <w:rFonts w:cs="Times New Roman" w:hint="eastAsia"/>
        </w:rPr>
        <w:t>已经满的分组中）或还原数据出错等。</w:t>
      </w:r>
    </w:p>
    <w:p w14:paraId="5071BE68" w14:textId="4C04D1D0" w:rsidR="00436E4F" w:rsidRDefault="00DC5DDF">
      <w:pPr>
        <w:pStyle w:val="a4"/>
        <w:numPr>
          <w:ilvl w:val="0"/>
          <w:numId w:val="9"/>
        </w:numPr>
        <w:spacing w:line="360" w:lineRule="auto"/>
        <w:ind w:firstLineChars="0"/>
        <w:rPr>
          <w:rFonts w:cs="Times New Roman"/>
        </w:rPr>
      </w:pPr>
      <w:r>
        <w:rPr>
          <w:rFonts w:cs="Times New Roman" w:hint="eastAsia"/>
        </w:rPr>
        <w:t>对</w:t>
      </w:r>
      <w:r w:rsidR="007614BB">
        <w:rPr>
          <w:rFonts w:cs="Times New Roman" w:hint="eastAsia"/>
        </w:rPr>
        <w:t>完成数据重建的数据分片，</w:t>
      </w:r>
      <w:r w:rsidR="00CC58AC">
        <w:rPr>
          <w:rFonts w:cs="Times New Roman" w:hint="eastAsia"/>
        </w:rPr>
        <w:t>超级节点</w:t>
      </w:r>
      <w:del w:id="904" w:author="Alex Wang" w:date="2019-04-03T13:11:00Z">
        <w:r w:rsidR="00E27465" w:rsidDel="00427C59">
          <w:rPr>
            <w:rFonts w:cs="Times New Roman" w:hint="eastAsia"/>
          </w:rPr>
          <w:delText>BPM</w:delText>
        </w:r>
      </w:del>
      <w:ins w:id="905" w:author="Alex Wang" w:date="2019-04-03T13:11:00Z">
        <w:r w:rsidR="00427C59">
          <w:rPr>
            <w:rFonts w:cs="Times New Roman" w:hint="eastAsia"/>
          </w:rPr>
          <w:t>SNM</w:t>
        </w:r>
      </w:ins>
      <w:r w:rsidR="00027480">
        <w:rPr>
          <w:rFonts w:cs="Times New Roman" w:hint="eastAsia"/>
        </w:rPr>
        <w:t>向</w:t>
      </w:r>
      <w:r w:rsidR="004230D8">
        <w:rPr>
          <w:rFonts w:cs="Times New Roman" w:hint="eastAsia"/>
        </w:rPr>
        <w:t>该数据分片所对应的</w:t>
      </w:r>
      <w:r w:rsidR="00027480">
        <w:rPr>
          <w:rFonts w:cs="Times New Roman" w:hint="eastAsia"/>
        </w:rPr>
        <w:t>超级节点</w:t>
      </w:r>
      <w:del w:id="906" w:author="Alex Wang" w:date="2019-04-03T13:11:00Z">
        <w:r w:rsidR="004230D8" w:rsidDel="00427C59">
          <w:rPr>
            <w:rFonts w:cs="Times New Roman" w:hint="eastAsia"/>
          </w:rPr>
          <w:delText>BPD</w:delText>
        </w:r>
      </w:del>
      <w:ins w:id="907" w:author="Alex Wang" w:date="2019-04-03T13:11:00Z">
        <w:r w:rsidR="00427C59">
          <w:rPr>
            <w:rFonts w:cs="Times New Roman" w:hint="eastAsia"/>
          </w:rPr>
          <w:t>SND</w:t>
        </w:r>
      </w:ins>
      <w:r w:rsidR="007614BB">
        <w:rPr>
          <w:rFonts w:cs="Times New Roman" w:hint="eastAsia"/>
        </w:rPr>
        <w:t>更新</w:t>
      </w:r>
      <w:r>
        <w:rPr>
          <w:rFonts w:cs="Times New Roman" w:hint="eastAsia"/>
        </w:rPr>
        <w:t>该数据分片的</w:t>
      </w:r>
      <w:del w:id="908" w:author="Alex Wang" w:date="2019-04-23T21:22:00Z">
        <w:r w:rsidR="007614BB" w:rsidDel="00AF4E7B">
          <w:rPr>
            <w:rFonts w:cs="Times New Roman" w:hint="eastAsia"/>
          </w:rPr>
          <w:delText>存储节点</w:delText>
        </w:r>
      </w:del>
      <w:ins w:id="909" w:author="Alex Wang" w:date="2019-04-23T21:22:00Z">
        <w:r w:rsidR="00AF4E7B">
          <w:rPr>
            <w:rFonts w:cs="Times New Roman" w:hint="eastAsia"/>
          </w:rPr>
          <w:t>数据节点</w:t>
        </w:r>
      </w:ins>
      <w:r w:rsidR="007614BB">
        <w:rPr>
          <w:rFonts w:cs="Times New Roman" w:hint="eastAsia"/>
        </w:rPr>
        <w:t>信息</w:t>
      </w:r>
      <w:r w:rsidR="00273322">
        <w:rPr>
          <w:rFonts w:cs="Times New Roman" w:hint="eastAsia"/>
        </w:rPr>
        <w:t>（异步批量更新方式）</w:t>
      </w:r>
      <w:r w:rsidR="00B07AA6">
        <w:rPr>
          <w:rFonts w:cs="Times New Roman" w:hint="eastAsia"/>
        </w:rPr>
        <w:t>，</w:t>
      </w:r>
      <w:r w:rsidR="007754BD">
        <w:rPr>
          <w:rFonts w:cs="Times New Roman" w:hint="eastAsia"/>
        </w:rPr>
        <w:t>相应增加该</w:t>
      </w:r>
      <w:del w:id="910" w:author="Alex Wang" w:date="2019-04-23T21:22:00Z">
        <w:r w:rsidR="007754BD" w:rsidDel="00AF4E7B">
          <w:rPr>
            <w:rFonts w:cs="Times New Roman" w:hint="eastAsia"/>
          </w:rPr>
          <w:delText>存储节点</w:delText>
        </w:r>
      </w:del>
      <w:ins w:id="911" w:author="Alex Wang" w:date="2019-04-23T21:22:00Z">
        <w:r w:rsidR="00AF4E7B">
          <w:rPr>
            <w:rFonts w:cs="Times New Roman" w:hint="eastAsia"/>
          </w:rPr>
          <w:t>数据节点</w:t>
        </w:r>
      </w:ins>
      <w:r w:rsidR="007754BD">
        <w:rPr>
          <w:rFonts w:cs="Times New Roman" w:hint="eastAsia"/>
        </w:rPr>
        <w:t>的</w:t>
      </w:r>
      <w:r w:rsidR="00C07A4F">
        <w:rPr>
          <w:rFonts w:cs="Times New Roman" w:hint="eastAsia"/>
        </w:rPr>
        <w:t>已使用空间</w:t>
      </w:r>
      <w:r w:rsidR="00391FF9">
        <w:rPr>
          <w:rFonts w:cs="Times New Roman" w:hint="eastAsia"/>
        </w:rPr>
        <w:t>计数</w:t>
      </w:r>
      <w:r w:rsidR="007754BD">
        <w:rPr>
          <w:rFonts w:cs="Times New Roman" w:hint="eastAsia"/>
        </w:rPr>
        <w:t>，但无需增加该</w:t>
      </w:r>
      <w:del w:id="912" w:author="Alex Wang" w:date="2019-04-23T21:22:00Z">
        <w:r w:rsidR="007754BD" w:rsidDel="00AF4E7B">
          <w:rPr>
            <w:rFonts w:cs="Times New Roman" w:hint="eastAsia"/>
          </w:rPr>
          <w:delText>存储节点</w:delText>
        </w:r>
      </w:del>
      <w:ins w:id="913" w:author="Alex Wang" w:date="2019-04-23T21:22:00Z">
        <w:r w:rsidR="00AF4E7B">
          <w:rPr>
            <w:rFonts w:cs="Times New Roman" w:hint="eastAsia"/>
          </w:rPr>
          <w:t>数据节点</w:t>
        </w:r>
      </w:ins>
      <w:r w:rsidR="007754BD">
        <w:rPr>
          <w:rFonts w:cs="Times New Roman" w:hint="eastAsia"/>
        </w:rPr>
        <w:t>的每周期收益，除非新建这个数据</w:t>
      </w:r>
      <w:r w:rsidR="00A71EAD">
        <w:rPr>
          <w:rFonts w:cs="Times New Roman" w:hint="eastAsia"/>
        </w:rPr>
        <w:t>分</w:t>
      </w:r>
      <w:r w:rsidR="007754BD">
        <w:rPr>
          <w:rFonts w:cs="Times New Roman" w:hint="eastAsia"/>
        </w:rPr>
        <w:t>片后该</w:t>
      </w:r>
      <w:del w:id="914" w:author="Alex Wang" w:date="2019-04-23T21:22:00Z">
        <w:r w:rsidR="007754BD" w:rsidDel="00AF4E7B">
          <w:rPr>
            <w:rFonts w:cs="Times New Roman" w:hint="eastAsia"/>
          </w:rPr>
          <w:delText>存储节点</w:delText>
        </w:r>
      </w:del>
      <w:ins w:id="915" w:author="Alex Wang" w:date="2019-04-23T21:22:00Z">
        <w:r w:rsidR="00AF4E7B">
          <w:rPr>
            <w:rFonts w:cs="Times New Roman" w:hint="eastAsia"/>
          </w:rPr>
          <w:t>数据节点</w:t>
        </w:r>
      </w:ins>
      <w:r w:rsidR="007754BD">
        <w:rPr>
          <w:rFonts w:cs="Times New Roman" w:hint="eastAsia"/>
        </w:rPr>
        <w:t>所有预采购空间全部存满，</w:t>
      </w:r>
      <w:proofErr w:type="gramStart"/>
      <w:r w:rsidR="007754BD">
        <w:rPr>
          <w:rFonts w:cs="Times New Roman" w:hint="eastAsia"/>
        </w:rPr>
        <w:t>需要新预采购</w:t>
      </w:r>
      <w:proofErr w:type="gramEnd"/>
      <w:r w:rsidR="007754BD">
        <w:rPr>
          <w:rFonts w:cs="Times New Roman" w:hint="eastAsia"/>
        </w:rPr>
        <w:t>一批空间</w:t>
      </w:r>
      <w:r w:rsidR="00CC58AC">
        <w:rPr>
          <w:rFonts w:cs="Times New Roman" w:hint="eastAsia"/>
        </w:rPr>
        <w:t>；</w:t>
      </w:r>
      <w:r w:rsidR="00D0653F">
        <w:rPr>
          <w:rFonts w:cs="Times New Roman" w:hint="eastAsia"/>
        </w:rPr>
        <w:t>对于故障节点</w:t>
      </w:r>
      <w:r w:rsidR="00DC0721">
        <w:rPr>
          <w:rFonts w:cs="Times New Roman" w:hint="eastAsia"/>
        </w:rPr>
        <w:t>应该在调用本流程前就已经将其</w:t>
      </w:r>
      <w:r w:rsidR="0027460A">
        <w:rPr>
          <w:rFonts w:cs="Times New Roman" w:hint="eastAsia"/>
        </w:rPr>
        <w:t>每周期收益</w:t>
      </w:r>
      <w:r w:rsidR="00DC0721">
        <w:rPr>
          <w:rFonts w:cs="Times New Roman" w:hint="eastAsia"/>
        </w:rPr>
        <w:t>清为零，并可能还会有进一步的处罚措施；</w:t>
      </w:r>
      <w:r w:rsidR="00436E4F">
        <w:rPr>
          <w:rFonts w:cs="Times New Roman" w:hint="eastAsia"/>
        </w:rPr>
        <w:t>对于因为溢出等可恢复错误而不能重建的数据分片，超级节点</w:t>
      </w:r>
      <w:del w:id="916" w:author="Alex Wang" w:date="2019-04-03T13:11:00Z">
        <w:r w:rsidR="00E27465" w:rsidDel="00427C59">
          <w:rPr>
            <w:rFonts w:cs="Times New Roman" w:hint="eastAsia"/>
          </w:rPr>
          <w:delText>BPM</w:delText>
        </w:r>
      </w:del>
      <w:ins w:id="917" w:author="Alex Wang" w:date="2019-04-03T13:11:00Z">
        <w:r w:rsidR="00427C59">
          <w:rPr>
            <w:rFonts w:cs="Times New Roman" w:hint="eastAsia"/>
          </w:rPr>
          <w:t>SNM</w:t>
        </w:r>
      </w:ins>
      <w:r w:rsidR="00436E4F">
        <w:rPr>
          <w:rFonts w:cs="Times New Roman" w:hint="eastAsia"/>
        </w:rPr>
        <w:t>将其重建任务分配给另外的</w:t>
      </w:r>
      <w:del w:id="918" w:author="Alex Wang" w:date="2019-04-23T21:22:00Z">
        <w:r w:rsidR="00436E4F" w:rsidDel="00AF4E7B">
          <w:rPr>
            <w:rFonts w:cs="Times New Roman" w:hint="eastAsia"/>
          </w:rPr>
          <w:delText>存储节点</w:delText>
        </w:r>
      </w:del>
      <w:ins w:id="919" w:author="Alex Wang" w:date="2019-04-23T21:22:00Z">
        <w:r w:rsidR="00AF4E7B">
          <w:rPr>
            <w:rFonts w:cs="Times New Roman" w:hint="eastAsia"/>
          </w:rPr>
          <w:t>数据节点</w:t>
        </w:r>
      </w:ins>
      <w:r w:rsidR="00436E4F">
        <w:rPr>
          <w:rFonts w:cs="Times New Roman" w:hint="eastAsia"/>
        </w:rPr>
        <w:t>，直到所有数据分片全部重建完毕；</w:t>
      </w:r>
      <w:r w:rsidR="009F12E8">
        <w:rPr>
          <w:rFonts w:cs="Times New Roman" w:hint="eastAsia"/>
        </w:rPr>
        <w:t>万一有实在无法重建的数据，向超级节点管理员报警。</w:t>
      </w:r>
    </w:p>
    <w:p w14:paraId="091E0FBE" w14:textId="77777777" w:rsidR="006B2526" w:rsidRPr="00750853" w:rsidRDefault="006B2526" w:rsidP="009C46F0">
      <w:pPr>
        <w:pStyle w:val="a4"/>
        <w:spacing w:line="360" w:lineRule="auto"/>
        <w:ind w:left="360" w:firstLineChars="0" w:firstLine="0"/>
        <w:rPr>
          <w:rFonts w:cs="Times New Roman"/>
        </w:rPr>
      </w:pPr>
    </w:p>
    <w:p w14:paraId="14A109CD" w14:textId="0956B71D" w:rsidR="00927180" w:rsidRDefault="00927180" w:rsidP="007D010C">
      <w:pPr>
        <w:spacing w:line="360" w:lineRule="auto"/>
        <w:rPr>
          <w:rFonts w:cs="Times New Roman"/>
        </w:rPr>
      </w:pPr>
      <w:r>
        <w:rPr>
          <w:rFonts w:cs="Times New Roman" w:hint="eastAsia"/>
        </w:rPr>
        <w:t>（</w:t>
      </w:r>
      <w:r w:rsidR="002A5AAC">
        <w:rPr>
          <w:rFonts w:cs="Times New Roman"/>
        </w:rPr>
        <w:t>5</w:t>
      </w:r>
      <w:r>
        <w:rPr>
          <w:rFonts w:cs="Times New Roman" w:hint="eastAsia"/>
        </w:rPr>
        <w:t>）</w:t>
      </w:r>
      <w:r w:rsidR="001D5478">
        <w:rPr>
          <w:rFonts w:cs="Times New Roman" w:hint="eastAsia"/>
        </w:rPr>
        <w:t>Y</w:t>
      </w:r>
      <w:r w:rsidR="001D5478">
        <w:rPr>
          <w:rFonts w:cs="Times New Roman"/>
        </w:rPr>
        <w:t>TNS</w:t>
      </w:r>
      <w:r w:rsidR="009B4DD1">
        <w:rPr>
          <w:rFonts w:cs="Times New Roman" w:hint="eastAsia"/>
        </w:rPr>
        <w:t>（MVP不实现）</w:t>
      </w:r>
    </w:p>
    <w:p w14:paraId="7C91FBBC" w14:textId="3FABF558" w:rsidR="002C4F3C" w:rsidRDefault="002C4F3C" w:rsidP="007D010C">
      <w:pPr>
        <w:spacing w:line="360" w:lineRule="auto"/>
        <w:rPr>
          <w:rFonts w:cs="Times New Roman"/>
        </w:rPr>
      </w:pPr>
      <w:r>
        <w:rPr>
          <w:rFonts w:cs="Times New Roman" w:hint="eastAsia"/>
        </w:rPr>
        <w:t>有一个数据库D</w:t>
      </w:r>
      <w:r w:rsidR="001D5478">
        <w:rPr>
          <w:rFonts w:cs="Times New Roman"/>
        </w:rPr>
        <w:t>N</w:t>
      </w:r>
      <w:r>
        <w:rPr>
          <w:rFonts w:cs="Times New Roman" w:hint="eastAsia"/>
        </w:rPr>
        <w:t>记录文件ID到H</w:t>
      </w:r>
      <w:r>
        <w:rPr>
          <w:rFonts w:cs="Times New Roman"/>
        </w:rPr>
        <w:t>ash</w:t>
      </w:r>
      <w:r>
        <w:rPr>
          <w:rFonts w:cs="Times New Roman" w:hint="eastAsia"/>
        </w:rPr>
        <w:t>值的映射，</w:t>
      </w:r>
      <w:r w:rsidR="000D4B7C">
        <w:rPr>
          <w:rFonts w:cs="Times New Roman" w:hint="eastAsia"/>
        </w:rPr>
        <w:t>可以考虑I</w:t>
      </w:r>
      <w:r w:rsidR="000D4B7C">
        <w:rPr>
          <w:rFonts w:cs="Times New Roman"/>
        </w:rPr>
        <w:t>D</w:t>
      </w:r>
      <w:r w:rsidR="000D4B7C">
        <w:rPr>
          <w:rFonts w:cs="Times New Roman" w:hint="eastAsia"/>
        </w:rPr>
        <w:t>用从1开始的</w:t>
      </w:r>
      <w:r w:rsidR="00C0015E">
        <w:rPr>
          <w:rFonts w:cs="Times New Roman" w:hint="eastAsia"/>
        </w:rPr>
        <w:t>顺序增长的</w:t>
      </w:r>
      <w:r w:rsidR="000D4B7C">
        <w:rPr>
          <w:rFonts w:cs="Times New Roman" w:hint="eastAsia"/>
        </w:rPr>
        <w:t>整数</w:t>
      </w:r>
      <w:r w:rsidR="00C0015E">
        <w:rPr>
          <w:rFonts w:cs="Times New Roman" w:hint="eastAsia"/>
        </w:rPr>
        <w:t>，这样用一个</w:t>
      </w:r>
      <w:r w:rsidR="00C66951">
        <w:rPr>
          <w:rFonts w:cs="Times New Roman" w:hint="eastAsia"/>
        </w:rPr>
        <w:t>文件形式存在的</w:t>
      </w:r>
      <w:r w:rsidR="00C0015E">
        <w:rPr>
          <w:rFonts w:cs="Times New Roman" w:hint="eastAsia"/>
        </w:rPr>
        <w:t>数组就实现了，连KV数据库都不需要</w:t>
      </w:r>
      <w:r w:rsidR="00C66951">
        <w:rPr>
          <w:rFonts w:cs="Times New Roman" w:hint="eastAsia"/>
        </w:rPr>
        <w:t>，而且性能极好</w:t>
      </w:r>
      <w:r w:rsidR="00C0015E">
        <w:rPr>
          <w:rFonts w:cs="Times New Roman" w:hint="eastAsia"/>
        </w:rPr>
        <w:t>。</w:t>
      </w:r>
    </w:p>
    <w:p w14:paraId="3BE559C0" w14:textId="42EFFF6B" w:rsidR="005B4D64" w:rsidRDefault="005B4D64" w:rsidP="007D010C">
      <w:pPr>
        <w:spacing w:line="360" w:lineRule="auto"/>
        <w:rPr>
          <w:rFonts w:cs="Times New Roman"/>
        </w:rPr>
      </w:pPr>
    </w:p>
    <w:p w14:paraId="0C268C88" w14:textId="5A207C4E" w:rsidR="00C66951" w:rsidRDefault="00C66951" w:rsidP="007D010C">
      <w:pPr>
        <w:spacing w:line="360" w:lineRule="auto"/>
        <w:rPr>
          <w:rFonts w:cs="Times New Roman"/>
        </w:rPr>
      </w:pPr>
      <w:r>
        <w:rPr>
          <w:rFonts w:cs="Times New Roman" w:hint="eastAsia"/>
        </w:rPr>
        <w:t>（</w:t>
      </w:r>
      <w:r w:rsidR="002A5AAC">
        <w:rPr>
          <w:rFonts w:cs="Times New Roman"/>
        </w:rPr>
        <w:t>6</w:t>
      </w:r>
      <w:r>
        <w:rPr>
          <w:rFonts w:cs="Times New Roman" w:hint="eastAsia"/>
        </w:rPr>
        <w:t>）动态</w:t>
      </w:r>
      <w:r w:rsidR="00874CD9">
        <w:rPr>
          <w:rFonts w:cs="Times New Roman" w:hint="eastAsia"/>
        </w:rPr>
        <w:t>写</w:t>
      </w:r>
      <w:r>
        <w:rPr>
          <w:rFonts w:cs="Times New Roman" w:hint="eastAsia"/>
        </w:rPr>
        <w:t>（MVP不实现）</w:t>
      </w:r>
    </w:p>
    <w:p w14:paraId="6B3FD078" w14:textId="6BC1ABE6" w:rsidR="00C66951" w:rsidRDefault="00953C43" w:rsidP="007D010C">
      <w:pPr>
        <w:spacing w:line="360" w:lineRule="auto"/>
        <w:rPr>
          <w:rFonts w:cs="Times New Roman"/>
        </w:rPr>
      </w:pPr>
      <w:r>
        <w:rPr>
          <w:rFonts w:cs="Times New Roman" w:hint="eastAsia"/>
        </w:rPr>
        <w:t>写文件时覆盖原来的内容，通过替换分片的方式实现。</w:t>
      </w:r>
      <w:del w:id="920" w:author="Alex Wang" w:date="2019-04-23T21:22:00Z">
        <w:r w:rsidDel="00AF4E7B">
          <w:rPr>
            <w:rFonts w:cs="Times New Roman" w:hint="eastAsia"/>
          </w:rPr>
          <w:delText>存储节点</w:delText>
        </w:r>
      </w:del>
      <w:ins w:id="921" w:author="Alex Wang" w:date="2019-04-23T21:22:00Z">
        <w:r w:rsidR="00AF4E7B">
          <w:rPr>
            <w:rFonts w:cs="Times New Roman" w:hint="eastAsia"/>
          </w:rPr>
          <w:t>数据节点</w:t>
        </w:r>
      </w:ins>
      <w:r>
        <w:rPr>
          <w:rFonts w:cs="Times New Roman" w:hint="eastAsia"/>
        </w:rPr>
        <w:t>需要增加替换分片功能，即将</w:t>
      </w:r>
      <w:r w:rsidR="00440BDB">
        <w:rPr>
          <w:rFonts w:cs="Times New Roman" w:hint="eastAsia"/>
        </w:rPr>
        <w:t>HASH值为</w:t>
      </w:r>
      <w:r>
        <w:rPr>
          <w:rFonts w:cs="Times New Roman" w:hint="eastAsia"/>
        </w:rPr>
        <w:t>h</w:t>
      </w:r>
      <w:r>
        <w:rPr>
          <w:rFonts w:cs="Times New Roman"/>
        </w:rPr>
        <w:t>1</w:t>
      </w:r>
      <w:r w:rsidR="00440BDB">
        <w:rPr>
          <w:rFonts w:cs="Times New Roman" w:hint="eastAsia"/>
        </w:rPr>
        <w:t>的数据分片替换为H</w:t>
      </w:r>
      <w:r w:rsidR="00440BDB">
        <w:rPr>
          <w:rFonts w:cs="Times New Roman"/>
        </w:rPr>
        <w:t>ASH</w:t>
      </w:r>
      <w:r w:rsidR="00440BDB">
        <w:rPr>
          <w:rFonts w:cs="Times New Roman" w:hint="eastAsia"/>
        </w:rPr>
        <w:t>值为h</w:t>
      </w:r>
      <w:r w:rsidR="00440BDB">
        <w:rPr>
          <w:rFonts w:cs="Times New Roman"/>
        </w:rPr>
        <w:t>2</w:t>
      </w:r>
      <w:r w:rsidR="00440BDB">
        <w:rPr>
          <w:rFonts w:cs="Times New Roman" w:hint="eastAsia"/>
        </w:rPr>
        <w:t>的分片，</w:t>
      </w:r>
      <w:del w:id="922" w:author="Alex Wang" w:date="2019-04-23T21:22:00Z">
        <w:r w:rsidR="00440BDB" w:rsidDel="00AF4E7B">
          <w:rPr>
            <w:rFonts w:cs="Times New Roman" w:hint="eastAsia"/>
          </w:rPr>
          <w:delText>存储节点</w:delText>
        </w:r>
      </w:del>
      <w:ins w:id="923" w:author="Alex Wang" w:date="2019-04-23T21:22:00Z">
        <w:r w:rsidR="00AF4E7B">
          <w:rPr>
            <w:rFonts w:cs="Times New Roman" w:hint="eastAsia"/>
          </w:rPr>
          <w:t>数据节点</w:t>
        </w:r>
      </w:ins>
      <w:r w:rsidR="00440BDB">
        <w:rPr>
          <w:rFonts w:cs="Times New Roman" w:hint="eastAsia"/>
        </w:rPr>
        <w:t>直接在数据区原分片的位置上写新数据，同时调整索引区，需要等</w:t>
      </w:r>
      <w:del w:id="924" w:author="Alex Wang" w:date="2019-04-23T21:22:00Z">
        <w:r w:rsidR="00440BDB" w:rsidDel="00AF4E7B">
          <w:rPr>
            <w:rFonts w:cs="Times New Roman" w:hint="eastAsia"/>
          </w:rPr>
          <w:delText>存储节点</w:delText>
        </w:r>
      </w:del>
      <w:ins w:id="925" w:author="Alex Wang" w:date="2019-04-23T21:22:00Z">
        <w:r w:rsidR="00AF4E7B">
          <w:rPr>
            <w:rFonts w:cs="Times New Roman" w:hint="eastAsia"/>
          </w:rPr>
          <w:t>数据节点</w:t>
        </w:r>
      </w:ins>
      <w:r w:rsidR="00440BDB">
        <w:rPr>
          <w:rFonts w:cs="Times New Roman" w:hint="eastAsia"/>
        </w:rPr>
        <w:t>实现溢出区功能后再实现，以保证替换分片功能总是可以成功。</w:t>
      </w:r>
    </w:p>
    <w:p w14:paraId="5A09C5AE" w14:textId="1E580D00" w:rsidR="00760163" w:rsidRDefault="00760163" w:rsidP="007D010C">
      <w:pPr>
        <w:spacing w:line="360" w:lineRule="auto"/>
        <w:rPr>
          <w:rFonts w:cs="Times New Roman"/>
        </w:rPr>
      </w:pPr>
      <w:r>
        <w:rPr>
          <w:rFonts w:cs="Times New Roman" w:hint="eastAsia"/>
        </w:rPr>
        <w:t>当</w:t>
      </w:r>
      <w:r w:rsidR="00B17E8A">
        <w:rPr>
          <w:rFonts w:cs="Times New Roman" w:hint="eastAsia"/>
        </w:rPr>
        <w:t>某</w:t>
      </w:r>
      <w:r>
        <w:rPr>
          <w:rFonts w:cs="Times New Roman" w:hint="eastAsia"/>
        </w:rPr>
        <w:t>个</w:t>
      </w:r>
      <w:r w:rsidR="00B17E8A">
        <w:rPr>
          <w:rFonts w:cs="Times New Roman" w:hint="eastAsia"/>
        </w:rPr>
        <w:t>数据</w:t>
      </w:r>
      <w:r>
        <w:rPr>
          <w:rFonts w:cs="Times New Roman" w:hint="eastAsia"/>
        </w:rPr>
        <w:t>块的</w:t>
      </w:r>
      <w:r w:rsidR="00C679D6">
        <w:rPr>
          <w:rFonts w:cs="Times New Roman" w:hint="eastAsia"/>
        </w:rPr>
        <w:t>引用次数</w:t>
      </w:r>
      <w:r>
        <w:rPr>
          <w:rFonts w:cs="Times New Roman" w:hint="eastAsia"/>
        </w:rPr>
        <w:t>为1时也可以直接替换</w:t>
      </w:r>
      <w:r w:rsidR="00B17E8A">
        <w:rPr>
          <w:rFonts w:cs="Times New Roman" w:hint="eastAsia"/>
        </w:rPr>
        <w:t>数据</w:t>
      </w:r>
      <w:proofErr w:type="gramStart"/>
      <w:r w:rsidR="00B17E8A">
        <w:rPr>
          <w:rFonts w:cs="Times New Roman" w:hint="eastAsia"/>
        </w:rPr>
        <w:t>分片表</w:t>
      </w:r>
      <w:proofErr w:type="gramEnd"/>
      <w:r w:rsidR="00B17E8A">
        <w:rPr>
          <w:rFonts w:cs="Times New Roman" w:hint="eastAsia"/>
        </w:rPr>
        <w:t>DF</w:t>
      </w:r>
      <w:ins w:id="926" w:author="Alex Wang" w:date="2019-04-07T12:46:00Z">
        <w:r w:rsidR="00F8573D">
          <w:rPr>
            <w:rFonts w:cs="Times New Roman" w:hint="eastAsia"/>
          </w:rPr>
          <w:t>N</w:t>
        </w:r>
      </w:ins>
      <w:r w:rsidR="00B17E8A">
        <w:rPr>
          <w:rFonts w:cs="Times New Roman" w:hint="eastAsia"/>
        </w:rPr>
        <w:t>中</w:t>
      </w:r>
      <w:r>
        <w:rPr>
          <w:rFonts w:cs="Times New Roman" w:hint="eastAsia"/>
        </w:rPr>
        <w:t>相应的分片h</w:t>
      </w:r>
      <w:r>
        <w:rPr>
          <w:rFonts w:cs="Times New Roman"/>
        </w:rPr>
        <w:t>ash</w:t>
      </w:r>
      <w:r>
        <w:rPr>
          <w:rFonts w:cs="Times New Roman" w:hint="eastAsia"/>
        </w:rPr>
        <w:t>值的方式实现存储元数据的修改</w:t>
      </w:r>
      <w:r w:rsidR="00B7063F">
        <w:rPr>
          <w:rFonts w:cs="Times New Roman" w:hint="eastAsia"/>
        </w:rPr>
        <w:t>，否则（非常罕见地有重复的块）就将原</w:t>
      </w:r>
      <w:r w:rsidR="00BE1888">
        <w:rPr>
          <w:rFonts w:cs="Times New Roman" w:hint="eastAsia"/>
        </w:rPr>
        <w:t>数据</w:t>
      </w:r>
      <w:r w:rsidR="00B7063F">
        <w:rPr>
          <w:rFonts w:cs="Times New Roman" w:hint="eastAsia"/>
        </w:rPr>
        <w:t>块的</w:t>
      </w:r>
      <w:r w:rsidR="00C679D6">
        <w:rPr>
          <w:rFonts w:cs="Times New Roman" w:hint="eastAsia"/>
        </w:rPr>
        <w:t>引用次数</w:t>
      </w:r>
      <w:r w:rsidR="00B7063F">
        <w:rPr>
          <w:rFonts w:cs="Times New Roman" w:hint="eastAsia"/>
        </w:rPr>
        <w:t>减1，新</w:t>
      </w:r>
      <w:r w:rsidR="00BE1888">
        <w:rPr>
          <w:rFonts w:cs="Times New Roman" w:hint="eastAsia"/>
        </w:rPr>
        <w:t>数据</w:t>
      </w:r>
      <w:proofErr w:type="gramStart"/>
      <w:r w:rsidR="00B7063F">
        <w:rPr>
          <w:rFonts w:cs="Times New Roman" w:hint="eastAsia"/>
        </w:rPr>
        <w:t>块创建</w:t>
      </w:r>
      <w:proofErr w:type="gramEnd"/>
      <w:r w:rsidR="00B7063F">
        <w:rPr>
          <w:rFonts w:cs="Times New Roman" w:hint="eastAsia"/>
        </w:rPr>
        <w:t>新的数据库记录</w:t>
      </w:r>
      <w:r>
        <w:rPr>
          <w:rFonts w:cs="Times New Roman" w:hint="eastAsia"/>
        </w:rPr>
        <w:t>。</w:t>
      </w:r>
    </w:p>
    <w:p w14:paraId="75C46BDC" w14:textId="6AFEEBD0" w:rsidR="00B7063F" w:rsidRDefault="00B7063F" w:rsidP="007D010C">
      <w:pPr>
        <w:spacing w:line="360" w:lineRule="auto"/>
        <w:rPr>
          <w:rFonts w:cs="Times New Roman"/>
        </w:rPr>
      </w:pPr>
      <w:r>
        <w:rPr>
          <w:rFonts w:cs="Times New Roman" w:hint="eastAsia"/>
        </w:rPr>
        <w:lastRenderedPageBreak/>
        <w:t>也可以考虑动态文件单独</w:t>
      </w:r>
      <w:r w:rsidR="00824BEC">
        <w:rPr>
          <w:rFonts w:cs="Times New Roman" w:hint="eastAsia"/>
        </w:rPr>
        <w:t>的机制，不去重。</w:t>
      </w:r>
    </w:p>
    <w:p w14:paraId="69E8613F" w14:textId="48B5E44E" w:rsidR="00C019B1" w:rsidRDefault="00C019B1" w:rsidP="007D010C">
      <w:pPr>
        <w:spacing w:line="360" w:lineRule="auto"/>
        <w:rPr>
          <w:rFonts w:cs="Times New Roman"/>
        </w:rPr>
      </w:pPr>
      <w:r>
        <w:rPr>
          <w:rFonts w:cs="Times New Roman" w:hint="eastAsia"/>
        </w:rPr>
        <w:t>在执行动态写之前，需要先验证写权限，即用户端用写权限私玥对新数据签名。</w:t>
      </w:r>
      <w:r w:rsidR="009E11B6">
        <w:rPr>
          <w:rFonts w:cs="Times New Roman" w:hint="eastAsia"/>
        </w:rPr>
        <w:t>新写动态数据时提供写权限的公</w:t>
      </w:r>
      <w:proofErr w:type="gramStart"/>
      <w:r w:rsidR="009E11B6">
        <w:rPr>
          <w:rFonts w:cs="Times New Roman" w:hint="eastAsia"/>
        </w:rPr>
        <w:t>钥</w:t>
      </w:r>
      <w:proofErr w:type="gramEnd"/>
      <w:r w:rsidR="009E11B6">
        <w:rPr>
          <w:rFonts w:cs="Times New Roman" w:hint="eastAsia"/>
        </w:rPr>
        <w:t>，替换分片时需要用对应的私玥签名才能执行。</w:t>
      </w:r>
    </w:p>
    <w:p w14:paraId="3E0379B7" w14:textId="26612B49" w:rsidR="00824BEC" w:rsidRDefault="00824BEC" w:rsidP="007D010C">
      <w:pPr>
        <w:spacing w:line="360" w:lineRule="auto"/>
        <w:rPr>
          <w:rFonts w:cs="Times New Roman"/>
        </w:rPr>
      </w:pPr>
    </w:p>
    <w:p w14:paraId="78C66622" w14:textId="1E5DC589" w:rsidR="00824BEC" w:rsidRPr="00953C43" w:rsidRDefault="00824BEC" w:rsidP="007D010C">
      <w:pPr>
        <w:spacing w:line="360" w:lineRule="auto"/>
        <w:rPr>
          <w:rFonts w:cs="Times New Roman"/>
        </w:rPr>
      </w:pPr>
      <w:r>
        <w:rPr>
          <w:rFonts w:cs="Times New Roman" w:hint="eastAsia"/>
        </w:rPr>
        <w:t>（</w:t>
      </w:r>
      <w:r w:rsidR="002A5AAC">
        <w:rPr>
          <w:rFonts w:cs="Times New Roman"/>
        </w:rPr>
        <w:t>7</w:t>
      </w:r>
      <w:r>
        <w:rPr>
          <w:rFonts w:cs="Times New Roman" w:hint="eastAsia"/>
        </w:rPr>
        <w:t>）</w:t>
      </w:r>
      <w:r w:rsidR="00183944">
        <w:rPr>
          <w:rFonts w:cs="Times New Roman" w:hint="eastAsia"/>
        </w:rPr>
        <w:t>导出</w:t>
      </w:r>
      <w:r w:rsidR="00B11CAC">
        <w:rPr>
          <w:rFonts w:cs="Times New Roman" w:hint="eastAsia"/>
        </w:rPr>
        <w:t>文件</w:t>
      </w:r>
      <w:r w:rsidR="00F80844">
        <w:rPr>
          <w:rFonts w:cs="Times New Roman" w:hint="eastAsia"/>
        </w:rPr>
        <w:t>授权</w:t>
      </w:r>
      <w:r w:rsidR="00E90AC1">
        <w:rPr>
          <w:rFonts w:cs="Times New Roman" w:hint="eastAsia"/>
        </w:rPr>
        <w:t>（MVP最好能实现）</w:t>
      </w:r>
    </w:p>
    <w:p w14:paraId="180F980C" w14:textId="2B1BC1E4" w:rsidR="00DA5473" w:rsidRDefault="00FA20A3">
      <w:pPr>
        <w:pStyle w:val="a4"/>
        <w:numPr>
          <w:ilvl w:val="1"/>
          <w:numId w:val="27"/>
        </w:numPr>
        <w:spacing w:line="360" w:lineRule="auto"/>
        <w:ind w:firstLineChars="0"/>
        <w:rPr>
          <w:ins w:id="927" w:author="Alex Wang" w:date="2019-04-07T14:41:00Z"/>
          <w:rFonts w:cs="Times New Roman"/>
        </w:rPr>
      </w:pPr>
      <w:del w:id="928" w:author="Alex Wang" w:date="2019-03-11T09:09:00Z">
        <w:r w:rsidRPr="001831DA" w:rsidDel="002B5EDA">
          <w:rPr>
            <w:rFonts w:cs="Times New Roman" w:hint="eastAsia"/>
          </w:rPr>
          <w:delText>a</w:delText>
        </w:r>
        <w:r w:rsidRPr="001831DA" w:rsidDel="002B5EDA">
          <w:rPr>
            <w:rFonts w:cs="Times New Roman"/>
          </w:rPr>
          <w:delText>.</w:delText>
        </w:r>
        <w:r w:rsidR="00C8548B" w:rsidRPr="001831DA" w:rsidDel="002B5EDA">
          <w:rPr>
            <w:rFonts w:cs="Times New Roman"/>
          </w:rPr>
          <w:delText xml:space="preserve"> </w:delText>
        </w:r>
      </w:del>
      <w:r w:rsidRPr="001831DA">
        <w:rPr>
          <w:rFonts w:cs="Times New Roman" w:hint="eastAsia"/>
        </w:rPr>
        <w:t>用户U</w:t>
      </w:r>
      <w:r w:rsidRPr="001831DA">
        <w:rPr>
          <w:rFonts w:cs="Times New Roman"/>
        </w:rPr>
        <w:t>1</w:t>
      </w:r>
      <w:r w:rsidR="00C03F69" w:rsidRPr="001831DA">
        <w:rPr>
          <w:rFonts w:cs="Times New Roman" w:hint="eastAsia"/>
        </w:rPr>
        <w:t>的用户端</w:t>
      </w:r>
      <w:r w:rsidR="001C5252" w:rsidRPr="001831DA">
        <w:rPr>
          <w:rFonts w:cs="Times New Roman" w:hint="eastAsia"/>
        </w:rPr>
        <w:t>发送</w:t>
      </w:r>
      <w:r w:rsidR="00DA5473" w:rsidRPr="001831DA">
        <w:rPr>
          <w:rFonts w:cs="Times New Roman" w:hint="eastAsia"/>
        </w:rPr>
        <w:t>被授权文件的H</w:t>
      </w:r>
      <w:r w:rsidR="00DA5473" w:rsidRPr="005460E6">
        <w:rPr>
          <w:rFonts w:cs="Times New Roman"/>
        </w:rPr>
        <w:t>ash</w:t>
      </w:r>
      <w:r w:rsidR="00DA5473" w:rsidRPr="005460E6">
        <w:rPr>
          <w:rFonts w:cs="Times New Roman" w:hint="eastAsia"/>
        </w:rPr>
        <w:t>值</w:t>
      </w:r>
      <w:r w:rsidR="00DA5473" w:rsidRPr="00972CDB">
        <w:rPr>
          <w:rFonts w:cs="Times New Roman" w:hint="eastAsia"/>
        </w:rPr>
        <w:t>VHW</w:t>
      </w:r>
      <w:r w:rsidR="001C5252" w:rsidRPr="00972CDB">
        <w:rPr>
          <w:rFonts w:cs="Times New Roman" w:hint="eastAsia"/>
        </w:rPr>
        <w:t>给</w:t>
      </w:r>
      <w:r w:rsidR="001C5252" w:rsidRPr="00460F60">
        <w:rPr>
          <w:rFonts w:cs="Times New Roman" w:hint="eastAsia"/>
        </w:rPr>
        <w:t>U</w:t>
      </w:r>
      <w:r w:rsidR="001C5252" w:rsidRPr="00460F60">
        <w:rPr>
          <w:rFonts w:cs="Times New Roman"/>
        </w:rPr>
        <w:t>1</w:t>
      </w:r>
      <w:r w:rsidR="001C5252" w:rsidRPr="00460F60">
        <w:rPr>
          <w:rFonts w:cs="Times New Roman" w:hint="eastAsia"/>
        </w:rPr>
        <w:t>对应的超级节点</w:t>
      </w:r>
      <w:del w:id="929" w:author="Alex Wang" w:date="2019-04-03T13:11:00Z">
        <w:r w:rsidR="001C5252" w:rsidRPr="00460F60" w:rsidDel="00427C59">
          <w:rPr>
            <w:rFonts w:cs="Times New Roman" w:hint="eastAsia"/>
          </w:rPr>
          <w:delText>BPU</w:delText>
        </w:r>
      </w:del>
      <w:ins w:id="930" w:author="Alex Wang" w:date="2019-04-03T13:11:00Z">
        <w:r w:rsidR="00427C59">
          <w:rPr>
            <w:rFonts w:cs="Times New Roman" w:hint="eastAsia"/>
          </w:rPr>
          <w:t>SNU</w:t>
        </w:r>
      </w:ins>
      <w:r w:rsidR="00204948" w:rsidRPr="00460F60">
        <w:rPr>
          <w:rFonts w:cs="Times New Roman"/>
        </w:rPr>
        <w:t>1</w:t>
      </w:r>
      <w:r w:rsidR="001C5252" w:rsidRPr="00460F60">
        <w:rPr>
          <w:rFonts w:cs="Times New Roman" w:hint="eastAsia"/>
        </w:rPr>
        <w:t>，</w:t>
      </w:r>
      <w:del w:id="931" w:author="Alex Wang" w:date="2019-04-03T13:11:00Z">
        <w:r w:rsidR="001C5252" w:rsidRPr="00460F60" w:rsidDel="00427C59">
          <w:rPr>
            <w:rFonts w:cs="Times New Roman" w:hint="eastAsia"/>
          </w:rPr>
          <w:delText>BPU</w:delText>
        </w:r>
      </w:del>
      <w:ins w:id="932" w:author="Alex Wang" w:date="2019-04-03T13:11:00Z">
        <w:r w:rsidR="00427C59">
          <w:rPr>
            <w:rFonts w:cs="Times New Roman" w:hint="eastAsia"/>
          </w:rPr>
          <w:t>SNU</w:t>
        </w:r>
      </w:ins>
      <w:r w:rsidR="00204948" w:rsidRPr="00460F60">
        <w:rPr>
          <w:rFonts w:cs="Times New Roman"/>
        </w:rPr>
        <w:t>1</w:t>
      </w:r>
      <w:r w:rsidR="001C5252" w:rsidRPr="00460F60">
        <w:rPr>
          <w:rFonts w:cs="Times New Roman" w:hint="eastAsia"/>
        </w:rPr>
        <w:t>返回</w:t>
      </w:r>
      <w:r w:rsidR="00572E71" w:rsidRPr="00F25682">
        <w:rPr>
          <w:rFonts w:cs="Times New Roman" w:hint="eastAsia"/>
        </w:rPr>
        <w:t>该文件的</w:t>
      </w:r>
      <w:ins w:id="933" w:author="Alex Wang" w:date="2019-04-23T20:30:00Z">
        <w:r w:rsidR="004966CE">
          <w:rPr>
            <w:rFonts w:cs="Times New Roman" w:hint="eastAsia"/>
          </w:rPr>
          <w:t>VND</w:t>
        </w:r>
      </w:ins>
      <w:del w:id="934" w:author="Alex Wang" w:date="2019-04-23T20:30:00Z">
        <w:r w:rsidR="006D29C0" w:rsidRPr="00F25682" w:rsidDel="004966CE">
          <w:rPr>
            <w:rFonts w:cs="Times New Roman" w:hint="eastAsia"/>
          </w:rPr>
          <w:delText>文件长度</w:delText>
        </w:r>
        <w:r w:rsidR="00C8548B" w:rsidRPr="00F25682" w:rsidDel="004966CE">
          <w:rPr>
            <w:rFonts w:cs="Times New Roman" w:hint="eastAsia"/>
          </w:rPr>
          <w:delText>、</w:delText>
        </w:r>
      </w:del>
      <w:ins w:id="935" w:author="Alex Wang" w:date="2019-04-07T14:43:00Z">
        <w:r w:rsidR="002D6A06">
          <w:rPr>
            <w:rFonts w:cs="Times New Roman" w:hint="eastAsia"/>
          </w:rPr>
          <w:t>、</w:t>
        </w:r>
      </w:ins>
      <w:r w:rsidR="00572E71" w:rsidRPr="00F25682">
        <w:rPr>
          <w:rFonts w:cs="Times New Roman" w:hint="eastAsia"/>
        </w:rPr>
        <w:t>所有数据块</w:t>
      </w:r>
      <w:r w:rsidR="00232D81" w:rsidRPr="00F25682">
        <w:rPr>
          <w:rFonts w:cs="Times New Roman" w:hint="eastAsia"/>
        </w:rPr>
        <w:t>的</w:t>
      </w:r>
      <w:del w:id="936" w:author="Alex Wang" w:date="2019-04-23T20:31:00Z">
        <w:r w:rsidR="00C8548B" w:rsidRPr="002A7CF0" w:rsidDel="004966CE">
          <w:rPr>
            <w:rFonts w:cs="Times New Roman" w:hint="eastAsia"/>
          </w:rPr>
          <w:delText>信息（</w:delText>
        </w:r>
        <w:r w:rsidR="00232D81" w:rsidRPr="002A7CF0" w:rsidDel="004966CE">
          <w:rPr>
            <w:rFonts w:cs="Times New Roman" w:hint="eastAsia"/>
          </w:rPr>
          <w:delText>序号、长度、存储模式、原文长度和</w:delText>
        </w:r>
      </w:del>
      <w:r w:rsidR="00232D81" w:rsidRPr="002A7CF0">
        <w:rPr>
          <w:rFonts w:cs="Times New Roman" w:hint="eastAsia"/>
        </w:rPr>
        <w:t>用户加密存密钥</w:t>
      </w:r>
      <w:r w:rsidR="00232D81" w:rsidRPr="00231DEC">
        <w:rPr>
          <w:rFonts w:cs="Times New Roman"/>
        </w:rPr>
        <w:t>KEU</w:t>
      </w:r>
      <w:del w:id="937" w:author="Alex Wang" w:date="2019-04-23T20:31:00Z">
        <w:r w:rsidR="00C8548B" w:rsidRPr="00231DEC" w:rsidDel="004966CE">
          <w:rPr>
            <w:rFonts w:cs="Times New Roman" w:hint="eastAsia"/>
          </w:rPr>
          <w:delText>）</w:delText>
        </w:r>
      </w:del>
      <w:r w:rsidR="00AE5C6F" w:rsidRPr="0022111A">
        <w:rPr>
          <w:rFonts w:cs="Times New Roman" w:hint="eastAsia"/>
        </w:rPr>
        <w:t>；</w:t>
      </w:r>
    </w:p>
    <w:p w14:paraId="42F724C6" w14:textId="25136F42" w:rsidR="000C2576" w:rsidRPr="0022111A" w:rsidDel="004966CE" w:rsidRDefault="000C2576">
      <w:pPr>
        <w:pStyle w:val="a4"/>
        <w:numPr>
          <w:ilvl w:val="1"/>
          <w:numId w:val="27"/>
        </w:numPr>
        <w:spacing w:line="360" w:lineRule="auto"/>
        <w:ind w:firstLineChars="0"/>
        <w:rPr>
          <w:del w:id="938" w:author="Alex Wang" w:date="2019-04-23T20:31:00Z"/>
          <w:rFonts w:cs="Times New Roman"/>
        </w:rPr>
        <w:pPrChange w:id="939" w:author="Alex Wang" w:date="2019-03-11T09:09:00Z">
          <w:pPr>
            <w:spacing w:line="360" w:lineRule="auto"/>
          </w:pPr>
        </w:pPrChange>
      </w:pPr>
    </w:p>
    <w:p w14:paraId="46B31712" w14:textId="40D49FAD" w:rsidR="001C646E" w:rsidRPr="007368F5" w:rsidRDefault="00C8548B">
      <w:pPr>
        <w:pStyle w:val="a4"/>
        <w:numPr>
          <w:ilvl w:val="1"/>
          <w:numId w:val="27"/>
        </w:numPr>
        <w:spacing w:line="360" w:lineRule="auto"/>
        <w:ind w:firstLineChars="0"/>
        <w:rPr>
          <w:rFonts w:cs="Times New Roman"/>
        </w:rPr>
        <w:pPrChange w:id="940" w:author="Alex Wang" w:date="2019-03-11T09:09:00Z">
          <w:pPr>
            <w:spacing w:line="360" w:lineRule="auto"/>
          </w:pPr>
        </w:pPrChange>
      </w:pPr>
      <w:del w:id="941" w:author="Alex Wang" w:date="2019-03-11T09:09:00Z">
        <w:r w:rsidRPr="00255DC4" w:rsidDel="002B5EDA">
          <w:rPr>
            <w:rFonts w:cs="Times New Roman"/>
          </w:rPr>
          <w:delText xml:space="preserve">b. </w:delText>
        </w:r>
      </w:del>
      <w:r w:rsidR="00E62997" w:rsidRPr="00255DC4">
        <w:rPr>
          <w:rFonts w:cs="Times New Roman" w:hint="eastAsia"/>
        </w:rPr>
        <w:t>该</w:t>
      </w:r>
      <w:r w:rsidR="00C03F69" w:rsidRPr="00B202C2">
        <w:rPr>
          <w:rFonts w:cs="Times New Roman" w:hint="eastAsia"/>
        </w:rPr>
        <w:t>用户端</w:t>
      </w:r>
      <w:r w:rsidR="000D7814" w:rsidRPr="00B202C2">
        <w:rPr>
          <w:rFonts w:cs="Times New Roman" w:hint="eastAsia"/>
        </w:rPr>
        <w:t>用</w:t>
      </w:r>
      <w:r w:rsidR="005720B9" w:rsidRPr="006C142E">
        <w:rPr>
          <w:rFonts w:cs="Times New Roman" w:hint="eastAsia"/>
        </w:rPr>
        <w:t>自己的私玥解密</w:t>
      </w:r>
      <w:r w:rsidR="0008532E" w:rsidRPr="006C142E">
        <w:rPr>
          <w:rFonts w:cs="Times New Roman" w:hint="eastAsia"/>
        </w:rPr>
        <w:t>所有数据块的</w:t>
      </w:r>
      <w:r w:rsidR="0008532E" w:rsidRPr="009D7483">
        <w:rPr>
          <w:rFonts w:cs="Times New Roman"/>
        </w:rPr>
        <w:t>KEU得到存储密钥KS</w:t>
      </w:r>
      <w:r w:rsidR="0008532E" w:rsidRPr="00D4602B">
        <w:rPr>
          <w:rFonts w:cs="Times New Roman" w:hint="eastAsia"/>
        </w:rPr>
        <w:t>，用</w:t>
      </w:r>
      <w:r w:rsidR="00FA20A3" w:rsidRPr="00805D0B">
        <w:rPr>
          <w:rFonts w:cs="Times New Roman" w:hint="eastAsia"/>
        </w:rPr>
        <w:t>另一用户</w:t>
      </w:r>
      <w:r w:rsidR="00FA20A3" w:rsidRPr="005455CC">
        <w:rPr>
          <w:rFonts w:cs="Times New Roman"/>
        </w:rPr>
        <w:t>U2</w:t>
      </w:r>
      <w:r w:rsidR="00FA20A3" w:rsidRPr="005455CC">
        <w:rPr>
          <w:rFonts w:cs="Times New Roman" w:hint="eastAsia"/>
        </w:rPr>
        <w:t>的</w:t>
      </w:r>
      <w:r w:rsidR="00B932CD" w:rsidRPr="00762229">
        <w:rPr>
          <w:rFonts w:cs="Times New Roman" w:hint="eastAsia"/>
        </w:rPr>
        <w:t>加密</w:t>
      </w:r>
      <w:r w:rsidR="000D7814" w:rsidRPr="00762229">
        <w:rPr>
          <w:rFonts w:cs="Times New Roman" w:hint="eastAsia"/>
        </w:rPr>
        <w:t>公</w:t>
      </w:r>
      <w:proofErr w:type="gramStart"/>
      <w:r w:rsidR="000D7814" w:rsidRPr="00762229">
        <w:rPr>
          <w:rFonts w:cs="Times New Roman" w:hint="eastAsia"/>
        </w:rPr>
        <w:t>钥</w:t>
      </w:r>
      <w:proofErr w:type="spellStart"/>
      <w:proofErr w:type="gramEnd"/>
      <w:r w:rsidR="00232BFA" w:rsidRPr="00762229">
        <w:rPr>
          <w:rFonts w:cs="Times New Roman"/>
        </w:rPr>
        <w:t>KUE</w:t>
      </w:r>
      <w:r w:rsidR="000D7814" w:rsidRPr="00C329C8">
        <w:rPr>
          <w:rFonts w:cs="Times New Roman"/>
        </w:rPr>
        <w:t>p</w:t>
      </w:r>
      <w:proofErr w:type="spellEnd"/>
      <w:r w:rsidR="000D7814" w:rsidRPr="00C329C8">
        <w:rPr>
          <w:rFonts w:cs="Times New Roman" w:hint="eastAsia"/>
        </w:rPr>
        <w:t>加密存储密钥</w:t>
      </w:r>
      <w:r w:rsidR="009E789B" w:rsidRPr="007368F5">
        <w:rPr>
          <w:rFonts w:cs="Times New Roman"/>
        </w:rPr>
        <w:t>KS</w:t>
      </w:r>
      <w:r w:rsidR="0008532E" w:rsidRPr="007368F5">
        <w:rPr>
          <w:rFonts w:cs="Times New Roman" w:hint="eastAsia"/>
        </w:rPr>
        <w:t>得到新的</w:t>
      </w:r>
      <w:r w:rsidR="0008532E" w:rsidRPr="007368F5">
        <w:rPr>
          <w:rFonts w:cs="Times New Roman"/>
        </w:rPr>
        <w:t>KEU</w:t>
      </w:r>
      <w:r w:rsidR="00AE5C6F" w:rsidRPr="007368F5">
        <w:rPr>
          <w:rFonts w:cs="Times New Roman" w:hint="eastAsia"/>
        </w:rPr>
        <w:t>；</w:t>
      </w:r>
    </w:p>
    <w:p w14:paraId="0DA3EEC2" w14:textId="6F702D94" w:rsidR="00A8417A" w:rsidRPr="005C7AE7" w:rsidRDefault="001C646E">
      <w:pPr>
        <w:pStyle w:val="a4"/>
        <w:numPr>
          <w:ilvl w:val="1"/>
          <w:numId w:val="27"/>
        </w:numPr>
        <w:spacing w:line="360" w:lineRule="auto"/>
        <w:ind w:firstLineChars="0"/>
        <w:rPr>
          <w:rFonts w:cs="Times New Roman"/>
        </w:rPr>
        <w:pPrChange w:id="942" w:author="Alex Wang" w:date="2019-03-11T09:09:00Z">
          <w:pPr>
            <w:spacing w:line="360" w:lineRule="auto"/>
          </w:pPr>
        </w:pPrChange>
      </w:pPr>
      <w:del w:id="943" w:author="Alex Wang" w:date="2019-03-11T09:09:00Z">
        <w:r w:rsidRPr="00E74B83" w:rsidDel="002B5EDA">
          <w:rPr>
            <w:rFonts w:cs="Times New Roman"/>
          </w:rPr>
          <w:delText xml:space="preserve">c. </w:delText>
        </w:r>
      </w:del>
      <w:r w:rsidR="00E62997" w:rsidRPr="00E74B83">
        <w:rPr>
          <w:rFonts w:cs="Times New Roman" w:hint="eastAsia"/>
        </w:rPr>
        <w:t>该</w:t>
      </w:r>
      <w:r w:rsidRPr="00E74B83">
        <w:rPr>
          <w:rFonts w:cs="Times New Roman" w:hint="eastAsia"/>
        </w:rPr>
        <w:t>用户端</w:t>
      </w:r>
      <w:r w:rsidR="00D8725A" w:rsidRPr="008D0FD3">
        <w:rPr>
          <w:rFonts w:cs="Times New Roman" w:hint="eastAsia"/>
        </w:rPr>
        <w:t>生成随机密钥对称密钥</w:t>
      </w:r>
      <w:r w:rsidR="005A180E" w:rsidRPr="008D0FD3">
        <w:rPr>
          <w:rFonts w:cs="Times New Roman"/>
        </w:rPr>
        <w:t>KL</w:t>
      </w:r>
      <w:r w:rsidR="00D8725A" w:rsidRPr="009F044B">
        <w:rPr>
          <w:rFonts w:cs="Times New Roman" w:hint="eastAsia"/>
        </w:rPr>
        <w:t>，</w:t>
      </w:r>
      <w:r w:rsidR="0082109F" w:rsidRPr="009F044B">
        <w:rPr>
          <w:rFonts w:cs="Times New Roman" w:hint="eastAsia"/>
        </w:rPr>
        <w:t>用</w:t>
      </w:r>
      <w:r w:rsidR="0082109F" w:rsidRPr="00274C3F">
        <w:rPr>
          <w:rFonts w:cs="Times New Roman"/>
        </w:rPr>
        <w:t>U2</w:t>
      </w:r>
      <w:r w:rsidR="0082109F" w:rsidRPr="00274C3F">
        <w:rPr>
          <w:rFonts w:cs="Times New Roman" w:hint="eastAsia"/>
        </w:rPr>
        <w:t>的加密公</w:t>
      </w:r>
      <w:proofErr w:type="gramStart"/>
      <w:r w:rsidR="0082109F" w:rsidRPr="00274C3F">
        <w:rPr>
          <w:rFonts w:cs="Times New Roman" w:hint="eastAsia"/>
        </w:rPr>
        <w:t>钥</w:t>
      </w:r>
      <w:proofErr w:type="spellStart"/>
      <w:proofErr w:type="gramEnd"/>
      <w:r w:rsidR="00232BFA" w:rsidRPr="00274C3F">
        <w:rPr>
          <w:rFonts w:cs="Times New Roman"/>
        </w:rPr>
        <w:t>KUE</w:t>
      </w:r>
      <w:r w:rsidR="0082109F" w:rsidRPr="005C7AE7">
        <w:rPr>
          <w:rFonts w:cs="Times New Roman"/>
        </w:rPr>
        <w:t>p</w:t>
      </w:r>
      <w:proofErr w:type="spellEnd"/>
      <w:r w:rsidR="0082109F" w:rsidRPr="005C7AE7">
        <w:rPr>
          <w:rFonts w:cs="Times New Roman" w:hint="eastAsia"/>
        </w:rPr>
        <w:t>加密</w:t>
      </w:r>
      <w:r w:rsidR="0082109F" w:rsidRPr="005C7AE7">
        <w:rPr>
          <w:rFonts w:cs="Times New Roman"/>
        </w:rPr>
        <w:t>KL得到KEL</w:t>
      </w:r>
      <w:r w:rsidR="00A8417A" w:rsidRPr="005C7AE7">
        <w:rPr>
          <w:rFonts w:cs="Times New Roman" w:hint="eastAsia"/>
        </w:rPr>
        <w:t>；</w:t>
      </w:r>
    </w:p>
    <w:p w14:paraId="188E4ED3" w14:textId="08B2870D" w:rsidR="00FF2A4A" w:rsidRPr="00785451" w:rsidRDefault="00A8417A">
      <w:pPr>
        <w:pStyle w:val="a4"/>
        <w:numPr>
          <w:ilvl w:val="1"/>
          <w:numId w:val="27"/>
        </w:numPr>
        <w:spacing w:line="360" w:lineRule="auto"/>
        <w:ind w:firstLineChars="0"/>
        <w:rPr>
          <w:rFonts w:cs="Times New Roman"/>
        </w:rPr>
        <w:pPrChange w:id="944" w:author="Alex Wang" w:date="2019-03-11T09:09:00Z">
          <w:pPr>
            <w:spacing w:line="360" w:lineRule="auto"/>
          </w:pPr>
        </w:pPrChange>
      </w:pPr>
      <w:del w:id="945" w:author="Alex Wang" w:date="2019-03-11T09:09:00Z">
        <w:r w:rsidRPr="005C7AE7" w:rsidDel="002B5EDA">
          <w:rPr>
            <w:rFonts w:cs="Times New Roman"/>
          </w:rPr>
          <w:delText xml:space="preserve">d. </w:delText>
        </w:r>
      </w:del>
      <w:r w:rsidR="00E62997" w:rsidRPr="005C7AE7">
        <w:rPr>
          <w:rFonts w:cs="Times New Roman" w:hint="eastAsia"/>
        </w:rPr>
        <w:t>该</w:t>
      </w:r>
      <w:r w:rsidRPr="00396804">
        <w:rPr>
          <w:rFonts w:cs="Times New Roman" w:hint="eastAsia"/>
        </w:rPr>
        <w:t>用户端</w:t>
      </w:r>
      <w:r w:rsidR="00FF2A4A" w:rsidRPr="00396804">
        <w:rPr>
          <w:rFonts w:cs="Times New Roman" w:hint="eastAsia"/>
        </w:rPr>
        <w:t>将</w:t>
      </w:r>
      <w:r w:rsidR="00C60D2C" w:rsidRPr="00396804">
        <w:rPr>
          <w:rFonts w:cs="Times New Roman"/>
        </w:rPr>
        <w:t>VHW</w:t>
      </w:r>
      <w:r w:rsidR="00FF2A4A" w:rsidRPr="00396804">
        <w:rPr>
          <w:rFonts w:cs="Times New Roman" w:hint="eastAsia"/>
        </w:rPr>
        <w:t>、</w:t>
      </w:r>
      <w:ins w:id="946" w:author="Alex Wang" w:date="2019-04-23T20:33:00Z">
        <w:r w:rsidR="004966CE">
          <w:rPr>
            <w:rFonts w:cs="Times New Roman" w:hint="eastAsia"/>
          </w:rPr>
          <w:t>VND、</w:t>
        </w:r>
      </w:ins>
      <w:del w:id="947" w:author="Alex Wang" w:date="2019-04-23T20:33:00Z">
        <w:r w:rsidR="00FF2A4A" w:rsidRPr="00396804" w:rsidDel="004966CE">
          <w:rPr>
            <w:rFonts w:cs="Times New Roman" w:hint="eastAsia"/>
          </w:rPr>
          <w:delText>文件长度、</w:delText>
        </w:r>
      </w:del>
      <w:r w:rsidR="00FF2A4A" w:rsidRPr="00396804">
        <w:rPr>
          <w:rFonts w:cs="Times New Roman" w:hint="eastAsia"/>
        </w:rPr>
        <w:t>所有数据块</w:t>
      </w:r>
      <w:ins w:id="948" w:author="Alex Wang" w:date="2019-04-23T20:33:00Z">
        <w:r w:rsidR="004966CE">
          <w:rPr>
            <w:rFonts w:cs="Times New Roman" w:hint="eastAsia"/>
          </w:rPr>
          <w:t>的KEU</w:t>
        </w:r>
      </w:ins>
      <w:del w:id="949" w:author="Alex Wang" w:date="2019-04-23T20:33:00Z">
        <w:r w:rsidR="00FF2A4A" w:rsidRPr="00396804" w:rsidDel="004966CE">
          <w:rPr>
            <w:rFonts w:cs="Times New Roman" w:hint="eastAsia"/>
          </w:rPr>
          <w:delText>信息</w:delText>
        </w:r>
      </w:del>
      <w:r w:rsidR="00100B4D" w:rsidRPr="00396804">
        <w:rPr>
          <w:rFonts w:cs="Times New Roman" w:hint="eastAsia"/>
        </w:rPr>
        <w:t>一起</w:t>
      </w:r>
      <w:r w:rsidRPr="00396804">
        <w:rPr>
          <w:rFonts w:cs="Times New Roman" w:hint="eastAsia"/>
        </w:rPr>
        <w:t>用</w:t>
      </w:r>
      <w:r w:rsidRPr="00396804">
        <w:rPr>
          <w:rFonts w:cs="Times New Roman"/>
        </w:rPr>
        <w:t>KL</w:t>
      </w:r>
      <w:r w:rsidR="00274A08" w:rsidRPr="00396804">
        <w:rPr>
          <w:rFonts w:cs="Times New Roman" w:hint="eastAsia"/>
        </w:rPr>
        <w:t>加密，</w:t>
      </w:r>
      <w:r w:rsidR="00B932CD" w:rsidRPr="00396804">
        <w:rPr>
          <w:rFonts w:cs="Times New Roman" w:hint="eastAsia"/>
        </w:rPr>
        <w:t>连同</w:t>
      </w:r>
      <w:r w:rsidRPr="00396804">
        <w:rPr>
          <w:rFonts w:cs="Times New Roman"/>
        </w:rPr>
        <w:t>KEL一起</w:t>
      </w:r>
      <w:r w:rsidR="00FF2A4A" w:rsidRPr="00785451">
        <w:rPr>
          <w:rFonts w:cs="Times New Roman" w:hint="eastAsia"/>
        </w:rPr>
        <w:t>生成文件授权数据</w:t>
      </w:r>
      <w:r w:rsidR="000F4403" w:rsidRPr="00785451">
        <w:rPr>
          <w:rFonts w:cs="Times New Roman" w:hint="eastAsia"/>
        </w:rPr>
        <w:t>。</w:t>
      </w:r>
    </w:p>
    <w:p w14:paraId="0FD92FF6" w14:textId="7ACF4597" w:rsidR="00BA1272" w:rsidRPr="000C2C5C" w:rsidRDefault="00BA1272">
      <w:pPr>
        <w:pStyle w:val="a4"/>
        <w:numPr>
          <w:ilvl w:val="1"/>
          <w:numId w:val="27"/>
        </w:numPr>
        <w:spacing w:line="360" w:lineRule="auto"/>
        <w:ind w:firstLineChars="0"/>
        <w:rPr>
          <w:rFonts w:cs="Times New Roman"/>
        </w:rPr>
        <w:pPrChange w:id="950" w:author="Alex Wang" w:date="2019-03-11T09:09:00Z">
          <w:pPr>
            <w:spacing w:line="360" w:lineRule="auto"/>
          </w:pPr>
        </w:pPrChange>
      </w:pPr>
      <w:del w:id="951" w:author="Alex Wang" w:date="2019-03-11T09:09:00Z">
        <w:r w:rsidRPr="00673DB2" w:rsidDel="002B5EDA">
          <w:rPr>
            <w:rFonts w:cs="Times New Roman"/>
          </w:rPr>
          <w:delText xml:space="preserve">e. </w:delText>
        </w:r>
      </w:del>
      <w:r w:rsidRPr="00673DB2">
        <w:rPr>
          <w:rFonts w:cs="Times New Roman" w:hint="eastAsia"/>
        </w:rPr>
        <w:t>对于动态文件，分为读权限授权和写权限授权，一次可以授权其中的一项或两项。</w:t>
      </w:r>
    </w:p>
    <w:p w14:paraId="193859B0" w14:textId="77777777" w:rsidR="00FF2A4A" w:rsidRPr="003B6DB0" w:rsidRDefault="00FF2A4A" w:rsidP="007D010C">
      <w:pPr>
        <w:spacing w:line="360" w:lineRule="auto"/>
        <w:rPr>
          <w:rFonts w:cs="Times New Roman"/>
        </w:rPr>
      </w:pPr>
    </w:p>
    <w:p w14:paraId="44BC6FB5" w14:textId="4CE1D671" w:rsidR="00100B4D" w:rsidRDefault="00FF2A4A" w:rsidP="007D010C">
      <w:pPr>
        <w:spacing w:line="360" w:lineRule="auto"/>
        <w:rPr>
          <w:rFonts w:cs="Times New Roman"/>
        </w:rPr>
      </w:pPr>
      <w:r>
        <w:rPr>
          <w:rFonts w:cs="Times New Roman" w:hint="eastAsia"/>
        </w:rPr>
        <w:t>（8）导入文件</w:t>
      </w:r>
      <w:ins w:id="952" w:author="Alex Wang" w:date="2019-04-23T20:34:00Z">
        <w:r w:rsidR="000D4E87">
          <w:rPr>
            <w:rFonts w:cs="Times New Roman" w:hint="eastAsia"/>
          </w:rPr>
          <w:t>（MVP最好能实现）</w:t>
        </w:r>
      </w:ins>
    </w:p>
    <w:p w14:paraId="12CFD44A" w14:textId="2E779E6E" w:rsidR="00426D09" w:rsidRDefault="007045A3">
      <w:pPr>
        <w:pStyle w:val="a4"/>
        <w:numPr>
          <w:ilvl w:val="1"/>
          <w:numId w:val="28"/>
        </w:numPr>
        <w:spacing w:line="360" w:lineRule="auto"/>
        <w:ind w:firstLineChars="0"/>
        <w:rPr>
          <w:ins w:id="953" w:author="Alex Wang" w:date="2019-04-23T20:36:00Z"/>
          <w:rFonts w:cs="Times New Roman"/>
        </w:rPr>
      </w:pPr>
      <w:del w:id="954" w:author="Alex Wang" w:date="2019-03-11T09:09:00Z">
        <w:r w:rsidRPr="001831DA" w:rsidDel="008A4DEC">
          <w:rPr>
            <w:rFonts w:cs="Times New Roman"/>
          </w:rPr>
          <w:delText>a</w:delText>
        </w:r>
        <w:r w:rsidR="00100B4D" w:rsidRPr="001831DA" w:rsidDel="008A4DEC">
          <w:rPr>
            <w:rFonts w:cs="Times New Roman"/>
          </w:rPr>
          <w:delText xml:space="preserve">. </w:delText>
        </w:r>
      </w:del>
      <w:r w:rsidRPr="001831DA">
        <w:rPr>
          <w:rFonts w:cs="Times New Roman" w:hint="eastAsia"/>
        </w:rPr>
        <w:t>用户</w:t>
      </w:r>
      <w:r w:rsidR="0037650B" w:rsidRPr="001831DA">
        <w:rPr>
          <w:rFonts w:cs="Times New Roman" w:hint="eastAsia"/>
        </w:rPr>
        <w:t>U</w:t>
      </w:r>
      <w:r w:rsidR="0037650B" w:rsidRPr="001831DA">
        <w:rPr>
          <w:rFonts w:cs="Times New Roman"/>
        </w:rPr>
        <w:t>2</w:t>
      </w:r>
      <w:r w:rsidRPr="001831DA">
        <w:rPr>
          <w:rFonts w:cs="Times New Roman" w:hint="eastAsia"/>
        </w:rPr>
        <w:t>的用户端</w:t>
      </w:r>
      <w:ins w:id="955" w:author="Alex Wang" w:date="2019-04-23T20:35:00Z">
        <w:r w:rsidR="00426D09">
          <w:rPr>
            <w:rFonts w:cs="Times New Roman" w:hint="eastAsia"/>
          </w:rPr>
          <w:t>用自己的加密私玥</w:t>
        </w:r>
      </w:ins>
      <w:ins w:id="956" w:author="Alex Wang" w:date="2019-04-23T20:36:00Z">
        <w:r w:rsidR="00426D09">
          <w:rPr>
            <w:rFonts w:cs="Times New Roman" w:hint="eastAsia"/>
          </w:rPr>
          <w:t>解密授权数据中的KEL，得到KL；</w:t>
        </w:r>
      </w:ins>
    </w:p>
    <w:p w14:paraId="31E48277" w14:textId="6700E335" w:rsidR="00204948" w:rsidRPr="00426D09" w:rsidRDefault="00426D09">
      <w:pPr>
        <w:pStyle w:val="a4"/>
        <w:numPr>
          <w:ilvl w:val="1"/>
          <w:numId w:val="28"/>
        </w:numPr>
        <w:spacing w:line="360" w:lineRule="auto"/>
        <w:ind w:firstLineChars="0"/>
        <w:rPr>
          <w:rFonts w:cs="Times New Roman"/>
        </w:rPr>
        <w:pPrChange w:id="957" w:author="Alex Wang" w:date="2019-03-11T09:09:00Z">
          <w:pPr>
            <w:spacing w:line="360" w:lineRule="auto"/>
          </w:pPr>
        </w:pPrChange>
      </w:pPr>
      <w:ins w:id="958" w:author="Alex Wang" w:date="2019-04-23T20:36:00Z">
        <w:r w:rsidRPr="00426D09">
          <w:rPr>
            <w:rFonts w:cs="Times New Roman" w:hint="eastAsia"/>
          </w:rPr>
          <w:t>该用户端用</w:t>
        </w:r>
        <w:r w:rsidRPr="00426D09">
          <w:rPr>
            <w:rFonts w:cs="Times New Roman"/>
          </w:rPr>
          <w:t>K解密</w:t>
        </w:r>
      </w:ins>
      <w:ins w:id="959" w:author="Alex Wang" w:date="2019-04-23T20:37:00Z">
        <w:r w:rsidRPr="00426D09">
          <w:rPr>
            <w:rFonts w:cs="Times New Roman" w:hint="eastAsia"/>
          </w:rPr>
          <w:t>授权数据其余部分，得到</w:t>
        </w:r>
        <w:r w:rsidRPr="00426D09">
          <w:rPr>
            <w:rFonts w:cs="Times New Roman"/>
          </w:rPr>
          <w:t>VHW、VND和所有数据块的KEU，</w:t>
        </w:r>
      </w:ins>
      <w:del w:id="960" w:author="Alex Wang" w:date="2019-04-23T20:37:00Z">
        <w:r w:rsidR="0037650B" w:rsidRPr="00426D09" w:rsidDel="00426D09">
          <w:rPr>
            <w:rFonts w:cs="Times New Roman" w:hint="eastAsia"/>
          </w:rPr>
          <w:delText>将收到的</w:delText>
        </w:r>
        <w:r w:rsidR="007045A3" w:rsidRPr="00426D09" w:rsidDel="00426D09">
          <w:rPr>
            <w:rFonts w:cs="Times New Roman" w:hint="eastAsia"/>
          </w:rPr>
          <w:delText>文件授权数据</w:delText>
        </w:r>
      </w:del>
      <w:r w:rsidR="0037650B" w:rsidRPr="00426D09">
        <w:rPr>
          <w:rFonts w:cs="Times New Roman" w:hint="eastAsia"/>
        </w:rPr>
        <w:t>发给</w:t>
      </w:r>
      <w:r w:rsidR="003B7009" w:rsidRPr="00426D09">
        <w:rPr>
          <w:rFonts w:cs="Times New Roman" w:hint="eastAsia"/>
        </w:rPr>
        <w:t>自己对应的超级节点</w:t>
      </w:r>
      <w:del w:id="961" w:author="Alex Wang" w:date="2019-04-03T13:11:00Z">
        <w:r w:rsidR="00211E9B" w:rsidRPr="00426D09" w:rsidDel="00427C59">
          <w:rPr>
            <w:rFonts w:cs="Times New Roman"/>
          </w:rPr>
          <w:delText>BPU</w:delText>
        </w:r>
      </w:del>
      <w:ins w:id="962" w:author="Alex Wang" w:date="2019-04-03T13:11:00Z">
        <w:r w:rsidR="00427C59" w:rsidRPr="00426D09">
          <w:rPr>
            <w:rFonts w:cs="Times New Roman"/>
          </w:rPr>
          <w:t>SNU</w:t>
        </w:r>
      </w:ins>
      <w:r w:rsidR="0037650B" w:rsidRPr="00426D09">
        <w:rPr>
          <w:rFonts w:cs="Times New Roman"/>
        </w:rPr>
        <w:t>2</w:t>
      </w:r>
      <w:r w:rsidR="000F4403" w:rsidRPr="00426D09">
        <w:rPr>
          <w:rFonts w:cs="Times New Roman" w:hint="eastAsia"/>
        </w:rPr>
        <w:t>；</w:t>
      </w:r>
    </w:p>
    <w:p w14:paraId="21579396" w14:textId="7F44F219" w:rsidR="002A482B" w:rsidRPr="00F25682" w:rsidRDefault="00204948">
      <w:pPr>
        <w:pStyle w:val="a4"/>
        <w:numPr>
          <w:ilvl w:val="1"/>
          <w:numId w:val="28"/>
        </w:numPr>
        <w:spacing w:line="360" w:lineRule="auto"/>
        <w:ind w:firstLineChars="0"/>
        <w:rPr>
          <w:rFonts w:cs="Times New Roman"/>
        </w:rPr>
        <w:pPrChange w:id="963" w:author="Alex Wang" w:date="2019-03-11T09:09:00Z">
          <w:pPr>
            <w:spacing w:line="360" w:lineRule="auto"/>
          </w:pPr>
        </w:pPrChange>
      </w:pPr>
      <w:del w:id="964" w:author="Alex Wang" w:date="2019-03-11T09:09:00Z">
        <w:r w:rsidRPr="00460F60" w:rsidDel="008A4DEC">
          <w:rPr>
            <w:rFonts w:cs="Times New Roman"/>
          </w:rPr>
          <w:delText>b.</w:delText>
        </w:r>
        <w:r w:rsidR="000C4C96" w:rsidRPr="00460F60" w:rsidDel="008A4DEC">
          <w:rPr>
            <w:rFonts w:cs="Times New Roman"/>
          </w:rPr>
          <w:delText xml:space="preserve"> </w:delText>
        </w:r>
      </w:del>
      <w:del w:id="965" w:author="Alex Wang" w:date="2019-04-03T13:11:00Z">
        <w:r w:rsidR="00211E9B" w:rsidRPr="00460F60" w:rsidDel="00427C59">
          <w:rPr>
            <w:rFonts w:cs="Times New Roman"/>
          </w:rPr>
          <w:delText>BPU</w:delText>
        </w:r>
      </w:del>
      <w:ins w:id="966" w:author="Alex Wang" w:date="2019-04-03T13:11:00Z">
        <w:r w:rsidR="00427C59">
          <w:rPr>
            <w:rFonts w:cs="Times New Roman"/>
          </w:rPr>
          <w:t>SNU</w:t>
        </w:r>
      </w:ins>
      <w:r w:rsidR="00B41C75" w:rsidRPr="00460F60">
        <w:rPr>
          <w:rFonts w:cs="Times New Roman"/>
        </w:rPr>
        <w:t>2</w:t>
      </w:r>
      <w:r w:rsidR="00B41C75" w:rsidRPr="00460F60">
        <w:rPr>
          <w:rFonts w:cs="Times New Roman" w:hint="eastAsia"/>
        </w:rPr>
        <w:t>检查</w:t>
      </w:r>
      <w:r w:rsidR="00F25C8A" w:rsidRPr="00460F60">
        <w:rPr>
          <w:rFonts w:cs="Times New Roman" w:hint="eastAsia"/>
        </w:rPr>
        <w:t>用户文件去重表DUD</w:t>
      </w:r>
      <w:r w:rsidR="00B41C75" w:rsidRPr="00460F60">
        <w:rPr>
          <w:rFonts w:cs="Times New Roman" w:hint="eastAsia"/>
        </w:rPr>
        <w:t>中U</w:t>
      </w:r>
      <w:r w:rsidR="00B41C75" w:rsidRPr="00F25682">
        <w:rPr>
          <w:rFonts w:cs="Times New Roman"/>
        </w:rPr>
        <w:t>2</w:t>
      </w:r>
      <w:r w:rsidR="00B41C75" w:rsidRPr="00F25682">
        <w:rPr>
          <w:rFonts w:cs="Times New Roman" w:hint="eastAsia"/>
        </w:rPr>
        <w:t>名下是否已经有</w:t>
      </w:r>
      <w:r w:rsidR="00B41C75" w:rsidRPr="00F25682">
        <w:rPr>
          <w:rFonts w:cs="Times New Roman"/>
        </w:rPr>
        <w:t>VHW项，如果有的话直</w:t>
      </w:r>
      <w:r w:rsidR="00B41C75" w:rsidRPr="00F25682">
        <w:rPr>
          <w:rFonts w:cs="Times New Roman" w:hint="eastAsia"/>
        </w:rPr>
        <w:t>接返回，无需任何操作，也无任何花费</w:t>
      </w:r>
      <w:r w:rsidR="000F4403" w:rsidRPr="00F25682">
        <w:rPr>
          <w:rFonts w:cs="Times New Roman" w:hint="eastAsia"/>
        </w:rPr>
        <w:t>；</w:t>
      </w:r>
    </w:p>
    <w:p w14:paraId="031AA25E" w14:textId="3B18F0D2" w:rsidR="00806A6D" w:rsidRPr="002A7CF0" w:rsidRDefault="00EA7C7E">
      <w:pPr>
        <w:pStyle w:val="a4"/>
        <w:numPr>
          <w:ilvl w:val="1"/>
          <w:numId w:val="28"/>
        </w:numPr>
        <w:spacing w:line="360" w:lineRule="auto"/>
        <w:ind w:firstLineChars="0"/>
        <w:rPr>
          <w:rFonts w:cs="Times New Roman"/>
        </w:rPr>
        <w:pPrChange w:id="967" w:author="Alex Wang" w:date="2019-03-11T09:09:00Z">
          <w:pPr>
            <w:spacing w:line="360" w:lineRule="auto"/>
          </w:pPr>
        </w:pPrChange>
      </w:pPr>
      <w:del w:id="968" w:author="Alex Wang" w:date="2019-03-11T09:09:00Z">
        <w:r w:rsidRPr="00F25682" w:rsidDel="008A4DEC">
          <w:rPr>
            <w:rFonts w:cs="Times New Roman"/>
          </w:rPr>
          <w:delText xml:space="preserve">c. </w:delText>
        </w:r>
      </w:del>
      <w:r w:rsidR="0027320F" w:rsidRPr="00F25682">
        <w:rPr>
          <w:rFonts w:cs="Times New Roman" w:hint="eastAsia"/>
        </w:rPr>
        <w:t>采用与下载时相同的流程下载该文件，</w:t>
      </w:r>
      <w:r w:rsidR="0098182C" w:rsidRPr="002A7CF0">
        <w:rPr>
          <w:rFonts w:cs="Times New Roman" w:hint="eastAsia"/>
        </w:rPr>
        <w:t>同时对每个数据块验证其明文</w:t>
      </w:r>
      <w:r w:rsidR="0098182C" w:rsidRPr="002A7CF0">
        <w:rPr>
          <w:rFonts w:cs="Times New Roman"/>
        </w:rPr>
        <w:t>Hash</w:t>
      </w:r>
      <w:r w:rsidR="0098182C" w:rsidRPr="002A7CF0">
        <w:rPr>
          <w:rFonts w:cs="Times New Roman" w:hint="eastAsia"/>
        </w:rPr>
        <w:t>是否与超级节点记录的</w:t>
      </w:r>
      <w:r w:rsidR="0098182C" w:rsidRPr="002A7CF0">
        <w:rPr>
          <w:rFonts w:cs="Times New Roman"/>
        </w:rPr>
        <w:t>VHP相同，</w:t>
      </w:r>
      <w:r w:rsidR="0027320F" w:rsidRPr="002A7CF0">
        <w:rPr>
          <w:rFonts w:cs="Times New Roman" w:hint="eastAsia"/>
        </w:rPr>
        <w:t>对压缩模式保存的数据块验证原文长度</w:t>
      </w:r>
      <w:r w:rsidR="00002D91" w:rsidRPr="002A7CF0">
        <w:rPr>
          <w:rFonts w:cs="Times New Roman" w:hint="eastAsia"/>
        </w:rPr>
        <w:t>是否正确，</w:t>
      </w:r>
      <w:r w:rsidR="0098182C" w:rsidRPr="002A7CF0">
        <w:rPr>
          <w:rFonts w:cs="Times New Roman" w:hint="eastAsia"/>
        </w:rPr>
        <w:t>最后验证</w:t>
      </w:r>
      <w:r w:rsidR="00806A6D" w:rsidRPr="002A7CF0">
        <w:rPr>
          <w:rFonts w:cs="Times New Roman" w:hint="eastAsia"/>
        </w:rPr>
        <w:t>全文的明文</w:t>
      </w:r>
      <w:r w:rsidR="00806A6D" w:rsidRPr="002A7CF0">
        <w:rPr>
          <w:rFonts w:cs="Times New Roman"/>
        </w:rPr>
        <w:t>Hash</w:t>
      </w:r>
      <w:r w:rsidR="00806A6D" w:rsidRPr="002A7CF0">
        <w:rPr>
          <w:rFonts w:cs="Times New Roman" w:hint="eastAsia"/>
        </w:rPr>
        <w:t>值与</w:t>
      </w:r>
      <w:r w:rsidR="00806A6D" w:rsidRPr="002A7CF0">
        <w:rPr>
          <w:rFonts w:cs="Times New Roman"/>
        </w:rPr>
        <w:t>VHW是否相同，其中任何一项不正确时报错返回</w:t>
      </w:r>
      <w:r w:rsidR="00EC45A4" w:rsidRPr="002A7CF0">
        <w:rPr>
          <w:rFonts w:cs="Times New Roman" w:hint="eastAsia"/>
        </w:rPr>
        <w:t>；</w:t>
      </w:r>
    </w:p>
    <w:p w14:paraId="15ABCB7C" w14:textId="13089475" w:rsidR="00874CD9" w:rsidRPr="00231DEC" w:rsidRDefault="004123D3">
      <w:pPr>
        <w:pStyle w:val="a4"/>
        <w:numPr>
          <w:ilvl w:val="1"/>
          <w:numId w:val="28"/>
        </w:numPr>
        <w:spacing w:line="360" w:lineRule="auto"/>
        <w:ind w:firstLineChars="0"/>
        <w:rPr>
          <w:rFonts w:cs="Times New Roman"/>
        </w:rPr>
        <w:pPrChange w:id="969" w:author="Alex Wang" w:date="2019-03-11T09:09:00Z">
          <w:pPr>
            <w:spacing w:line="360" w:lineRule="auto"/>
          </w:pPr>
        </w:pPrChange>
      </w:pPr>
      <w:del w:id="970" w:author="Alex Wang" w:date="2019-03-11T09:09:00Z">
        <w:r w:rsidRPr="002A7CF0" w:rsidDel="008A4DEC">
          <w:rPr>
            <w:rFonts w:cs="Times New Roman"/>
          </w:rPr>
          <w:delText>d</w:delText>
        </w:r>
        <w:r w:rsidR="002A482B" w:rsidRPr="002A7CF0" w:rsidDel="008A4DEC">
          <w:rPr>
            <w:rFonts w:cs="Times New Roman"/>
          </w:rPr>
          <w:delText xml:space="preserve">. </w:delText>
        </w:r>
      </w:del>
      <w:del w:id="971" w:author="Alex Wang" w:date="2019-04-03T13:11:00Z">
        <w:r w:rsidR="00211E9B" w:rsidRPr="002A7CF0" w:rsidDel="00427C59">
          <w:rPr>
            <w:rFonts w:cs="Times New Roman"/>
          </w:rPr>
          <w:delText>BPU</w:delText>
        </w:r>
      </w:del>
      <w:ins w:id="972" w:author="Alex Wang" w:date="2019-04-03T13:11:00Z">
        <w:r w:rsidR="00427C59">
          <w:rPr>
            <w:rFonts w:cs="Times New Roman"/>
          </w:rPr>
          <w:t>SNU</w:t>
        </w:r>
      </w:ins>
      <w:r w:rsidR="00607D74" w:rsidRPr="002A7CF0">
        <w:rPr>
          <w:rFonts w:cs="Times New Roman"/>
        </w:rPr>
        <w:t>2</w:t>
      </w:r>
      <w:r w:rsidR="00A8159A" w:rsidRPr="002A7CF0">
        <w:rPr>
          <w:rFonts w:cs="Times New Roman" w:hint="eastAsia"/>
        </w:rPr>
        <w:t>在</w:t>
      </w:r>
      <w:r w:rsidR="00A9167F" w:rsidRPr="002A7CF0">
        <w:rPr>
          <w:rFonts w:cs="Times New Roman" w:hint="eastAsia"/>
        </w:rPr>
        <w:t>用户文件去重表</w:t>
      </w:r>
      <w:r w:rsidR="00A9167F" w:rsidRPr="002A7CF0">
        <w:rPr>
          <w:rFonts w:cs="Times New Roman"/>
        </w:rPr>
        <w:t>DUD</w:t>
      </w:r>
      <w:r w:rsidR="00A8159A" w:rsidRPr="002A7CF0">
        <w:rPr>
          <w:rFonts w:cs="Times New Roman" w:hint="eastAsia"/>
        </w:rPr>
        <w:t>中增加</w:t>
      </w:r>
      <w:r w:rsidR="00A8159A" w:rsidRPr="002A7CF0">
        <w:rPr>
          <w:rFonts w:cs="Times New Roman"/>
        </w:rPr>
        <w:t>VHW项</w:t>
      </w:r>
      <w:r w:rsidR="00304F0C" w:rsidRPr="002A7CF0">
        <w:rPr>
          <w:rFonts w:cs="Times New Roman" w:hint="eastAsia"/>
        </w:rPr>
        <w:t>，并将文件</w:t>
      </w:r>
      <w:r w:rsidR="00304F0C" w:rsidRPr="002A7CF0">
        <w:rPr>
          <w:rFonts w:cs="Times New Roman"/>
        </w:rPr>
        <w:t>VHW的各个</w:t>
      </w:r>
      <w:r w:rsidR="00BA1045" w:rsidRPr="002A7CF0">
        <w:rPr>
          <w:rFonts w:cs="Times New Roman" w:hint="eastAsia"/>
        </w:rPr>
        <w:t>数据块</w:t>
      </w:r>
      <w:r w:rsidR="00304F0C" w:rsidRPr="00231DEC">
        <w:rPr>
          <w:rFonts w:cs="Times New Roman" w:hint="eastAsia"/>
        </w:rPr>
        <w:t>的</w:t>
      </w:r>
      <w:r w:rsidR="00C679D6" w:rsidRPr="00231DEC">
        <w:rPr>
          <w:rFonts w:cs="Times New Roman" w:hint="eastAsia"/>
        </w:rPr>
        <w:t>引用次数</w:t>
      </w:r>
      <w:r w:rsidR="00304F0C" w:rsidRPr="00231DEC">
        <w:rPr>
          <w:rFonts w:cs="Times New Roman" w:hint="eastAsia"/>
        </w:rPr>
        <w:t>都加</w:t>
      </w:r>
      <w:r w:rsidR="00304F0C" w:rsidRPr="00231DEC">
        <w:rPr>
          <w:rFonts w:cs="Times New Roman"/>
        </w:rPr>
        <w:t>1</w:t>
      </w:r>
      <w:r w:rsidR="008C7216" w:rsidRPr="00231DEC">
        <w:rPr>
          <w:rFonts w:cs="Times New Roman" w:hint="eastAsia"/>
        </w:rPr>
        <w:t>，今后</w:t>
      </w:r>
      <w:r w:rsidR="008C7216" w:rsidRPr="00231DEC">
        <w:rPr>
          <w:rFonts w:cs="Times New Roman"/>
        </w:rPr>
        <w:t>U1</w:t>
      </w:r>
      <w:r w:rsidR="008C7216" w:rsidRPr="00231DEC">
        <w:rPr>
          <w:rFonts w:cs="Times New Roman" w:hint="eastAsia"/>
        </w:rPr>
        <w:t>和</w:t>
      </w:r>
      <w:r w:rsidR="008C7216" w:rsidRPr="00231DEC">
        <w:rPr>
          <w:rFonts w:cs="Times New Roman"/>
        </w:rPr>
        <w:t>U2</w:t>
      </w:r>
      <w:r w:rsidR="005C1918" w:rsidRPr="00231DEC">
        <w:rPr>
          <w:rFonts w:cs="Times New Roman"/>
        </w:rPr>
        <w:t>(</w:t>
      </w:r>
      <w:r w:rsidR="005C1918" w:rsidRPr="00231DEC">
        <w:rPr>
          <w:rFonts w:cs="Times New Roman" w:hint="eastAsia"/>
        </w:rPr>
        <w:t>可能还有其他用户</w:t>
      </w:r>
      <w:r w:rsidR="005C1918" w:rsidRPr="00231DEC">
        <w:rPr>
          <w:rFonts w:cs="Times New Roman"/>
        </w:rPr>
        <w:t>)共同</w:t>
      </w:r>
      <w:r w:rsidR="008C7216" w:rsidRPr="00231DEC">
        <w:rPr>
          <w:rFonts w:cs="Times New Roman" w:hint="eastAsia"/>
        </w:rPr>
        <w:t>分摊该文件的存储费用</w:t>
      </w:r>
      <w:r w:rsidR="00304F0C" w:rsidRPr="00231DEC">
        <w:rPr>
          <w:rFonts w:cs="Times New Roman" w:hint="eastAsia"/>
        </w:rPr>
        <w:t>。</w:t>
      </w:r>
    </w:p>
    <w:p w14:paraId="783F3799" w14:textId="2C328535" w:rsidR="00C019B1" w:rsidRDefault="00C019B1" w:rsidP="007D010C">
      <w:pPr>
        <w:spacing w:line="360" w:lineRule="auto"/>
        <w:rPr>
          <w:ins w:id="973" w:author="Alex Wang" w:date="2019-03-11T08:58:00Z"/>
          <w:rFonts w:cs="Times New Roman"/>
        </w:rPr>
      </w:pPr>
    </w:p>
    <w:p w14:paraId="292D0671" w14:textId="2A298061" w:rsidR="00DD4C1D" w:rsidRDefault="00DD4C1D" w:rsidP="007D010C">
      <w:pPr>
        <w:spacing w:line="360" w:lineRule="auto"/>
        <w:rPr>
          <w:ins w:id="974" w:author="Alex Wang" w:date="2019-03-11T08:59:00Z"/>
          <w:rFonts w:cs="Times New Roman"/>
        </w:rPr>
      </w:pPr>
      <w:ins w:id="975" w:author="Alex Wang" w:date="2019-03-11T08:58:00Z">
        <w:r>
          <w:rPr>
            <w:rFonts w:cs="Times New Roman" w:hint="eastAsia"/>
          </w:rPr>
          <w:t>（9）</w:t>
        </w:r>
      </w:ins>
      <w:ins w:id="976" w:author="Alex Wang" w:date="2019-03-11T08:59:00Z">
        <w:r>
          <w:rPr>
            <w:rFonts w:cs="Times New Roman" w:hint="eastAsia"/>
          </w:rPr>
          <w:t>屏蔽文件</w:t>
        </w:r>
      </w:ins>
    </w:p>
    <w:p w14:paraId="152EE45B" w14:textId="33656501" w:rsidR="00DD4C1D" w:rsidRDefault="00DD4C1D" w:rsidP="007D010C">
      <w:pPr>
        <w:spacing w:line="360" w:lineRule="auto"/>
        <w:rPr>
          <w:ins w:id="977" w:author="Alex Wang" w:date="2019-03-11T09:07:00Z"/>
          <w:rFonts w:cs="Times New Roman"/>
        </w:rPr>
      </w:pPr>
      <w:ins w:id="978" w:author="Alex Wang" w:date="2019-03-11T08:59:00Z">
        <w:r>
          <w:rPr>
            <w:rFonts w:cs="Times New Roman" w:hint="eastAsia"/>
          </w:rPr>
          <w:t>授权若干</w:t>
        </w:r>
      </w:ins>
      <w:ins w:id="979" w:author="Alex Wang" w:date="2019-03-15T08:56:00Z">
        <w:r w:rsidR="00460F60">
          <w:rPr>
            <w:rFonts w:cs="Times New Roman" w:hint="eastAsia"/>
          </w:rPr>
          <w:t>监管机构</w:t>
        </w:r>
      </w:ins>
      <w:ins w:id="980" w:author="Alex Wang" w:date="2019-03-11T09:00:00Z">
        <w:r>
          <w:rPr>
            <w:rFonts w:cs="Times New Roman" w:hint="eastAsia"/>
          </w:rPr>
          <w:t>屏蔽任意文件的权限。该授权由Y</w:t>
        </w:r>
        <w:r>
          <w:rPr>
            <w:rFonts w:cs="Times New Roman"/>
          </w:rPr>
          <w:t>otta</w:t>
        </w:r>
      </w:ins>
      <w:ins w:id="981" w:author="Alex Wang" w:date="2019-03-11T09:01:00Z">
        <w:r>
          <w:rPr>
            <w:rFonts w:cs="Times New Roman"/>
          </w:rPr>
          <w:t>Chain</w:t>
        </w:r>
        <w:r>
          <w:rPr>
            <w:rFonts w:cs="Times New Roman" w:hint="eastAsia"/>
          </w:rPr>
          <w:t>治理机构决定。每个</w:t>
        </w:r>
      </w:ins>
      <w:ins w:id="982" w:author="Alex Wang" w:date="2019-03-15T08:56:00Z">
        <w:r w:rsidR="00460F60">
          <w:rPr>
            <w:rFonts w:cs="Times New Roman" w:hint="eastAsia"/>
          </w:rPr>
          <w:t>监管机构</w:t>
        </w:r>
      </w:ins>
      <w:ins w:id="983" w:author="Alex Wang" w:date="2019-03-11T09:01:00Z">
        <w:r>
          <w:rPr>
            <w:rFonts w:cs="Times New Roman" w:hint="eastAsia"/>
          </w:rPr>
          <w:t>可以</w:t>
        </w:r>
      </w:ins>
      <w:proofErr w:type="gramStart"/>
      <w:ins w:id="984" w:author="Alex Wang" w:date="2019-03-11T09:02:00Z">
        <w:r>
          <w:rPr>
            <w:rFonts w:cs="Times New Roman" w:hint="eastAsia"/>
          </w:rPr>
          <w:t>屏蔽约</w:t>
        </w:r>
        <w:proofErr w:type="gramEnd"/>
        <w:r>
          <w:rPr>
            <w:rFonts w:cs="Times New Roman" w:hint="eastAsia"/>
          </w:rPr>
          <w:t>1</w:t>
        </w:r>
        <w:r>
          <w:rPr>
            <w:rFonts w:cs="Times New Roman"/>
          </w:rPr>
          <w:t>0</w:t>
        </w:r>
      </w:ins>
      <w:ins w:id="985" w:author="Alex Wang" w:date="2019-03-16T15:10:00Z">
        <w:r w:rsidR="00785451">
          <w:rPr>
            <w:rFonts w:cs="Times New Roman" w:hint="eastAsia"/>
          </w:rPr>
          <w:t>亿</w:t>
        </w:r>
      </w:ins>
      <w:ins w:id="986" w:author="Alex Wang" w:date="2019-03-11T09:02:00Z">
        <w:r>
          <w:rPr>
            <w:rFonts w:cs="Times New Roman" w:hint="eastAsia"/>
          </w:rPr>
          <w:t>文件（2</w:t>
        </w:r>
      </w:ins>
      <w:ins w:id="987" w:author="Alex Wang" w:date="2019-03-16T15:10:00Z">
        <w:r w:rsidR="00785451">
          <w:rPr>
            <w:rFonts w:cs="Times New Roman"/>
            <w:vertAlign w:val="superscript"/>
          </w:rPr>
          <w:t>3</w:t>
        </w:r>
      </w:ins>
      <w:ins w:id="988" w:author="Alex Wang" w:date="2019-03-11T09:02:00Z">
        <w:r w:rsidRPr="00DD4C1D">
          <w:rPr>
            <w:rFonts w:cs="Times New Roman"/>
            <w:vertAlign w:val="superscript"/>
            <w:rPrChange w:id="989" w:author="Alex Wang" w:date="2019-03-11T09:02:00Z">
              <w:rPr>
                <w:rFonts w:cs="Times New Roman"/>
              </w:rPr>
            </w:rPrChange>
          </w:rPr>
          <w:t>0</w:t>
        </w:r>
        <w:r>
          <w:rPr>
            <w:rFonts w:cs="Times New Roman" w:hint="eastAsia"/>
          </w:rPr>
          <w:t>）,最多允许</w:t>
        </w:r>
      </w:ins>
      <w:ins w:id="990" w:author="Alex Wang" w:date="2019-03-11T09:03:00Z">
        <w:r w:rsidR="00FC6034">
          <w:rPr>
            <w:rFonts w:cs="Times New Roman"/>
          </w:rPr>
          <w:t>256</w:t>
        </w:r>
        <w:r w:rsidR="00FC6034">
          <w:rPr>
            <w:rFonts w:cs="Times New Roman" w:hint="eastAsia"/>
          </w:rPr>
          <w:t>个</w:t>
        </w:r>
      </w:ins>
      <w:ins w:id="991" w:author="Alex Wang" w:date="2019-03-15T08:56:00Z">
        <w:r w:rsidR="00460F60">
          <w:rPr>
            <w:rFonts w:cs="Times New Roman" w:hint="eastAsia"/>
          </w:rPr>
          <w:t>监管机构</w:t>
        </w:r>
      </w:ins>
      <w:ins w:id="992" w:author="Alex Wang" w:date="2019-03-11T09:03:00Z">
        <w:r w:rsidR="00FC6034">
          <w:rPr>
            <w:rFonts w:cs="Times New Roman" w:hint="eastAsia"/>
          </w:rPr>
          <w:t>。</w:t>
        </w:r>
      </w:ins>
      <w:ins w:id="993" w:author="Alex Wang" w:date="2019-03-11T09:05:00Z">
        <w:r w:rsidR="00A04A99">
          <w:rPr>
            <w:rFonts w:cs="Times New Roman" w:hint="eastAsia"/>
          </w:rPr>
          <w:t>屏蔽指定文件</w:t>
        </w:r>
      </w:ins>
      <w:ins w:id="994" w:author="Alex Wang" w:date="2019-03-11T09:06:00Z">
        <w:r w:rsidR="001D4D1F">
          <w:rPr>
            <w:rFonts w:cs="Times New Roman" w:hint="eastAsia"/>
          </w:rPr>
          <w:t>的原理是</w:t>
        </w:r>
      </w:ins>
      <w:ins w:id="995" w:author="Alex Wang" w:date="2019-03-11T09:04:00Z">
        <w:r w:rsidR="00A04A99">
          <w:rPr>
            <w:rFonts w:cs="Times New Roman" w:hint="eastAsia"/>
          </w:rPr>
          <w:t>将被屏蔽的</w:t>
        </w:r>
      </w:ins>
      <w:ins w:id="996" w:author="Alex Wang" w:date="2019-04-23T20:38:00Z">
        <w:r w:rsidR="00B6001F">
          <w:rPr>
            <w:rFonts w:cs="Times New Roman" w:hint="eastAsia"/>
          </w:rPr>
          <w:t>数据块的VBI</w:t>
        </w:r>
      </w:ins>
      <w:ins w:id="997" w:author="Alex Wang" w:date="2019-03-11T09:05:00Z">
        <w:r w:rsidR="00A04A99">
          <w:rPr>
            <w:rFonts w:cs="Times New Roman" w:hint="eastAsia"/>
          </w:rPr>
          <w:t>移到特定区域，该区域通过特定域名来访问</w:t>
        </w:r>
      </w:ins>
      <w:ins w:id="998" w:author="Alex Wang" w:date="2019-03-11T09:06:00Z">
        <w:r w:rsidR="001D4D1F">
          <w:rPr>
            <w:rFonts w:cs="Times New Roman" w:hint="eastAsia"/>
          </w:rPr>
          <w:t>，每个</w:t>
        </w:r>
      </w:ins>
      <w:ins w:id="999" w:author="Alex Wang" w:date="2019-03-15T08:56:00Z">
        <w:r w:rsidR="00460F60">
          <w:rPr>
            <w:rFonts w:cs="Times New Roman" w:hint="eastAsia"/>
          </w:rPr>
          <w:t>监管机构</w:t>
        </w:r>
      </w:ins>
      <w:ins w:id="1000" w:author="Alex Wang" w:date="2019-03-11T09:06:00Z">
        <w:r w:rsidR="001D4D1F">
          <w:rPr>
            <w:rFonts w:cs="Times New Roman" w:hint="eastAsia"/>
          </w:rPr>
          <w:t>可以</w:t>
        </w:r>
      </w:ins>
      <w:ins w:id="1001" w:author="Alex Wang" w:date="2019-03-11T09:07:00Z">
        <w:r w:rsidR="002B35FD">
          <w:rPr>
            <w:rFonts w:cs="Times New Roman" w:hint="eastAsia"/>
          </w:rPr>
          <w:t>采用</w:t>
        </w:r>
      </w:ins>
      <w:ins w:id="1002" w:author="Alex Wang" w:date="2019-03-11T09:06:00Z">
        <w:r w:rsidR="001D4D1F">
          <w:rPr>
            <w:rFonts w:cs="Times New Roman" w:hint="eastAsia"/>
          </w:rPr>
          <w:t>屏蔽相</w:t>
        </w:r>
        <w:r w:rsidR="001D4D1F">
          <w:rPr>
            <w:rFonts w:cs="Times New Roman" w:hint="eastAsia"/>
          </w:rPr>
          <w:lastRenderedPageBreak/>
          <w:t>关域名的方法从而</w:t>
        </w:r>
      </w:ins>
      <w:ins w:id="1003" w:author="Alex Wang" w:date="2019-03-11T09:07:00Z">
        <w:r w:rsidR="001D4D1F">
          <w:rPr>
            <w:rFonts w:cs="Times New Roman" w:hint="eastAsia"/>
          </w:rPr>
          <w:t>阻止其管辖的监管区的用户访问该文件。</w:t>
        </w:r>
        <w:r w:rsidR="002B5EDA">
          <w:rPr>
            <w:rFonts w:cs="Times New Roman" w:hint="eastAsia"/>
          </w:rPr>
          <w:t>相关流程如下：</w:t>
        </w:r>
      </w:ins>
    </w:p>
    <w:p w14:paraId="2568C661" w14:textId="5C9F8C96" w:rsidR="002B5EDA" w:rsidRDefault="00231DEC" w:rsidP="002B5EDA">
      <w:pPr>
        <w:pStyle w:val="a4"/>
        <w:numPr>
          <w:ilvl w:val="0"/>
          <w:numId w:val="26"/>
        </w:numPr>
        <w:spacing w:line="360" w:lineRule="auto"/>
        <w:ind w:firstLineChars="0"/>
        <w:rPr>
          <w:ins w:id="1004" w:author="Alex Wang" w:date="2019-03-11T09:15:00Z"/>
          <w:rFonts w:cs="Times New Roman"/>
        </w:rPr>
      </w:pPr>
      <w:ins w:id="1005" w:author="Alex Wang" w:date="2019-03-15T20:31:00Z">
        <w:r>
          <w:rPr>
            <w:rFonts w:cs="Times New Roman" w:hint="eastAsia"/>
          </w:rPr>
          <w:t>授权监管机构</w:t>
        </w:r>
      </w:ins>
      <w:ins w:id="1006" w:author="Alex Wang" w:date="2019-03-11T09:12:00Z">
        <w:r w:rsidR="00F411A5">
          <w:rPr>
            <w:rFonts w:cs="Times New Roman" w:hint="eastAsia"/>
          </w:rPr>
          <w:t>向</w:t>
        </w:r>
      </w:ins>
      <w:ins w:id="1007" w:author="Alex Wang" w:date="2019-04-23T20:40:00Z">
        <w:r w:rsidR="006D23EF">
          <w:rPr>
            <w:rFonts w:cs="Times New Roman" w:hint="eastAsia"/>
          </w:rPr>
          <w:t>VHW</w:t>
        </w:r>
      </w:ins>
      <w:ins w:id="1008" w:author="Alex Wang" w:date="2019-03-15T20:31:00Z">
        <w:r>
          <w:rPr>
            <w:rFonts w:cs="Times New Roman" w:hint="eastAsia"/>
          </w:rPr>
          <w:t>对应的</w:t>
        </w:r>
      </w:ins>
      <w:ins w:id="1009" w:author="Alex Wang" w:date="2019-03-11T09:12:00Z">
        <w:r w:rsidR="00F411A5">
          <w:rPr>
            <w:rFonts w:cs="Times New Roman" w:hint="eastAsia"/>
          </w:rPr>
          <w:t>超级节点</w:t>
        </w:r>
      </w:ins>
      <w:ins w:id="1010" w:author="Alex Wang" w:date="2019-04-03T13:11:00Z">
        <w:r w:rsidR="00427C59">
          <w:rPr>
            <w:rFonts w:cs="Times New Roman" w:hint="eastAsia"/>
          </w:rPr>
          <w:t>SN</w:t>
        </w:r>
      </w:ins>
      <w:ins w:id="1011" w:author="Alex Wang" w:date="2019-04-23T20:40:00Z">
        <w:r w:rsidR="006D23EF">
          <w:rPr>
            <w:rFonts w:cs="Times New Roman" w:hint="eastAsia"/>
          </w:rPr>
          <w:t>W</w:t>
        </w:r>
      </w:ins>
      <w:ins w:id="1012" w:author="Alex Wang" w:date="2019-03-11T09:12:00Z">
        <w:r w:rsidR="00F411A5">
          <w:rPr>
            <w:rFonts w:cs="Times New Roman" w:hint="eastAsia"/>
          </w:rPr>
          <w:t>发出屏蔽请求，包含被屏蔽文件</w:t>
        </w:r>
      </w:ins>
      <w:ins w:id="1013" w:author="Alex Wang" w:date="2019-04-07T12:50:00Z">
        <w:r w:rsidR="000E37EB">
          <w:rPr>
            <w:rFonts w:cs="Times New Roman" w:hint="eastAsia"/>
          </w:rPr>
          <w:t>的H</w:t>
        </w:r>
        <w:r w:rsidR="000E37EB">
          <w:rPr>
            <w:rFonts w:cs="Times New Roman"/>
          </w:rPr>
          <w:t>ash</w:t>
        </w:r>
        <w:r w:rsidR="000E37EB">
          <w:rPr>
            <w:rFonts w:cs="Times New Roman" w:hint="eastAsia"/>
          </w:rPr>
          <w:t>值V</w:t>
        </w:r>
        <w:r w:rsidR="000E37EB">
          <w:rPr>
            <w:rFonts w:cs="Times New Roman"/>
          </w:rPr>
          <w:t>HW</w:t>
        </w:r>
      </w:ins>
      <w:ins w:id="1014" w:author="Alex Wang" w:date="2019-03-11T09:12:00Z">
        <w:r w:rsidR="006B336E">
          <w:rPr>
            <w:rFonts w:cs="Times New Roman" w:hint="eastAsia"/>
          </w:rPr>
          <w:t>、</w:t>
        </w:r>
      </w:ins>
      <w:ins w:id="1015" w:author="Alex Wang" w:date="2019-03-11T09:13:00Z">
        <w:r w:rsidR="006B336E">
          <w:rPr>
            <w:rFonts w:cs="Times New Roman" w:hint="eastAsia"/>
          </w:rPr>
          <w:t>操作员</w:t>
        </w:r>
      </w:ins>
      <w:ins w:id="1016" w:author="Alex Wang" w:date="2019-03-11T09:14:00Z">
        <w:r w:rsidR="00393384">
          <w:rPr>
            <w:rFonts w:cs="Times New Roman" w:hint="eastAsia"/>
          </w:rPr>
          <w:t>证书</w:t>
        </w:r>
      </w:ins>
      <w:ins w:id="1017" w:author="Alex Wang" w:date="2019-03-11T09:15:00Z">
        <w:r w:rsidR="00393384">
          <w:rPr>
            <w:rFonts w:cs="Times New Roman" w:hint="eastAsia"/>
          </w:rPr>
          <w:t>、操作员签名</w:t>
        </w:r>
      </w:ins>
      <w:ins w:id="1018" w:author="Alex Wang" w:date="2019-04-23T20:41:00Z">
        <w:r w:rsidR="006D23EF">
          <w:rPr>
            <w:rFonts w:cs="Times New Roman" w:hint="eastAsia"/>
          </w:rPr>
          <w:t>，同时支付一定的YTA</w:t>
        </w:r>
        <w:r w:rsidR="0008458A">
          <w:rPr>
            <w:rFonts w:cs="Times New Roman" w:hint="eastAsia"/>
          </w:rPr>
          <w:t>给系统账号</w:t>
        </w:r>
        <w:r w:rsidR="006D23EF">
          <w:rPr>
            <w:rFonts w:cs="Times New Roman" w:hint="eastAsia"/>
          </w:rPr>
          <w:t>（屏蔽文件是需要付费的，这样可以约束监管机构不能无限制屏蔽文件）</w:t>
        </w:r>
      </w:ins>
      <w:ins w:id="1019" w:author="Alex Wang" w:date="2019-03-11T09:15:00Z">
        <w:r w:rsidR="001557CE">
          <w:rPr>
            <w:rFonts w:cs="Times New Roman" w:hint="eastAsia"/>
          </w:rPr>
          <w:t>；</w:t>
        </w:r>
      </w:ins>
    </w:p>
    <w:p w14:paraId="61D955B3" w14:textId="0BCC9988" w:rsidR="00C15FFC" w:rsidRDefault="001557CE" w:rsidP="002B5EDA">
      <w:pPr>
        <w:pStyle w:val="a4"/>
        <w:numPr>
          <w:ilvl w:val="0"/>
          <w:numId w:val="26"/>
        </w:numPr>
        <w:spacing w:line="360" w:lineRule="auto"/>
        <w:ind w:firstLineChars="0"/>
        <w:rPr>
          <w:ins w:id="1020" w:author="Alex Wang" w:date="2019-03-15T08:49:00Z"/>
          <w:rFonts w:cs="Times New Roman"/>
        </w:rPr>
      </w:pPr>
      <w:ins w:id="1021" w:author="Alex Wang" w:date="2019-03-11T09:15:00Z">
        <w:r>
          <w:rPr>
            <w:rFonts w:cs="Times New Roman" w:hint="eastAsia"/>
          </w:rPr>
          <w:t>超级节点</w:t>
        </w:r>
      </w:ins>
      <w:ins w:id="1022" w:author="Alex Wang" w:date="2019-04-03T13:11:00Z">
        <w:r w:rsidR="00427C59">
          <w:rPr>
            <w:rFonts w:cs="Times New Roman" w:hint="eastAsia"/>
          </w:rPr>
          <w:t>SN</w:t>
        </w:r>
      </w:ins>
      <w:ins w:id="1023" w:author="Alex Wang" w:date="2019-04-23T20:40:00Z">
        <w:r w:rsidR="006D23EF">
          <w:rPr>
            <w:rFonts w:cs="Times New Roman" w:hint="eastAsia"/>
          </w:rPr>
          <w:t>W</w:t>
        </w:r>
      </w:ins>
      <w:ins w:id="1024" w:author="Alex Wang" w:date="2019-03-11T09:17:00Z">
        <w:r w:rsidR="00AD403B">
          <w:rPr>
            <w:rFonts w:cs="Times New Roman" w:hint="eastAsia"/>
          </w:rPr>
          <w:t>验证</w:t>
        </w:r>
      </w:ins>
      <w:ins w:id="1025" w:author="Alex Wang" w:date="2019-03-11T09:18:00Z">
        <w:r w:rsidR="00C15FFC">
          <w:rPr>
            <w:rFonts w:cs="Times New Roman" w:hint="eastAsia"/>
          </w:rPr>
          <w:t>操作员</w:t>
        </w:r>
      </w:ins>
      <w:ins w:id="1026" w:author="Alex Wang" w:date="2019-03-11T09:19:00Z">
        <w:r w:rsidR="00C15FFC">
          <w:rPr>
            <w:rFonts w:cs="Times New Roman" w:hint="eastAsia"/>
          </w:rPr>
          <w:t>的证书是否为授权监管</w:t>
        </w:r>
      </w:ins>
      <w:ins w:id="1027" w:author="Alex Wang" w:date="2019-03-15T08:53:00Z">
        <w:r w:rsidR="00972CDB">
          <w:rPr>
            <w:rFonts w:cs="Times New Roman" w:hint="eastAsia"/>
          </w:rPr>
          <w:t>机构</w:t>
        </w:r>
      </w:ins>
      <w:ins w:id="1028" w:author="Alex Wang" w:date="2019-03-11T09:19:00Z">
        <w:r w:rsidR="00C15FFC">
          <w:rPr>
            <w:rFonts w:cs="Times New Roman" w:hint="eastAsia"/>
          </w:rPr>
          <w:t>签发，签名是否正确。如果其中一项不正确则报错返回；</w:t>
        </w:r>
      </w:ins>
    </w:p>
    <w:p w14:paraId="5B00534F" w14:textId="22FB44C7" w:rsidR="001831DA" w:rsidRDefault="00427C59" w:rsidP="002B5EDA">
      <w:pPr>
        <w:pStyle w:val="a4"/>
        <w:numPr>
          <w:ilvl w:val="0"/>
          <w:numId w:val="26"/>
        </w:numPr>
        <w:spacing w:line="360" w:lineRule="auto"/>
        <w:ind w:firstLineChars="0"/>
        <w:rPr>
          <w:ins w:id="1029" w:author="Alex Wang" w:date="2019-03-11T09:18:00Z"/>
          <w:rFonts w:cs="Times New Roman"/>
        </w:rPr>
      </w:pPr>
      <w:ins w:id="1030" w:author="Alex Wang" w:date="2019-04-03T13:11:00Z">
        <w:r>
          <w:rPr>
            <w:rFonts w:cs="Times New Roman" w:hint="eastAsia"/>
          </w:rPr>
          <w:t>SN</w:t>
        </w:r>
      </w:ins>
      <w:ins w:id="1031" w:author="Alex Wang" w:date="2019-04-23T20:40:00Z">
        <w:r w:rsidR="006D23EF">
          <w:rPr>
            <w:rFonts w:cs="Times New Roman" w:hint="eastAsia"/>
          </w:rPr>
          <w:t>W</w:t>
        </w:r>
      </w:ins>
      <w:ins w:id="1032" w:author="Alex Wang" w:date="2019-03-15T08:49:00Z">
        <w:r w:rsidR="001831DA">
          <w:rPr>
            <w:rFonts w:cs="Times New Roman" w:hint="eastAsia"/>
          </w:rPr>
          <w:t>记录此次屏蔽操作日志，</w:t>
        </w:r>
      </w:ins>
      <w:ins w:id="1033" w:author="Alex Wang" w:date="2019-03-15T08:50:00Z">
        <w:r w:rsidR="001831DA">
          <w:rPr>
            <w:rFonts w:cs="Times New Roman" w:hint="eastAsia"/>
          </w:rPr>
          <w:t>包括</w:t>
        </w:r>
      </w:ins>
      <w:ins w:id="1034" w:author="Alex Wang" w:date="2019-03-15T22:47:00Z">
        <w:r w:rsidR="008D0FD3">
          <w:rPr>
            <w:rFonts w:cs="Times New Roman" w:hint="eastAsia"/>
          </w:rPr>
          <w:t>被屏蔽文件的H</w:t>
        </w:r>
        <w:r w:rsidR="008D0FD3">
          <w:rPr>
            <w:rFonts w:cs="Times New Roman"/>
          </w:rPr>
          <w:t>a</w:t>
        </w:r>
      </w:ins>
      <w:ins w:id="1035" w:author="Alex Wang" w:date="2019-03-15T22:48:00Z">
        <w:r w:rsidR="008D0FD3">
          <w:rPr>
            <w:rFonts w:cs="Times New Roman"/>
          </w:rPr>
          <w:t>sh</w:t>
        </w:r>
        <w:r w:rsidR="008D0FD3">
          <w:rPr>
            <w:rFonts w:cs="Times New Roman" w:hint="eastAsia"/>
          </w:rPr>
          <w:t>值</w:t>
        </w:r>
      </w:ins>
      <w:ins w:id="1036" w:author="Alex Wang" w:date="2019-03-15T20:32:00Z">
        <w:r w:rsidR="00255DC4">
          <w:rPr>
            <w:rFonts w:cs="Times New Roman" w:hint="eastAsia"/>
          </w:rPr>
          <w:t>V</w:t>
        </w:r>
        <w:r w:rsidR="00255DC4">
          <w:rPr>
            <w:rFonts w:cs="Times New Roman"/>
          </w:rPr>
          <w:t>HW</w:t>
        </w:r>
      </w:ins>
      <w:ins w:id="1037" w:author="Alex Wang" w:date="2019-03-15T08:50:00Z">
        <w:r w:rsidR="001831DA">
          <w:rPr>
            <w:rFonts w:cs="Times New Roman" w:hint="eastAsia"/>
          </w:rPr>
          <w:t>、</w:t>
        </w:r>
      </w:ins>
      <w:ins w:id="1038" w:author="Alex Wang" w:date="2019-03-15T08:51:00Z">
        <w:r w:rsidR="005460E6">
          <w:rPr>
            <w:rFonts w:cs="Times New Roman" w:hint="eastAsia"/>
          </w:rPr>
          <w:t>监管机构ID、操作员ID、</w:t>
        </w:r>
      </w:ins>
      <w:ins w:id="1039" w:author="Alex Wang" w:date="2019-03-15T08:50:00Z">
        <w:r w:rsidR="001831DA">
          <w:rPr>
            <w:rFonts w:cs="Times New Roman" w:hint="eastAsia"/>
          </w:rPr>
          <w:t>操作员签名等信息；</w:t>
        </w:r>
      </w:ins>
    </w:p>
    <w:p w14:paraId="5CF85801" w14:textId="324F7D18" w:rsidR="00AA1391" w:rsidRDefault="001468A7" w:rsidP="00483EF2">
      <w:pPr>
        <w:pStyle w:val="a4"/>
        <w:numPr>
          <w:ilvl w:val="0"/>
          <w:numId w:val="26"/>
        </w:numPr>
        <w:spacing w:line="360" w:lineRule="auto"/>
        <w:ind w:firstLineChars="0"/>
        <w:rPr>
          <w:ins w:id="1040" w:author="Alex Wang" w:date="2019-04-23T20:43:00Z"/>
          <w:rFonts w:cs="Times New Roman"/>
        </w:rPr>
      </w:pPr>
      <w:ins w:id="1041" w:author="Alex Wang" w:date="2019-04-23T20:41:00Z">
        <w:r>
          <w:rPr>
            <w:rFonts w:cs="Times New Roman" w:hint="eastAsia"/>
          </w:rPr>
          <w:t>SNW</w:t>
        </w:r>
      </w:ins>
      <w:ins w:id="1042" w:author="Alex Wang" w:date="2019-04-23T20:42:00Z">
        <w:r>
          <w:rPr>
            <w:rFonts w:cs="Times New Roman" w:hint="eastAsia"/>
          </w:rPr>
          <w:t>在全局文件去重表DFD中查找</w:t>
        </w:r>
      </w:ins>
      <w:ins w:id="1043" w:author="Alex Wang" w:date="2019-04-07T12:59:00Z">
        <w:r w:rsidR="00435E27">
          <w:rPr>
            <w:rFonts w:cs="Times New Roman" w:hint="eastAsia"/>
          </w:rPr>
          <w:t>所有包含VHW的记录</w:t>
        </w:r>
      </w:ins>
      <w:ins w:id="1044" w:author="Alex Wang" w:date="2019-04-23T20:43:00Z">
        <w:r w:rsidR="00E426E9">
          <w:rPr>
            <w:rFonts w:cs="Times New Roman" w:hint="eastAsia"/>
          </w:rPr>
          <w:t>；</w:t>
        </w:r>
      </w:ins>
    </w:p>
    <w:p w14:paraId="52B9EA42" w14:textId="14A2348C" w:rsidR="00C15FFC" w:rsidRDefault="00E426E9">
      <w:pPr>
        <w:pStyle w:val="a4"/>
        <w:numPr>
          <w:ilvl w:val="0"/>
          <w:numId w:val="26"/>
        </w:numPr>
        <w:spacing w:line="360" w:lineRule="auto"/>
        <w:ind w:firstLineChars="0"/>
        <w:rPr>
          <w:ins w:id="1045" w:author="Alex Wang" w:date="2019-03-11T09:25:00Z"/>
          <w:rFonts w:cs="Times New Roman"/>
        </w:rPr>
      </w:pPr>
      <w:ins w:id="1046" w:author="Alex Wang" w:date="2019-04-23T20:43:00Z">
        <w:r>
          <w:rPr>
            <w:rFonts w:cs="Times New Roman" w:hint="eastAsia"/>
          </w:rPr>
          <w:t>将该记录的每个数据块的VBI</w:t>
        </w:r>
      </w:ins>
      <w:ins w:id="1047" w:author="Alex Wang" w:date="2019-04-07T13:00:00Z">
        <w:r w:rsidR="00483EF2">
          <w:rPr>
            <w:rFonts w:cs="Times New Roman" w:hint="eastAsia"/>
          </w:rPr>
          <w:t>存入</w:t>
        </w:r>
      </w:ins>
      <w:ins w:id="1048" w:author="Alex Wang" w:date="2019-03-11T09:20:00Z">
        <w:r w:rsidR="00C15FFC">
          <w:rPr>
            <w:rFonts w:cs="Times New Roman" w:hint="eastAsia"/>
          </w:rPr>
          <w:t>该</w:t>
        </w:r>
      </w:ins>
      <w:ins w:id="1049" w:author="Alex Wang" w:date="2019-03-15T08:56:00Z">
        <w:r w:rsidR="00460F60">
          <w:rPr>
            <w:rFonts w:cs="Times New Roman" w:hint="eastAsia"/>
          </w:rPr>
          <w:t>监管机构</w:t>
        </w:r>
      </w:ins>
      <w:ins w:id="1050" w:author="Alex Wang" w:date="2019-03-11T09:20:00Z">
        <w:r w:rsidR="00C15FFC">
          <w:rPr>
            <w:rFonts w:cs="Times New Roman" w:hint="eastAsia"/>
          </w:rPr>
          <w:t>所对应的被屏蔽</w:t>
        </w:r>
      </w:ins>
      <w:ins w:id="1051" w:author="Alex Wang" w:date="2019-04-23T20:43:00Z">
        <w:r>
          <w:rPr>
            <w:rFonts w:cs="Times New Roman" w:hint="eastAsia"/>
          </w:rPr>
          <w:t>索引</w:t>
        </w:r>
      </w:ins>
      <w:ins w:id="1052" w:author="Alex Wang" w:date="2019-03-11T09:20:00Z">
        <w:r w:rsidR="00C15FFC">
          <w:rPr>
            <w:rFonts w:cs="Times New Roman" w:hint="eastAsia"/>
          </w:rPr>
          <w:t>数据库</w:t>
        </w:r>
      </w:ins>
      <w:ins w:id="1053" w:author="Alex Wang" w:date="2019-04-23T20:53:00Z">
        <w:r w:rsidR="00C67680">
          <w:rPr>
            <w:rFonts w:cs="Times New Roman" w:hint="eastAsia"/>
          </w:rPr>
          <w:t>DMI</w:t>
        </w:r>
      </w:ins>
      <w:ins w:id="1054" w:author="Alex Wang" w:date="2019-04-07T13:10:00Z">
        <w:r w:rsidR="00AB6687">
          <w:rPr>
            <w:rFonts w:cs="Times New Roman" w:hint="eastAsia"/>
          </w:rPr>
          <w:t>，</w:t>
        </w:r>
      </w:ins>
      <w:ins w:id="1055" w:author="Alex Wang" w:date="2019-03-11T09:21:00Z">
        <w:r w:rsidR="0013762F">
          <w:rPr>
            <w:rFonts w:cs="Times New Roman" w:hint="eastAsia"/>
          </w:rPr>
          <w:t>取</w:t>
        </w:r>
      </w:ins>
      <w:ins w:id="1056" w:author="Alex Wang" w:date="2019-04-23T20:53:00Z">
        <w:r w:rsidR="00C67680">
          <w:rPr>
            <w:rFonts w:cs="Times New Roman" w:hint="eastAsia"/>
          </w:rPr>
          <w:t>DMI</w:t>
        </w:r>
      </w:ins>
      <w:ins w:id="1057" w:author="Alex Wang" w:date="2019-03-11T09:21:00Z">
        <w:r w:rsidR="0013762F">
          <w:rPr>
            <w:rFonts w:cs="Times New Roman" w:hint="eastAsia"/>
          </w:rPr>
          <w:t>的流水号</w:t>
        </w:r>
      </w:ins>
      <w:ins w:id="1058" w:author="Alex Wang" w:date="2019-03-11T09:22:00Z">
        <w:r w:rsidR="005A54F7">
          <w:rPr>
            <w:rFonts w:cs="Times New Roman" w:hint="eastAsia"/>
          </w:rPr>
          <w:t>加上监管</w:t>
        </w:r>
      </w:ins>
      <w:ins w:id="1059" w:author="Alex Wang" w:date="2019-03-15T08:55:00Z">
        <w:r w:rsidR="00460F60">
          <w:rPr>
            <w:rFonts w:cs="Times New Roman" w:hint="eastAsia"/>
          </w:rPr>
          <w:t>机构</w:t>
        </w:r>
      </w:ins>
      <w:ins w:id="1060" w:author="Alex Wang" w:date="2019-03-11T09:22:00Z">
        <w:r w:rsidR="005A54F7">
          <w:rPr>
            <w:rFonts w:cs="Times New Roman" w:hint="eastAsia"/>
          </w:rPr>
          <w:t>编号</w:t>
        </w:r>
      </w:ins>
      <w:ins w:id="1061" w:author="Alex Wang" w:date="2019-03-11T09:32:00Z">
        <w:r w:rsidR="0045705C">
          <w:rPr>
            <w:rFonts w:cs="Times New Roman" w:hint="eastAsia"/>
          </w:rPr>
          <w:t>组成</w:t>
        </w:r>
      </w:ins>
      <w:ins w:id="1062" w:author="Alex Wang" w:date="2019-03-11T09:24:00Z">
        <w:r w:rsidR="00F76ED3">
          <w:rPr>
            <w:rFonts w:cs="Times New Roman" w:hint="eastAsia"/>
          </w:rPr>
          <w:t>新的</w:t>
        </w:r>
      </w:ins>
      <w:ins w:id="1063" w:author="Alex Wang" w:date="2019-04-23T20:44:00Z">
        <w:r w:rsidR="008B1052">
          <w:rPr>
            <w:rFonts w:cs="Times New Roman" w:hint="eastAsia"/>
          </w:rPr>
          <w:t>VBI（最高位置1）</w:t>
        </w:r>
      </w:ins>
      <w:ins w:id="1064" w:author="Alex Wang" w:date="2019-03-11T09:32:00Z">
        <w:r w:rsidR="0045705C">
          <w:rPr>
            <w:rFonts w:cs="Times New Roman" w:hint="eastAsia"/>
          </w:rPr>
          <w:t>，</w:t>
        </w:r>
      </w:ins>
      <w:ins w:id="1065" w:author="Alex Wang" w:date="2019-04-07T13:02:00Z">
        <w:r w:rsidR="00A27E4E">
          <w:rPr>
            <w:rFonts w:cs="Times New Roman" w:hint="eastAsia"/>
          </w:rPr>
          <w:t>替换</w:t>
        </w:r>
      </w:ins>
      <w:ins w:id="1066" w:author="Alex Wang" w:date="2019-04-23T20:44:00Z">
        <w:r w:rsidR="008B1052">
          <w:rPr>
            <w:rFonts w:cs="Times New Roman" w:hint="eastAsia"/>
          </w:rPr>
          <w:t>BLKS</w:t>
        </w:r>
      </w:ins>
      <w:ins w:id="1067" w:author="Alex Wang" w:date="2019-04-07T13:03:00Z">
        <w:r w:rsidR="009046AB">
          <w:rPr>
            <w:rFonts w:cs="Times New Roman" w:hint="eastAsia"/>
          </w:rPr>
          <w:t>字段中相应的</w:t>
        </w:r>
      </w:ins>
      <w:ins w:id="1068" w:author="Alex Wang" w:date="2019-04-23T20:45:00Z">
        <w:r w:rsidR="008B1052">
          <w:rPr>
            <w:rFonts w:cs="Times New Roman" w:hint="eastAsia"/>
          </w:rPr>
          <w:t>VBI</w:t>
        </w:r>
      </w:ins>
      <w:ins w:id="1069" w:author="Alex Wang" w:date="2019-03-11T09:25:00Z">
        <w:r w:rsidR="00F3509D">
          <w:rPr>
            <w:rFonts w:cs="Times New Roman" w:hint="eastAsia"/>
          </w:rPr>
          <w:t>；</w:t>
        </w:r>
      </w:ins>
    </w:p>
    <w:p w14:paraId="444A24C7" w14:textId="77777777" w:rsidR="002B5EDA" w:rsidRDefault="002B5EDA" w:rsidP="007D010C">
      <w:pPr>
        <w:spacing w:line="360" w:lineRule="auto"/>
        <w:rPr>
          <w:ins w:id="1070" w:author="Alex Wang" w:date="2019-03-11T09:00:00Z"/>
          <w:rFonts w:cs="Times New Roman"/>
        </w:rPr>
      </w:pPr>
    </w:p>
    <w:p w14:paraId="56801A1E" w14:textId="6D26F033" w:rsidR="00DD4C1D" w:rsidRDefault="00C36ABE" w:rsidP="007D010C">
      <w:pPr>
        <w:spacing w:line="360" w:lineRule="auto"/>
        <w:rPr>
          <w:ins w:id="1071" w:author="Alex Wang" w:date="2019-03-11T09:34:00Z"/>
          <w:rFonts w:cs="Times New Roman"/>
        </w:rPr>
      </w:pPr>
      <w:ins w:id="1072" w:author="Alex Wang" w:date="2019-03-11T09:34:00Z">
        <w:r>
          <w:rPr>
            <w:rFonts w:cs="Times New Roman" w:hint="eastAsia"/>
          </w:rPr>
          <w:t>（1</w:t>
        </w:r>
        <w:r>
          <w:rPr>
            <w:rFonts w:cs="Times New Roman"/>
          </w:rPr>
          <w:t>0</w:t>
        </w:r>
        <w:r>
          <w:rPr>
            <w:rFonts w:cs="Times New Roman" w:hint="eastAsia"/>
          </w:rPr>
          <w:t>）解除屏蔽</w:t>
        </w:r>
      </w:ins>
    </w:p>
    <w:p w14:paraId="09F2B1D5" w14:textId="5E04FD94" w:rsidR="00972CDB" w:rsidRDefault="00972CDB">
      <w:pPr>
        <w:pStyle w:val="a4"/>
        <w:numPr>
          <w:ilvl w:val="0"/>
          <w:numId w:val="40"/>
        </w:numPr>
        <w:spacing w:line="360" w:lineRule="auto"/>
        <w:ind w:firstLineChars="0"/>
        <w:rPr>
          <w:ins w:id="1073" w:author="Alex Wang" w:date="2019-03-15T08:52:00Z"/>
          <w:rFonts w:cs="Times New Roman"/>
        </w:rPr>
        <w:pPrChange w:id="1074" w:author="Alex Wang" w:date="2019-03-15T08:54:00Z">
          <w:pPr>
            <w:pStyle w:val="a4"/>
            <w:numPr>
              <w:numId w:val="26"/>
            </w:numPr>
            <w:spacing w:line="360" w:lineRule="auto"/>
            <w:ind w:left="420" w:firstLineChars="0" w:hanging="420"/>
          </w:pPr>
        </w:pPrChange>
      </w:pPr>
      <w:ins w:id="1075" w:author="Alex Wang" w:date="2019-03-15T08:52:00Z">
        <w:r>
          <w:rPr>
            <w:rFonts w:cs="Times New Roman" w:hint="eastAsia"/>
          </w:rPr>
          <w:t>授权监管机构向</w:t>
        </w:r>
      </w:ins>
      <w:ins w:id="1076" w:author="Alex Wang" w:date="2019-04-23T20:45:00Z">
        <w:r w:rsidR="00281016">
          <w:rPr>
            <w:rFonts w:cs="Times New Roman" w:hint="eastAsia"/>
          </w:rPr>
          <w:t>VHW</w:t>
        </w:r>
      </w:ins>
      <w:ins w:id="1077" w:author="Alex Wang" w:date="2019-04-05T12:37:00Z">
        <w:r w:rsidR="00BF0C46">
          <w:rPr>
            <w:rFonts w:cs="Times New Roman" w:hint="eastAsia"/>
          </w:rPr>
          <w:t>对应的超级节点SN</w:t>
        </w:r>
      </w:ins>
      <w:ins w:id="1078" w:author="Alex Wang" w:date="2019-04-23T20:45:00Z">
        <w:r w:rsidR="00281016">
          <w:rPr>
            <w:rFonts w:cs="Times New Roman" w:hint="eastAsia"/>
          </w:rPr>
          <w:t>W</w:t>
        </w:r>
      </w:ins>
      <w:ins w:id="1079" w:author="Alex Wang" w:date="2019-03-15T08:52:00Z">
        <w:r>
          <w:rPr>
            <w:rFonts w:cs="Times New Roman" w:hint="eastAsia"/>
          </w:rPr>
          <w:t>发出</w:t>
        </w:r>
      </w:ins>
      <w:ins w:id="1080" w:author="Alex Wang" w:date="2019-03-15T08:53:00Z">
        <w:r>
          <w:rPr>
            <w:rFonts w:cs="Times New Roman" w:hint="eastAsia"/>
          </w:rPr>
          <w:t>解除</w:t>
        </w:r>
      </w:ins>
      <w:ins w:id="1081" w:author="Alex Wang" w:date="2019-03-15T08:52:00Z">
        <w:r>
          <w:rPr>
            <w:rFonts w:cs="Times New Roman" w:hint="eastAsia"/>
          </w:rPr>
          <w:t>屏蔽请求，包含被</w:t>
        </w:r>
      </w:ins>
      <w:ins w:id="1082" w:author="Alex Wang" w:date="2019-04-07T13:44:00Z">
        <w:r w:rsidR="00F4187B">
          <w:rPr>
            <w:rFonts w:cs="Times New Roman" w:hint="eastAsia"/>
          </w:rPr>
          <w:t>解除</w:t>
        </w:r>
      </w:ins>
      <w:ins w:id="1083" w:author="Alex Wang" w:date="2019-03-15T08:52:00Z">
        <w:r>
          <w:rPr>
            <w:rFonts w:cs="Times New Roman" w:hint="eastAsia"/>
          </w:rPr>
          <w:t>屏蔽</w:t>
        </w:r>
      </w:ins>
      <w:ins w:id="1084" w:author="Alex Wang" w:date="2019-04-07T13:44:00Z">
        <w:r w:rsidR="00F4187B">
          <w:rPr>
            <w:rFonts w:cs="Times New Roman" w:hint="eastAsia"/>
          </w:rPr>
          <w:t>的</w:t>
        </w:r>
      </w:ins>
      <w:ins w:id="1085" w:author="Alex Wang" w:date="2019-03-15T08:52:00Z">
        <w:r>
          <w:rPr>
            <w:rFonts w:cs="Times New Roman" w:hint="eastAsia"/>
          </w:rPr>
          <w:t>文件</w:t>
        </w:r>
      </w:ins>
      <w:ins w:id="1086" w:author="Alex Wang" w:date="2019-03-15T08:53:00Z">
        <w:r>
          <w:rPr>
            <w:rFonts w:cs="Times New Roman" w:hint="eastAsia"/>
          </w:rPr>
          <w:t>H</w:t>
        </w:r>
        <w:r>
          <w:rPr>
            <w:rFonts w:cs="Times New Roman"/>
          </w:rPr>
          <w:t>ash</w:t>
        </w:r>
        <w:r>
          <w:rPr>
            <w:rFonts w:cs="Times New Roman" w:hint="eastAsia"/>
          </w:rPr>
          <w:t>值</w:t>
        </w:r>
      </w:ins>
      <w:ins w:id="1087" w:author="Alex Wang" w:date="2019-04-07T13:43:00Z">
        <w:r w:rsidR="00C0296E">
          <w:rPr>
            <w:rFonts w:cs="Times New Roman" w:hint="eastAsia"/>
          </w:rPr>
          <w:t>VHW</w:t>
        </w:r>
      </w:ins>
      <w:ins w:id="1088" w:author="Alex Wang" w:date="2019-03-15T08:52:00Z">
        <w:r>
          <w:rPr>
            <w:rFonts w:cs="Times New Roman" w:hint="eastAsia"/>
          </w:rPr>
          <w:t>、操作员证书、操作员签名</w:t>
        </w:r>
      </w:ins>
      <w:ins w:id="1089" w:author="Alex Wang" w:date="2019-04-23T20:45:00Z">
        <w:r w:rsidR="00281016">
          <w:rPr>
            <w:rFonts w:cs="Times New Roman" w:hint="eastAsia"/>
          </w:rPr>
          <w:t>（解除屏蔽无需付费）</w:t>
        </w:r>
      </w:ins>
      <w:ins w:id="1090" w:author="Alex Wang" w:date="2019-03-15T08:52:00Z">
        <w:r>
          <w:rPr>
            <w:rFonts w:cs="Times New Roman" w:hint="eastAsia"/>
          </w:rPr>
          <w:t>；</w:t>
        </w:r>
      </w:ins>
    </w:p>
    <w:p w14:paraId="3E9CDFDE" w14:textId="7951E4A2" w:rsidR="00972CDB" w:rsidRDefault="00972CDB">
      <w:pPr>
        <w:pStyle w:val="a4"/>
        <w:numPr>
          <w:ilvl w:val="0"/>
          <w:numId w:val="40"/>
        </w:numPr>
        <w:spacing w:line="360" w:lineRule="auto"/>
        <w:ind w:firstLineChars="0"/>
        <w:rPr>
          <w:ins w:id="1091" w:author="Alex Wang" w:date="2019-03-15T08:52:00Z"/>
          <w:rFonts w:cs="Times New Roman"/>
        </w:rPr>
        <w:pPrChange w:id="1092" w:author="Alex Wang" w:date="2019-03-15T08:54:00Z">
          <w:pPr>
            <w:pStyle w:val="a4"/>
            <w:numPr>
              <w:numId w:val="26"/>
            </w:numPr>
            <w:spacing w:line="360" w:lineRule="auto"/>
            <w:ind w:left="420" w:firstLineChars="0" w:hanging="420"/>
          </w:pPr>
        </w:pPrChange>
      </w:pPr>
      <w:ins w:id="1093" w:author="Alex Wang" w:date="2019-03-15T08:52:00Z">
        <w:r>
          <w:rPr>
            <w:rFonts w:cs="Times New Roman" w:hint="eastAsia"/>
          </w:rPr>
          <w:t>超级节点</w:t>
        </w:r>
      </w:ins>
      <w:ins w:id="1094" w:author="Alex Wang" w:date="2019-04-05T12:38:00Z">
        <w:r w:rsidR="006D4377">
          <w:rPr>
            <w:rFonts w:cs="Times New Roman" w:hint="eastAsia"/>
          </w:rPr>
          <w:t>SN</w:t>
        </w:r>
      </w:ins>
      <w:ins w:id="1095" w:author="Alex Wang" w:date="2019-04-23T20:46:00Z">
        <w:r w:rsidR="0053233A">
          <w:rPr>
            <w:rFonts w:cs="Times New Roman" w:hint="eastAsia"/>
          </w:rPr>
          <w:t>W</w:t>
        </w:r>
      </w:ins>
      <w:ins w:id="1096" w:author="Alex Wang" w:date="2019-03-15T08:52:00Z">
        <w:r>
          <w:rPr>
            <w:rFonts w:cs="Times New Roman" w:hint="eastAsia"/>
          </w:rPr>
          <w:t>验证操作员的证书是否为授权监管</w:t>
        </w:r>
      </w:ins>
      <w:ins w:id="1097" w:author="Alex Wang" w:date="2019-03-15T08:54:00Z">
        <w:r>
          <w:rPr>
            <w:rFonts w:cs="Times New Roman" w:hint="eastAsia"/>
          </w:rPr>
          <w:t>机构</w:t>
        </w:r>
      </w:ins>
      <w:ins w:id="1098" w:author="Alex Wang" w:date="2019-03-15T08:52:00Z">
        <w:r>
          <w:rPr>
            <w:rFonts w:cs="Times New Roman" w:hint="eastAsia"/>
          </w:rPr>
          <w:t>签发，签名是否正确。如果其中一项不正确则报错返回；</w:t>
        </w:r>
      </w:ins>
    </w:p>
    <w:p w14:paraId="234516ED" w14:textId="22136418" w:rsidR="00972CDB" w:rsidRDefault="0053233A">
      <w:pPr>
        <w:pStyle w:val="a4"/>
        <w:numPr>
          <w:ilvl w:val="0"/>
          <w:numId w:val="40"/>
        </w:numPr>
        <w:spacing w:line="360" w:lineRule="auto"/>
        <w:ind w:firstLineChars="0"/>
        <w:rPr>
          <w:ins w:id="1099" w:author="Alex Wang" w:date="2019-03-15T08:54:00Z"/>
          <w:rFonts w:cs="Times New Roman"/>
        </w:rPr>
        <w:pPrChange w:id="1100" w:author="Alex Wang" w:date="2019-03-15T08:54:00Z">
          <w:pPr>
            <w:pStyle w:val="a4"/>
            <w:numPr>
              <w:numId w:val="26"/>
            </w:numPr>
            <w:spacing w:line="360" w:lineRule="auto"/>
            <w:ind w:left="420" w:firstLineChars="0" w:hanging="420"/>
          </w:pPr>
        </w:pPrChange>
      </w:pPr>
      <w:ins w:id="1101" w:author="Alex Wang" w:date="2019-04-23T20:46:00Z">
        <w:r>
          <w:rPr>
            <w:rFonts w:cs="Times New Roman" w:hint="eastAsia"/>
          </w:rPr>
          <w:t>超级节点</w:t>
        </w:r>
      </w:ins>
      <w:ins w:id="1102" w:author="Alex Wang" w:date="2019-04-05T12:38:00Z">
        <w:r w:rsidR="006D4377">
          <w:rPr>
            <w:rFonts w:cs="Times New Roman" w:hint="eastAsia"/>
          </w:rPr>
          <w:t>SN</w:t>
        </w:r>
      </w:ins>
      <w:ins w:id="1103" w:author="Alex Wang" w:date="2019-04-23T20:45:00Z">
        <w:r>
          <w:rPr>
            <w:rFonts w:cs="Times New Roman" w:hint="eastAsia"/>
          </w:rPr>
          <w:t>W</w:t>
        </w:r>
      </w:ins>
      <w:ins w:id="1104" w:author="Alex Wang" w:date="2019-03-15T08:52:00Z">
        <w:r w:rsidR="00972CDB">
          <w:rPr>
            <w:rFonts w:cs="Times New Roman" w:hint="eastAsia"/>
          </w:rPr>
          <w:t>记录此次</w:t>
        </w:r>
      </w:ins>
      <w:ins w:id="1105" w:author="Alex Wang" w:date="2019-03-15T08:54:00Z">
        <w:r w:rsidR="00972CDB">
          <w:rPr>
            <w:rFonts w:cs="Times New Roman" w:hint="eastAsia"/>
          </w:rPr>
          <w:t>解除</w:t>
        </w:r>
      </w:ins>
      <w:ins w:id="1106" w:author="Alex Wang" w:date="2019-03-15T08:52:00Z">
        <w:r w:rsidR="00972CDB">
          <w:rPr>
            <w:rFonts w:cs="Times New Roman" w:hint="eastAsia"/>
          </w:rPr>
          <w:t>屏蔽操作日志，包括被屏蔽文件H</w:t>
        </w:r>
        <w:r w:rsidR="00972CDB">
          <w:rPr>
            <w:rFonts w:cs="Times New Roman"/>
          </w:rPr>
          <w:t>ash</w:t>
        </w:r>
        <w:r w:rsidR="00972CDB">
          <w:rPr>
            <w:rFonts w:cs="Times New Roman" w:hint="eastAsia"/>
          </w:rPr>
          <w:t>值、监管机构ID、操作员ID、操作员签名等信息；</w:t>
        </w:r>
      </w:ins>
    </w:p>
    <w:p w14:paraId="4257ADFE" w14:textId="7C01020F" w:rsidR="00F4187B" w:rsidRDefault="0053233A" w:rsidP="00F4187B">
      <w:pPr>
        <w:pStyle w:val="a4"/>
        <w:numPr>
          <w:ilvl w:val="0"/>
          <w:numId w:val="40"/>
        </w:numPr>
        <w:spacing w:line="360" w:lineRule="auto"/>
        <w:ind w:firstLineChars="0"/>
        <w:rPr>
          <w:ins w:id="1107" w:author="Alex Wang" w:date="2019-04-07T13:45:00Z"/>
          <w:rFonts w:cs="Times New Roman"/>
        </w:rPr>
      </w:pPr>
      <w:ins w:id="1108" w:author="Alex Wang" w:date="2019-04-23T20:46:00Z">
        <w:r>
          <w:rPr>
            <w:rFonts w:cs="Times New Roman" w:hint="eastAsia"/>
          </w:rPr>
          <w:t>超级节点SNW在全局</w:t>
        </w:r>
      </w:ins>
      <w:ins w:id="1109" w:author="Alex Wang" w:date="2019-04-07T13:45:00Z">
        <w:r w:rsidR="00F4187B">
          <w:rPr>
            <w:rFonts w:cs="Times New Roman" w:hint="eastAsia"/>
          </w:rPr>
          <w:t>文件去重表D</w:t>
        </w:r>
      </w:ins>
      <w:ins w:id="1110" w:author="Alex Wang" w:date="2019-04-23T20:46:00Z">
        <w:r>
          <w:rPr>
            <w:rFonts w:cs="Times New Roman" w:hint="eastAsia"/>
          </w:rPr>
          <w:t>F</w:t>
        </w:r>
      </w:ins>
      <w:ins w:id="1111" w:author="Alex Wang" w:date="2019-04-07T13:45:00Z">
        <w:r w:rsidR="00F4187B">
          <w:rPr>
            <w:rFonts w:cs="Times New Roman" w:hint="eastAsia"/>
          </w:rPr>
          <w:t>D中</w:t>
        </w:r>
      </w:ins>
      <w:ins w:id="1112" w:author="Alex Wang" w:date="2019-04-23T20:46:00Z">
        <w:r>
          <w:rPr>
            <w:rFonts w:cs="Times New Roman" w:hint="eastAsia"/>
          </w:rPr>
          <w:t>查找所有</w:t>
        </w:r>
      </w:ins>
      <w:ins w:id="1113" w:author="Alex Wang" w:date="2019-04-07T13:45:00Z">
        <w:r w:rsidR="00F4187B">
          <w:rPr>
            <w:rFonts w:cs="Times New Roman" w:hint="eastAsia"/>
          </w:rPr>
          <w:t>VHW的记录</w:t>
        </w:r>
      </w:ins>
      <w:ins w:id="1114" w:author="Alex Wang" w:date="2019-04-07T13:46:00Z">
        <w:r w:rsidR="008A4A93">
          <w:rPr>
            <w:rFonts w:cs="Times New Roman" w:hint="eastAsia"/>
          </w:rPr>
          <w:t>；</w:t>
        </w:r>
      </w:ins>
    </w:p>
    <w:p w14:paraId="7AF7699A" w14:textId="770E724C" w:rsidR="00F4187B" w:rsidRDefault="00F4187B" w:rsidP="00F4187B">
      <w:pPr>
        <w:pStyle w:val="a4"/>
        <w:numPr>
          <w:ilvl w:val="0"/>
          <w:numId w:val="40"/>
        </w:numPr>
        <w:spacing w:line="360" w:lineRule="auto"/>
        <w:ind w:firstLineChars="0"/>
        <w:rPr>
          <w:ins w:id="1115" w:author="Alex Wang" w:date="2019-04-07T13:46:00Z"/>
          <w:rFonts w:cs="Times New Roman"/>
        </w:rPr>
      </w:pPr>
      <w:ins w:id="1116" w:author="Alex Wang" w:date="2019-04-07T13:45:00Z">
        <w:r>
          <w:rPr>
            <w:rFonts w:cs="Times New Roman" w:hint="eastAsia"/>
          </w:rPr>
          <w:t>如果该记录的</w:t>
        </w:r>
      </w:ins>
      <w:ins w:id="1117" w:author="Alex Wang" w:date="2019-04-23T20:47:00Z">
        <w:r w:rsidR="002F4D25">
          <w:rPr>
            <w:rFonts w:cs="Times New Roman" w:hint="eastAsia"/>
          </w:rPr>
          <w:t>BLKS字段的VBI</w:t>
        </w:r>
      </w:ins>
      <w:ins w:id="1118" w:author="Alex Wang" w:date="2019-04-07T13:45:00Z">
        <w:r>
          <w:rPr>
            <w:rFonts w:cs="Times New Roman" w:hint="eastAsia"/>
          </w:rPr>
          <w:t>最高位不为1，代表该</w:t>
        </w:r>
      </w:ins>
      <w:ins w:id="1119" w:author="Alex Wang" w:date="2019-04-23T20:47:00Z">
        <w:r w:rsidR="00E0072D">
          <w:rPr>
            <w:rFonts w:cs="Times New Roman" w:hint="eastAsia"/>
          </w:rPr>
          <w:t>数据块</w:t>
        </w:r>
      </w:ins>
      <w:ins w:id="1120" w:author="Alex Wang" w:date="2019-04-07T13:45:00Z">
        <w:r>
          <w:rPr>
            <w:rFonts w:cs="Times New Roman" w:hint="eastAsia"/>
          </w:rPr>
          <w:t>没有被屏蔽，记录错误信息，</w:t>
        </w:r>
      </w:ins>
      <w:ins w:id="1121" w:author="Alex Wang" w:date="2019-04-07T13:47:00Z">
        <w:r w:rsidR="008A4A93">
          <w:rPr>
            <w:rFonts w:cs="Times New Roman" w:hint="eastAsia"/>
          </w:rPr>
          <w:t>跳过该</w:t>
        </w:r>
      </w:ins>
      <w:ins w:id="1122" w:author="Alex Wang" w:date="2019-04-23T20:47:00Z">
        <w:r w:rsidR="002F4D25">
          <w:rPr>
            <w:rFonts w:cs="Times New Roman" w:hint="eastAsia"/>
          </w:rPr>
          <w:t>数据块</w:t>
        </w:r>
      </w:ins>
      <w:ins w:id="1123" w:author="Alex Wang" w:date="2019-04-07T13:46:00Z">
        <w:r w:rsidR="008A4A93">
          <w:rPr>
            <w:rFonts w:cs="Times New Roman" w:hint="eastAsia"/>
          </w:rPr>
          <w:t>；</w:t>
        </w:r>
      </w:ins>
    </w:p>
    <w:p w14:paraId="64EBB410" w14:textId="36AF15FE" w:rsidR="009107D9" w:rsidRPr="00A61217" w:rsidRDefault="00CF6F9E" w:rsidP="00875918">
      <w:pPr>
        <w:pStyle w:val="a4"/>
        <w:numPr>
          <w:ilvl w:val="0"/>
          <w:numId w:val="40"/>
        </w:numPr>
        <w:spacing w:line="360" w:lineRule="auto"/>
        <w:ind w:firstLineChars="0"/>
        <w:rPr>
          <w:ins w:id="1124" w:author="Alex Wang" w:date="2019-04-07T13:52:00Z"/>
          <w:rFonts w:cs="Times New Roman"/>
        </w:rPr>
      </w:pPr>
      <w:ins w:id="1125" w:author="Alex Wang" w:date="2019-04-07T13:48:00Z">
        <w:r w:rsidRPr="005766C1">
          <w:rPr>
            <w:rFonts w:cs="Times New Roman" w:hint="eastAsia"/>
          </w:rPr>
          <w:t>如果</w:t>
        </w:r>
      </w:ins>
      <w:ins w:id="1126" w:author="Alex Wang" w:date="2019-04-23T20:48:00Z">
        <w:r w:rsidR="00E0072D">
          <w:rPr>
            <w:rFonts w:cs="Times New Roman" w:hint="eastAsia"/>
          </w:rPr>
          <w:t>VBI</w:t>
        </w:r>
      </w:ins>
      <w:ins w:id="1127" w:author="Alex Wang" w:date="2019-04-07T13:48:00Z">
        <w:r w:rsidRPr="005766C1">
          <w:rPr>
            <w:rFonts w:cs="Times New Roman" w:hint="eastAsia"/>
          </w:rPr>
          <w:t>是被本监管机构</w:t>
        </w:r>
      </w:ins>
      <w:ins w:id="1128" w:author="Alex Wang" w:date="2019-04-07T13:49:00Z">
        <w:r w:rsidR="00A1171B" w:rsidRPr="00980AF8">
          <w:rPr>
            <w:rFonts w:cs="Times New Roman" w:hint="eastAsia"/>
          </w:rPr>
          <w:t>屏蔽</w:t>
        </w:r>
      </w:ins>
      <w:ins w:id="1129" w:author="Alex Wang" w:date="2019-04-07T13:48:00Z">
        <w:r w:rsidRPr="00980AF8">
          <w:rPr>
            <w:rFonts w:cs="Times New Roman" w:hint="eastAsia"/>
          </w:rPr>
          <w:t>的</w:t>
        </w:r>
        <w:r w:rsidRPr="0090223E">
          <w:rPr>
            <w:rFonts w:cs="Times New Roman" w:hint="eastAsia"/>
          </w:rPr>
          <w:t>（即</w:t>
        </w:r>
      </w:ins>
      <w:ins w:id="1130" w:author="Alex Wang" w:date="2019-04-23T20:48:00Z">
        <w:r w:rsidR="00E0072D">
          <w:rPr>
            <w:rFonts w:cs="Times New Roman" w:hint="eastAsia"/>
          </w:rPr>
          <w:t>VBI</w:t>
        </w:r>
      </w:ins>
      <w:ins w:id="1131" w:author="Alex Wang" w:date="2019-04-07T13:48:00Z">
        <w:r w:rsidRPr="0090223E">
          <w:rPr>
            <w:rFonts w:cs="Times New Roman" w:hint="eastAsia"/>
          </w:rPr>
          <w:t>中的</w:t>
        </w:r>
      </w:ins>
      <w:ins w:id="1132" w:author="Alex Wang" w:date="2019-04-07T13:49:00Z">
        <w:r w:rsidRPr="0088057D">
          <w:rPr>
            <w:rFonts w:cs="Times New Roman" w:hint="eastAsia"/>
          </w:rPr>
          <w:t>监管机构</w:t>
        </w:r>
        <w:r w:rsidR="00A1171B" w:rsidRPr="0088057D">
          <w:rPr>
            <w:rFonts w:cs="Times New Roman" w:hint="eastAsia"/>
          </w:rPr>
          <w:t>编号与本监管机构相同</w:t>
        </w:r>
      </w:ins>
      <w:ins w:id="1133" w:author="Alex Wang" w:date="2019-04-07T13:48:00Z">
        <w:r w:rsidRPr="0088057D">
          <w:rPr>
            <w:rFonts w:cs="Times New Roman" w:hint="eastAsia"/>
          </w:rPr>
          <w:t>）</w:t>
        </w:r>
      </w:ins>
      <w:ins w:id="1134" w:author="Alex Wang" w:date="2019-04-07T13:49:00Z">
        <w:r w:rsidR="009107D9" w:rsidRPr="0088057D">
          <w:rPr>
            <w:rFonts w:cs="Times New Roman" w:hint="eastAsia"/>
          </w:rPr>
          <w:t>，从</w:t>
        </w:r>
      </w:ins>
      <w:ins w:id="1135" w:author="Alex Wang" w:date="2019-04-23T20:48:00Z">
        <w:r w:rsidR="00E0072D">
          <w:rPr>
            <w:rFonts w:cs="Times New Roman" w:hint="eastAsia"/>
          </w:rPr>
          <w:t>VBI</w:t>
        </w:r>
      </w:ins>
      <w:ins w:id="1136" w:author="Alex Wang" w:date="2019-04-07T13:49:00Z">
        <w:r w:rsidR="009107D9" w:rsidRPr="0088057D">
          <w:rPr>
            <w:rFonts w:cs="Times New Roman" w:hint="eastAsia"/>
          </w:rPr>
          <w:t>中取出流水号</w:t>
        </w:r>
        <w:r w:rsidR="009107D9" w:rsidRPr="00A61217">
          <w:rPr>
            <w:rFonts w:cs="Times New Roman" w:hint="eastAsia"/>
          </w:rPr>
          <w:t>，根据流水号从本监管机构</w:t>
        </w:r>
      </w:ins>
      <w:ins w:id="1137" w:author="Alex Wang" w:date="2019-04-07T13:55:00Z">
        <w:r w:rsidR="00972E42">
          <w:rPr>
            <w:rFonts w:cs="Times New Roman" w:hint="eastAsia"/>
          </w:rPr>
          <w:t>对应</w:t>
        </w:r>
      </w:ins>
      <w:ins w:id="1138" w:author="Alex Wang" w:date="2019-04-07T13:49:00Z">
        <w:r w:rsidR="009107D9" w:rsidRPr="00875918">
          <w:rPr>
            <w:rFonts w:cs="Times New Roman" w:hint="eastAsia"/>
          </w:rPr>
          <w:t>的</w:t>
        </w:r>
      </w:ins>
      <w:ins w:id="1139" w:author="Alex Wang" w:date="2019-04-23T20:53:00Z">
        <w:r w:rsidR="00C67680">
          <w:rPr>
            <w:rFonts w:cs="Times New Roman" w:hint="eastAsia"/>
          </w:rPr>
          <w:t>DMI</w:t>
        </w:r>
      </w:ins>
      <w:ins w:id="1140" w:author="Alex Wang" w:date="2019-04-07T13:50:00Z">
        <w:r w:rsidR="009107D9" w:rsidRPr="005766C1">
          <w:rPr>
            <w:rFonts w:cs="Times New Roman" w:hint="eastAsia"/>
          </w:rPr>
          <w:t>数据库中取出原始</w:t>
        </w:r>
      </w:ins>
      <w:ins w:id="1141" w:author="Alex Wang" w:date="2019-04-23T20:48:00Z">
        <w:r w:rsidR="00E0072D">
          <w:rPr>
            <w:rFonts w:cs="Times New Roman" w:hint="eastAsia"/>
          </w:rPr>
          <w:t>VBI</w:t>
        </w:r>
      </w:ins>
      <w:ins w:id="1142" w:author="Alex Wang" w:date="2019-04-07T13:52:00Z">
        <w:r w:rsidR="005A3747" w:rsidRPr="005766C1">
          <w:rPr>
            <w:rFonts w:cs="Times New Roman" w:hint="eastAsia"/>
          </w:rPr>
          <w:t>，</w:t>
        </w:r>
      </w:ins>
      <w:ins w:id="1143" w:author="Alex Wang" w:date="2019-04-07T13:51:00Z">
        <w:r w:rsidR="009107D9" w:rsidRPr="0090223E">
          <w:rPr>
            <w:rFonts w:cs="Times New Roman" w:hint="eastAsia"/>
          </w:rPr>
          <w:t>更新</w:t>
        </w:r>
      </w:ins>
      <w:ins w:id="1144" w:author="Alex Wang" w:date="2019-04-23T20:49:00Z">
        <w:r w:rsidR="00995E6D">
          <w:rPr>
            <w:rFonts w:cs="Times New Roman" w:hint="eastAsia"/>
          </w:rPr>
          <w:t>记录中相应的数据</w:t>
        </w:r>
      </w:ins>
      <w:ins w:id="1145" w:author="Alex Wang" w:date="2019-04-07T13:52:00Z">
        <w:r w:rsidR="009107D9" w:rsidRPr="00A61217">
          <w:rPr>
            <w:rFonts w:cs="Times New Roman" w:hint="eastAsia"/>
          </w:rPr>
          <w:t>；</w:t>
        </w:r>
      </w:ins>
    </w:p>
    <w:p w14:paraId="2B80E71B" w14:textId="11E8A45C" w:rsidR="006D4377" w:rsidRDefault="005A3747" w:rsidP="00541AB1">
      <w:pPr>
        <w:pStyle w:val="a4"/>
        <w:numPr>
          <w:ilvl w:val="0"/>
          <w:numId w:val="40"/>
        </w:numPr>
        <w:spacing w:line="360" w:lineRule="auto"/>
        <w:ind w:firstLineChars="0"/>
        <w:rPr>
          <w:ins w:id="1146" w:author="Alex Wang" w:date="2019-04-07T13:58:00Z"/>
          <w:rFonts w:cs="Times New Roman"/>
        </w:rPr>
      </w:pPr>
      <w:ins w:id="1147" w:author="Alex Wang" w:date="2019-04-07T13:53:00Z">
        <w:r w:rsidRPr="00AB5EE3">
          <w:rPr>
            <w:rFonts w:cs="Times New Roman" w:hint="eastAsia"/>
          </w:rPr>
          <w:t>如果</w:t>
        </w:r>
      </w:ins>
      <w:ins w:id="1148" w:author="Alex Wang" w:date="2019-04-23T20:49:00Z">
        <w:r w:rsidR="002F4B14">
          <w:rPr>
            <w:rFonts w:cs="Times New Roman"/>
          </w:rPr>
          <w:t>VBI</w:t>
        </w:r>
      </w:ins>
      <w:ins w:id="1149" w:author="Alex Wang" w:date="2019-04-07T13:53:00Z">
        <w:r>
          <w:rPr>
            <w:rFonts w:cs="Times New Roman" w:hint="eastAsia"/>
          </w:rPr>
          <w:t>不</w:t>
        </w:r>
        <w:r w:rsidRPr="00AB5EE3">
          <w:rPr>
            <w:rFonts w:cs="Times New Roman" w:hint="eastAsia"/>
          </w:rPr>
          <w:t>是被本监管机构屏蔽的（即</w:t>
        </w:r>
      </w:ins>
      <w:ins w:id="1150" w:author="Alex Wang" w:date="2019-04-23T20:49:00Z">
        <w:r w:rsidR="002F4B14">
          <w:rPr>
            <w:rFonts w:cs="Times New Roman"/>
          </w:rPr>
          <w:t>VBI</w:t>
        </w:r>
      </w:ins>
      <w:ins w:id="1151" w:author="Alex Wang" w:date="2019-04-07T13:53:00Z">
        <w:r w:rsidRPr="00AB5EE3">
          <w:rPr>
            <w:rFonts w:cs="Times New Roman" w:hint="eastAsia"/>
          </w:rPr>
          <w:t>中的监管机构编号与本监管机构</w:t>
        </w:r>
        <w:r w:rsidR="00B23ACE">
          <w:rPr>
            <w:rFonts w:cs="Times New Roman" w:hint="eastAsia"/>
          </w:rPr>
          <w:t>不</w:t>
        </w:r>
        <w:r w:rsidRPr="00AB5EE3">
          <w:rPr>
            <w:rFonts w:cs="Times New Roman" w:hint="eastAsia"/>
          </w:rPr>
          <w:t>同</w:t>
        </w:r>
      </w:ins>
      <w:ins w:id="1152" w:author="Alex Wang" w:date="2019-04-07T13:57:00Z">
        <w:r w:rsidR="00BA6B5D">
          <w:rPr>
            <w:rFonts w:cs="Times New Roman" w:hint="eastAsia"/>
          </w:rPr>
          <w:t>，也就是说在本监管机构之后还有其它监管机构也屏蔽了该文件</w:t>
        </w:r>
      </w:ins>
      <w:ins w:id="1153" w:author="Alex Wang" w:date="2019-04-07T13:53:00Z">
        <w:r w:rsidRPr="00AB5EE3">
          <w:rPr>
            <w:rFonts w:cs="Times New Roman" w:hint="eastAsia"/>
          </w:rPr>
          <w:t>），</w:t>
        </w:r>
      </w:ins>
      <w:ins w:id="1154" w:author="Alex Wang" w:date="2019-04-05T12:46:00Z">
        <w:r w:rsidR="006D4377">
          <w:rPr>
            <w:rFonts w:cs="Times New Roman" w:hint="eastAsia"/>
          </w:rPr>
          <w:t>则</w:t>
        </w:r>
      </w:ins>
      <w:ins w:id="1155" w:author="Alex Wang" w:date="2019-04-05T12:47:00Z">
        <w:r w:rsidR="006D4377">
          <w:rPr>
            <w:rFonts w:cs="Times New Roman" w:hint="eastAsia"/>
          </w:rPr>
          <w:t>上</w:t>
        </w:r>
        <w:r w:rsidR="004E7ED0">
          <w:rPr>
            <w:rFonts w:cs="Times New Roman" w:hint="eastAsia"/>
          </w:rPr>
          <w:t>该</w:t>
        </w:r>
      </w:ins>
      <w:ins w:id="1156" w:author="Alex Wang" w:date="2019-04-23T20:49:00Z">
        <w:r w:rsidR="002F4B14">
          <w:rPr>
            <w:rFonts w:cs="Times New Roman"/>
          </w:rPr>
          <w:t>VBI</w:t>
        </w:r>
      </w:ins>
      <w:ins w:id="1157" w:author="Alex Wang" w:date="2019-04-05T12:47:00Z">
        <w:r w:rsidR="004E7ED0">
          <w:rPr>
            <w:rFonts w:cs="Times New Roman" w:hint="eastAsia"/>
          </w:rPr>
          <w:t>所对应的监管机构的</w:t>
        </w:r>
      </w:ins>
      <w:ins w:id="1158" w:author="Alex Wang" w:date="2019-04-23T20:53:00Z">
        <w:r w:rsidR="00C67680">
          <w:rPr>
            <w:rFonts w:cs="Times New Roman" w:hint="eastAsia"/>
          </w:rPr>
          <w:t>DMI</w:t>
        </w:r>
      </w:ins>
      <w:ins w:id="1159" w:author="Alex Wang" w:date="2019-04-05T12:47:00Z">
        <w:r w:rsidR="004E7ED0">
          <w:rPr>
            <w:rFonts w:cs="Times New Roman" w:hint="eastAsia"/>
          </w:rPr>
          <w:t>去查找</w:t>
        </w:r>
      </w:ins>
      <w:ins w:id="1160" w:author="Alex Wang" w:date="2019-04-05T12:48:00Z">
        <w:r w:rsidR="00CD5FD5">
          <w:rPr>
            <w:rFonts w:cs="Times New Roman" w:hint="eastAsia"/>
          </w:rPr>
          <w:t>被</w:t>
        </w:r>
      </w:ins>
      <w:ins w:id="1161" w:author="Alex Wang" w:date="2019-04-07T13:54:00Z">
        <w:r w:rsidR="00F86708">
          <w:rPr>
            <w:rFonts w:cs="Times New Roman" w:hint="eastAsia"/>
          </w:rPr>
          <w:t>对应的原</w:t>
        </w:r>
      </w:ins>
      <w:ins w:id="1162" w:author="Alex Wang" w:date="2019-04-23T20:50:00Z">
        <w:r w:rsidR="002F4B14">
          <w:rPr>
            <w:rFonts w:cs="Times New Roman" w:hint="eastAsia"/>
          </w:rPr>
          <w:t>V</w:t>
        </w:r>
        <w:r w:rsidR="002F4B14">
          <w:rPr>
            <w:rFonts w:cs="Times New Roman"/>
          </w:rPr>
          <w:t>BI</w:t>
        </w:r>
      </w:ins>
      <w:ins w:id="1163" w:author="Alex Wang" w:date="2019-04-07T13:54:00Z">
        <w:r w:rsidR="00F86708">
          <w:rPr>
            <w:rFonts w:cs="Times New Roman" w:hint="eastAsia"/>
          </w:rPr>
          <w:t>；如果原</w:t>
        </w:r>
      </w:ins>
      <w:ins w:id="1164" w:author="Alex Wang" w:date="2019-04-23T20:50:00Z">
        <w:r w:rsidR="002F4B14">
          <w:rPr>
            <w:rFonts w:cs="Times New Roman" w:hint="eastAsia"/>
          </w:rPr>
          <w:t>V</w:t>
        </w:r>
        <w:r w:rsidR="002F4B14">
          <w:rPr>
            <w:rFonts w:cs="Times New Roman"/>
          </w:rPr>
          <w:t>BI</w:t>
        </w:r>
      </w:ins>
      <w:ins w:id="1165" w:author="Alex Wang" w:date="2019-04-07T13:54:00Z">
        <w:r w:rsidR="00F86708">
          <w:rPr>
            <w:rFonts w:cs="Times New Roman" w:hint="eastAsia"/>
          </w:rPr>
          <w:t>仍然不是被本监管机构屏蔽的，则继续</w:t>
        </w:r>
      </w:ins>
      <w:ins w:id="1166" w:author="Alex Wang" w:date="2019-04-07T13:55:00Z">
        <w:r w:rsidR="00F86708">
          <w:rPr>
            <w:rFonts w:cs="Times New Roman" w:hint="eastAsia"/>
          </w:rPr>
          <w:t>递归</w:t>
        </w:r>
      </w:ins>
      <w:ins w:id="1167" w:author="Alex Wang" w:date="2019-04-07T13:54:00Z">
        <w:r w:rsidR="00F86708">
          <w:rPr>
            <w:rFonts w:cs="Times New Roman" w:hint="eastAsia"/>
          </w:rPr>
          <w:t>查找，直到</w:t>
        </w:r>
      </w:ins>
      <w:ins w:id="1168" w:author="Alex Wang" w:date="2019-04-07T13:55:00Z">
        <w:r w:rsidR="00F86708">
          <w:rPr>
            <w:rFonts w:cs="Times New Roman" w:hint="eastAsia"/>
          </w:rPr>
          <w:t>找到被本监管机构屏蔽的</w:t>
        </w:r>
      </w:ins>
      <w:ins w:id="1169" w:author="Alex Wang" w:date="2019-04-23T20:50:00Z">
        <w:r w:rsidR="002F4B14">
          <w:rPr>
            <w:rFonts w:cs="Times New Roman" w:hint="eastAsia"/>
          </w:rPr>
          <w:t>V</w:t>
        </w:r>
        <w:r w:rsidR="002F4B14">
          <w:rPr>
            <w:rFonts w:cs="Times New Roman"/>
          </w:rPr>
          <w:t>BI</w:t>
        </w:r>
      </w:ins>
      <w:ins w:id="1170" w:author="Alex Wang" w:date="2019-04-07T13:55:00Z">
        <w:r w:rsidR="00F86708">
          <w:rPr>
            <w:rFonts w:cs="Times New Roman" w:hint="eastAsia"/>
          </w:rPr>
          <w:t>。</w:t>
        </w:r>
        <w:r w:rsidR="00972E42">
          <w:rPr>
            <w:rFonts w:cs="Times New Roman" w:hint="eastAsia"/>
          </w:rPr>
          <w:t>从本监管机构对应的</w:t>
        </w:r>
      </w:ins>
      <w:ins w:id="1171" w:author="Alex Wang" w:date="2019-04-23T20:53:00Z">
        <w:r w:rsidR="00C67680">
          <w:rPr>
            <w:rFonts w:cs="Times New Roman" w:hint="eastAsia"/>
          </w:rPr>
          <w:t>DMI</w:t>
        </w:r>
      </w:ins>
      <w:ins w:id="1172" w:author="Alex Wang" w:date="2019-04-07T13:55:00Z">
        <w:r w:rsidR="00972E42">
          <w:rPr>
            <w:rFonts w:cs="Times New Roman" w:hint="eastAsia"/>
          </w:rPr>
          <w:t>数据库中</w:t>
        </w:r>
      </w:ins>
      <w:ins w:id="1173" w:author="Alex Wang" w:date="2019-04-07T13:56:00Z">
        <w:r w:rsidR="003B6373">
          <w:rPr>
            <w:rFonts w:cs="Times New Roman" w:hint="eastAsia"/>
          </w:rPr>
          <w:t>找到原始</w:t>
        </w:r>
      </w:ins>
      <w:ins w:id="1174" w:author="Alex Wang" w:date="2019-04-23T20:50:00Z">
        <w:r w:rsidR="002F4B14">
          <w:rPr>
            <w:rFonts w:cs="Times New Roman" w:hint="eastAsia"/>
          </w:rPr>
          <w:t>V</w:t>
        </w:r>
        <w:r w:rsidR="002F4B14">
          <w:rPr>
            <w:rFonts w:cs="Times New Roman"/>
          </w:rPr>
          <w:t>BI</w:t>
        </w:r>
      </w:ins>
      <w:ins w:id="1175" w:author="Alex Wang" w:date="2019-04-07T13:56:00Z">
        <w:r w:rsidR="003B6373">
          <w:rPr>
            <w:rFonts w:cs="Times New Roman" w:hint="eastAsia"/>
          </w:rPr>
          <w:t>，将</w:t>
        </w:r>
        <w:r w:rsidR="00BA6B5D">
          <w:rPr>
            <w:rFonts w:cs="Times New Roman" w:hint="eastAsia"/>
          </w:rPr>
          <w:t>上一个监管</w:t>
        </w:r>
      </w:ins>
      <w:ins w:id="1176" w:author="Alex Wang" w:date="2019-04-07T13:57:00Z">
        <w:r w:rsidR="008179D7">
          <w:rPr>
            <w:rFonts w:cs="Times New Roman" w:hint="eastAsia"/>
          </w:rPr>
          <w:t>机构对应的</w:t>
        </w:r>
      </w:ins>
      <w:ins w:id="1177" w:author="Alex Wang" w:date="2019-04-23T20:53:00Z">
        <w:r w:rsidR="00C67680">
          <w:rPr>
            <w:rFonts w:cs="Times New Roman" w:hint="eastAsia"/>
          </w:rPr>
          <w:t>DMI</w:t>
        </w:r>
      </w:ins>
      <w:ins w:id="1178" w:author="Alex Wang" w:date="2019-04-23T20:51:00Z">
        <w:r w:rsidR="00EC46AE">
          <w:rPr>
            <w:rFonts w:cs="Times New Roman" w:hint="eastAsia"/>
          </w:rPr>
          <w:t>数据库</w:t>
        </w:r>
      </w:ins>
      <w:ins w:id="1179" w:author="Alex Wang" w:date="2019-04-07T13:57:00Z">
        <w:r w:rsidR="008179D7">
          <w:rPr>
            <w:rFonts w:cs="Times New Roman" w:hint="eastAsia"/>
          </w:rPr>
          <w:t>中</w:t>
        </w:r>
      </w:ins>
      <w:ins w:id="1180" w:author="Alex Wang" w:date="2019-04-07T13:58:00Z">
        <w:r w:rsidR="008179D7">
          <w:rPr>
            <w:rFonts w:cs="Times New Roman" w:hint="eastAsia"/>
          </w:rPr>
          <w:t>的相关</w:t>
        </w:r>
      </w:ins>
      <w:ins w:id="1181" w:author="Alex Wang" w:date="2019-04-23T20:51:00Z">
        <w:r w:rsidR="00EC46AE">
          <w:rPr>
            <w:rFonts w:cs="Times New Roman" w:hint="eastAsia"/>
          </w:rPr>
          <w:t>VBI</w:t>
        </w:r>
      </w:ins>
      <w:ins w:id="1182" w:author="Alex Wang" w:date="2019-04-07T13:58:00Z">
        <w:r w:rsidR="008179D7">
          <w:rPr>
            <w:rFonts w:cs="Times New Roman" w:hint="eastAsia"/>
          </w:rPr>
          <w:t>记录更新为原始</w:t>
        </w:r>
      </w:ins>
      <w:ins w:id="1183" w:author="Alex Wang" w:date="2019-04-23T20:51:00Z">
        <w:r w:rsidR="00EC46AE">
          <w:rPr>
            <w:rFonts w:cs="Times New Roman" w:hint="eastAsia"/>
          </w:rPr>
          <w:t>VBI</w:t>
        </w:r>
      </w:ins>
      <w:ins w:id="1184" w:author="Alex Wang" w:date="2019-04-07T13:58:00Z">
        <w:r w:rsidR="00D14C4F">
          <w:rPr>
            <w:rFonts w:cs="Times New Roman" w:hint="eastAsia"/>
          </w:rPr>
          <w:t>；</w:t>
        </w:r>
      </w:ins>
    </w:p>
    <w:p w14:paraId="55F6893F" w14:textId="56F42DF0" w:rsidR="00D14C4F" w:rsidRDefault="00D14C4F">
      <w:pPr>
        <w:pStyle w:val="a4"/>
        <w:numPr>
          <w:ilvl w:val="0"/>
          <w:numId w:val="40"/>
        </w:numPr>
        <w:spacing w:line="360" w:lineRule="auto"/>
        <w:ind w:firstLineChars="0"/>
        <w:rPr>
          <w:ins w:id="1185" w:author="Alex Wang" w:date="2019-03-15T08:52:00Z"/>
          <w:rFonts w:cs="Times New Roman"/>
        </w:rPr>
        <w:pPrChange w:id="1186" w:author="Alex Wang" w:date="2019-04-07T13:53:00Z">
          <w:pPr>
            <w:pStyle w:val="a4"/>
            <w:numPr>
              <w:numId w:val="26"/>
            </w:numPr>
            <w:spacing w:line="360" w:lineRule="auto"/>
            <w:ind w:left="420" w:firstLineChars="0" w:hanging="420"/>
          </w:pPr>
        </w:pPrChange>
      </w:pPr>
      <w:ins w:id="1187" w:author="Alex Wang" w:date="2019-04-07T13:58:00Z">
        <w:r>
          <w:rPr>
            <w:rFonts w:cs="Times New Roman" w:hint="eastAsia"/>
          </w:rPr>
          <w:lastRenderedPageBreak/>
          <w:t>如果</w:t>
        </w:r>
      </w:ins>
      <w:ins w:id="1188" w:author="Alex Wang" w:date="2019-04-23T20:52:00Z">
        <w:r w:rsidR="00B32845">
          <w:rPr>
            <w:rFonts w:cs="Times New Roman" w:hint="eastAsia"/>
          </w:rPr>
          <w:t>BLK</w:t>
        </w:r>
      </w:ins>
      <w:ins w:id="1189" w:author="Alex Wang" w:date="2019-04-07T13:58:00Z">
        <w:r>
          <w:rPr>
            <w:rFonts w:cs="Times New Roman" w:hint="eastAsia"/>
          </w:rPr>
          <w:t>S字段中的密钥</w:t>
        </w:r>
      </w:ins>
      <w:ins w:id="1190" w:author="Alex Wang" w:date="2019-04-07T13:59:00Z">
        <w:r>
          <w:rPr>
            <w:rFonts w:cs="Times New Roman" w:hint="eastAsia"/>
          </w:rPr>
          <w:t>是不同的监管机构屏蔽的，则系统存在数据一致性错误，报错返回。</w:t>
        </w:r>
      </w:ins>
    </w:p>
    <w:p w14:paraId="09D9C719" w14:textId="30AEAA80" w:rsidR="0089600C" w:rsidRPr="001831DA" w:rsidRDefault="0089600C">
      <w:pPr>
        <w:pStyle w:val="a4"/>
        <w:spacing w:line="360" w:lineRule="auto"/>
        <w:ind w:left="420" w:firstLineChars="0" w:firstLine="0"/>
        <w:rPr>
          <w:rFonts w:cs="Times New Roman"/>
        </w:rPr>
        <w:pPrChange w:id="1191" w:author="Alex Wang" w:date="2019-03-15T08:54:00Z">
          <w:pPr>
            <w:spacing w:line="360" w:lineRule="auto"/>
          </w:pPr>
        </w:pPrChange>
      </w:pPr>
    </w:p>
    <w:p w14:paraId="6564BF02" w14:textId="77777777" w:rsidR="007D010C" w:rsidRPr="007D010C" w:rsidRDefault="007D010C" w:rsidP="007D010C">
      <w:pPr>
        <w:spacing w:line="360" w:lineRule="auto"/>
        <w:rPr>
          <w:rFonts w:cs="Times New Roman"/>
        </w:rPr>
      </w:pPr>
      <w:r w:rsidRPr="007D010C">
        <w:rPr>
          <w:rFonts w:cs="Times New Roman"/>
        </w:rPr>
        <w:t xml:space="preserve">2. </w:t>
      </w:r>
      <w:r w:rsidRPr="007D010C">
        <w:rPr>
          <w:rFonts w:cs="Times New Roman" w:hint="eastAsia"/>
        </w:rPr>
        <w:t>存储网络：</w:t>
      </w:r>
    </w:p>
    <w:p w14:paraId="650099AC" w14:textId="71C78DBE"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存储网络是由海量的</w:t>
      </w:r>
      <w:del w:id="1192" w:author="Alex Wang" w:date="2019-04-23T21:22:00Z">
        <w:r w:rsidRPr="007D010C" w:rsidDel="00AF4E7B">
          <w:rPr>
            <w:rFonts w:cs="Times New Roman" w:hint="eastAsia"/>
          </w:rPr>
          <w:delText>存储节点</w:delText>
        </w:r>
      </w:del>
      <w:ins w:id="1193" w:author="Alex Wang" w:date="2019-04-23T21:22:00Z">
        <w:r w:rsidR="00AF4E7B">
          <w:rPr>
            <w:rFonts w:cs="Times New Roman" w:hint="eastAsia"/>
          </w:rPr>
          <w:t>数据节点</w:t>
        </w:r>
      </w:ins>
      <w:r w:rsidRPr="007D010C">
        <w:rPr>
          <w:rFonts w:cs="Times New Roman" w:hint="eastAsia"/>
        </w:rPr>
        <w:t>组成的超大规模文件存储集群，其中的每一个</w:t>
      </w:r>
      <w:del w:id="1194" w:author="Alex Wang" w:date="2019-04-23T21:22:00Z">
        <w:r w:rsidRPr="007D010C" w:rsidDel="00AF4E7B">
          <w:rPr>
            <w:rFonts w:cs="Times New Roman" w:hint="eastAsia"/>
          </w:rPr>
          <w:delText>存储节点</w:delText>
        </w:r>
      </w:del>
      <w:ins w:id="1195" w:author="Alex Wang" w:date="2019-04-23T21:22:00Z">
        <w:r w:rsidR="00AF4E7B">
          <w:rPr>
            <w:rFonts w:cs="Times New Roman" w:hint="eastAsia"/>
          </w:rPr>
          <w:t>数据节点</w:t>
        </w:r>
      </w:ins>
      <w:r w:rsidRPr="007D010C">
        <w:rPr>
          <w:rFonts w:cs="Times New Roman" w:hint="eastAsia"/>
        </w:rPr>
        <w:t>都负责接受超级节点的调配并存储来自</w:t>
      </w:r>
      <w:r w:rsidR="00506769">
        <w:rPr>
          <w:rFonts w:cs="Times New Roman" w:hint="eastAsia"/>
        </w:rPr>
        <w:t>用户端</w:t>
      </w:r>
      <w:r w:rsidRPr="007D010C">
        <w:rPr>
          <w:rFonts w:cs="Times New Roman" w:hint="eastAsia"/>
        </w:rPr>
        <w:t>的文件分片。</w:t>
      </w:r>
      <w:del w:id="1196" w:author="Alex Wang" w:date="2019-04-23T21:22:00Z">
        <w:r w:rsidRPr="007D010C" w:rsidDel="00AF4E7B">
          <w:rPr>
            <w:rFonts w:cs="Times New Roman" w:hint="eastAsia"/>
          </w:rPr>
          <w:delText>存储节点</w:delText>
        </w:r>
      </w:del>
      <w:ins w:id="1197" w:author="Alex Wang" w:date="2019-04-23T21:22:00Z">
        <w:r w:rsidR="00AF4E7B">
          <w:rPr>
            <w:rFonts w:cs="Times New Roman" w:hint="eastAsia"/>
          </w:rPr>
          <w:t>数据节点</w:t>
        </w:r>
      </w:ins>
      <w:r w:rsidRPr="007D010C">
        <w:rPr>
          <w:rFonts w:cs="Times New Roman" w:hint="eastAsia"/>
        </w:rPr>
        <w:t>的架构图如下所示：</w:t>
      </w:r>
    </w:p>
    <w:p w14:paraId="6314558A" w14:textId="77777777" w:rsidR="007D010C" w:rsidRPr="007D010C" w:rsidRDefault="00251340" w:rsidP="007D010C">
      <w:pPr>
        <w:spacing w:line="360" w:lineRule="auto"/>
        <w:rPr>
          <w:rFonts w:cs="Times New Roman"/>
        </w:rPr>
      </w:pPr>
      <w:r w:rsidRPr="007D010C">
        <w:rPr>
          <w:rFonts w:cs="Times New Roman"/>
        </w:rPr>
        <w:object w:dxaOrig="6901" w:dyaOrig="6852" w14:anchorId="50893E41">
          <v:shape id="_x0000_i1028" type="#_x0000_t75" style="width:313.8pt;height:312pt" o:ole="">
            <v:imagedata r:id="rId16" o:title=""/>
          </v:shape>
          <o:OLEObject Type="Embed" ProgID="Visio.Drawing.11" ShapeID="_x0000_i1028" DrawAspect="Content" ObjectID="_1617562377" r:id="rId17"/>
        </w:object>
      </w:r>
    </w:p>
    <w:p w14:paraId="1E228B37" w14:textId="0F959BFA" w:rsidR="007D010C" w:rsidRPr="007D010C" w:rsidRDefault="007D010C" w:rsidP="007D010C">
      <w:pPr>
        <w:spacing w:line="360" w:lineRule="auto"/>
        <w:rPr>
          <w:rFonts w:cs="Times New Roman"/>
        </w:rPr>
      </w:pPr>
      <w:del w:id="1198" w:author="Alex Wang" w:date="2019-04-23T21:22:00Z">
        <w:r w:rsidRPr="007D010C" w:rsidDel="00AF4E7B">
          <w:rPr>
            <w:rFonts w:cs="Times New Roman" w:hint="eastAsia"/>
          </w:rPr>
          <w:delText>存储节点</w:delText>
        </w:r>
      </w:del>
      <w:ins w:id="1199" w:author="Alex Wang" w:date="2019-04-23T21:22:00Z">
        <w:r w:rsidR="00AF4E7B">
          <w:rPr>
            <w:rFonts w:cs="Times New Roman" w:hint="eastAsia"/>
          </w:rPr>
          <w:t>数据节点</w:t>
        </w:r>
      </w:ins>
      <w:r w:rsidRPr="007D010C">
        <w:rPr>
          <w:rFonts w:cs="Times New Roman" w:hint="eastAsia"/>
        </w:rPr>
        <w:t>主要有以下几个功能：</w:t>
      </w:r>
    </w:p>
    <w:p w14:paraId="2E438F07" w14:textId="2CE6D042" w:rsidR="007D010C" w:rsidRPr="007D010C" w:rsidRDefault="007D010C" w:rsidP="007D010C">
      <w:pPr>
        <w:spacing w:line="360" w:lineRule="auto"/>
        <w:rPr>
          <w:rFonts w:cs="Times New Roman"/>
        </w:rPr>
      </w:pPr>
      <w:r w:rsidRPr="007D010C">
        <w:rPr>
          <w:rFonts w:cs="Times New Roman" w:hint="eastAsia"/>
        </w:rPr>
        <w:t>·为</w:t>
      </w:r>
      <w:r w:rsidR="00506769">
        <w:rPr>
          <w:rFonts w:cs="Times New Roman" w:hint="eastAsia"/>
        </w:rPr>
        <w:t>用户端</w:t>
      </w:r>
      <w:r w:rsidRPr="007D010C">
        <w:rPr>
          <w:rFonts w:cs="Times New Roman" w:hint="eastAsia"/>
        </w:rPr>
        <w:t>存储</w:t>
      </w:r>
      <w:r w:rsidR="0060152B">
        <w:rPr>
          <w:rFonts w:cs="Times New Roman" w:hint="eastAsia"/>
        </w:rPr>
        <w:t>数据</w:t>
      </w:r>
      <w:r w:rsidRPr="007D010C">
        <w:rPr>
          <w:rFonts w:cs="Times New Roman" w:hint="eastAsia"/>
        </w:rPr>
        <w:t>分片</w:t>
      </w:r>
    </w:p>
    <w:p w14:paraId="70D2D568" w14:textId="2923F52C" w:rsidR="007D010C" w:rsidRPr="007D010C" w:rsidRDefault="007D010C" w:rsidP="007D010C">
      <w:pPr>
        <w:spacing w:line="360" w:lineRule="auto"/>
        <w:rPr>
          <w:rFonts w:cs="Times New Roman"/>
        </w:rPr>
      </w:pPr>
      <w:r w:rsidRPr="007D010C">
        <w:rPr>
          <w:rFonts w:cs="Times New Roman" w:hint="eastAsia"/>
        </w:rPr>
        <w:t>·提供</w:t>
      </w:r>
      <w:r w:rsidR="00282489">
        <w:rPr>
          <w:rFonts w:cs="Times New Roman" w:hint="eastAsia"/>
        </w:rPr>
        <w:t>数据</w:t>
      </w:r>
      <w:r w:rsidRPr="007D010C">
        <w:rPr>
          <w:rFonts w:cs="Times New Roman" w:hint="eastAsia"/>
        </w:rPr>
        <w:t>分片的下载</w:t>
      </w:r>
    </w:p>
    <w:p w14:paraId="6351FD20" w14:textId="798D734C" w:rsidR="007D010C" w:rsidRPr="007D010C" w:rsidRDefault="007D010C" w:rsidP="007D010C">
      <w:pPr>
        <w:spacing w:line="360" w:lineRule="auto"/>
        <w:rPr>
          <w:rFonts w:cs="Times New Roman"/>
        </w:rPr>
      </w:pPr>
      <w:r w:rsidRPr="007D010C">
        <w:rPr>
          <w:rFonts w:cs="Times New Roman" w:hint="eastAsia"/>
        </w:rPr>
        <w:t>·向超级节点上报</w:t>
      </w:r>
      <w:del w:id="1200" w:author="Alex Wang" w:date="2019-04-23T21:22:00Z">
        <w:r w:rsidRPr="007D010C" w:rsidDel="00AF4E7B">
          <w:rPr>
            <w:rFonts w:cs="Times New Roman" w:hint="eastAsia"/>
          </w:rPr>
          <w:delText>存储节点</w:delText>
        </w:r>
      </w:del>
      <w:ins w:id="1201" w:author="Alex Wang" w:date="2019-04-23T21:22:00Z">
        <w:r w:rsidR="00AF4E7B">
          <w:rPr>
            <w:rFonts w:cs="Times New Roman" w:hint="eastAsia"/>
          </w:rPr>
          <w:t>数据节点</w:t>
        </w:r>
      </w:ins>
      <w:r w:rsidRPr="007D010C">
        <w:rPr>
          <w:rFonts w:cs="Times New Roman" w:hint="eastAsia"/>
        </w:rPr>
        <w:t>状态</w:t>
      </w:r>
    </w:p>
    <w:p w14:paraId="5B68A8B0" w14:textId="19EB4EE1" w:rsidR="007D010C" w:rsidRDefault="007D010C" w:rsidP="007D010C">
      <w:pPr>
        <w:spacing w:line="360" w:lineRule="auto"/>
        <w:rPr>
          <w:rFonts w:cs="Times New Roman"/>
        </w:rPr>
      </w:pPr>
      <w:r w:rsidRPr="007D010C">
        <w:rPr>
          <w:rFonts w:cs="Times New Roman" w:hint="eastAsia"/>
        </w:rPr>
        <w:t>·接受挑战，验证所存储的数据</w:t>
      </w:r>
    </w:p>
    <w:p w14:paraId="733DDA63" w14:textId="4B6A1C99" w:rsidR="00282489" w:rsidRDefault="00282489" w:rsidP="007D010C">
      <w:pPr>
        <w:spacing w:line="360" w:lineRule="auto"/>
        <w:rPr>
          <w:rFonts w:cs="Times New Roman"/>
        </w:rPr>
      </w:pPr>
      <w:r w:rsidRPr="007D010C">
        <w:rPr>
          <w:rFonts w:cs="Times New Roman" w:hint="eastAsia"/>
        </w:rPr>
        <w:t>·</w:t>
      </w:r>
      <w:r>
        <w:rPr>
          <w:rFonts w:cs="Times New Roman" w:hint="eastAsia"/>
        </w:rPr>
        <w:t>重建故障节点的数据</w:t>
      </w:r>
    </w:p>
    <w:p w14:paraId="40D7E57C" w14:textId="692E702D" w:rsidR="00282489" w:rsidRPr="007D010C" w:rsidRDefault="00282489" w:rsidP="007D010C">
      <w:pPr>
        <w:spacing w:line="360" w:lineRule="auto"/>
        <w:rPr>
          <w:rFonts w:cs="Times New Roman"/>
        </w:rPr>
      </w:pPr>
      <w:r w:rsidRPr="007D010C">
        <w:rPr>
          <w:rFonts w:cs="Times New Roman" w:hint="eastAsia"/>
        </w:rPr>
        <w:t>·</w:t>
      </w:r>
      <w:r>
        <w:rPr>
          <w:rFonts w:cs="Times New Roman" w:hint="eastAsia"/>
        </w:rPr>
        <w:t>具备中继能力的节点，承担中继</w:t>
      </w:r>
      <w:r w:rsidR="00D769F3">
        <w:rPr>
          <w:rFonts w:cs="Times New Roman" w:hint="eastAsia"/>
        </w:rPr>
        <w:t>功能</w:t>
      </w:r>
    </w:p>
    <w:p w14:paraId="591C4FA3" w14:textId="77777777" w:rsidR="007D010C" w:rsidRPr="007D010C" w:rsidRDefault="007D010C" w:rsidP="007D010C">
      <w:pPr>
        <w:spacing w:line="360" w:lineRule="auto"/>
        <w:rPr>
          <w:rFonts w:cs="Times New Roman"/>
        </w:rPr>
      </w:pPr>
      <w:r w:rsidRPr="007D010C">
        <w:rPr>
          <w:rFonts w:cs="Times New Roman"/>
        </w:rPr>
        <w:t xml:space="preserve">(1) </w:t>
      </w:r>
      <w:r w:rsidRPr="007D010C">
        <w:rPr>
          <w:rFonts w:cs="Times New Roman" w:hint="eastAsia"/>
        </w:rPr>
        <w:t>存储流程如下：</w:t>
      </w:r>
    </w:p>
    <w:p w14:paraId="2E28090A" w14:textId="428D34A1" w:rsidR="007D010C" w:rsidRPr="002E1474" w:rsidRDefault="007D010C" w:rsidP="00DE247E">
      <w:pPr>
        <w:pStyle w:val="a4"/>
        <w:numPr>
          <w:ilvl w:val="0"/>
          <w:numId w:val="17"/>
        </w:numPr>
        <w:spacing w:line="360" w:lineRule="auto"/>
        <w:ind w:firstLineChars="0"/>
        <w:rPr>
          <w:rFonts w:cs="Times New Roman"/>
        </w:rPr>
      </w:pPr>
      <w:del w:id="1202" w:author="Alex Wang" w:date="2019-04-23T21:22:00Z">
        <w:r w:rsidRPr="003B6DB0" w:rsidDel="00AF4E7B">
          <w:rPr>
            <w:rFonts w:cs="Times New Roman" w:hint="eastAsia"/>
          </w:rPr>
          <w:delText>存储节点</w:delText>
        </w:r>
      </w:del>
      <w:ins w:id="1203" w:author="Alex Wang" w:date="2019-04-23T21:22:00Z">
        <w:r w:rsidR="00AF4E7B">
          <w:rPr>
            <w:rFonts w:cs="Times New Roman" w:hint="eastAsia"/>
          </w:rPr>
          <w:t>数据节点</w:t>
        </w:r>
      </w:ins>
      <w:r w:rsidRPr="003B6DB0">
        <w:rPr>
          <w:rFonts w:cs="Times New Roman" w:hint="eastAsia"/>
        </w:rPr>
        <w:t>监听来自用户端的</w:t>
      </w:r>
      <w:r w:rsidRPr="00B32950">
        <w:rPr>
          <w:rFonts w:cs="Times New Roman"/>
        </w:rPr>
        <w:t>I/O</w:t>
      </w:r>
      <w:r w:rsidRPr="00B32950">
        <w:rPr>
          <w:rFonts w:cs="Times New Roman" w:hint="eastAsia"/>
        </w:rPr>
        <w:t>消息（参见</w:t>
      </w:r>
      <w:r w:rsidR="00506769" w:rsidRPr="00EE79EA">
        <w:rPr>
          <w:rFonts w:cs="Times New Roman" w:hint="eastAsia"/>
        </w:rPr>
        <w:t>用户</w:t>
      </w:r>
      <w:proofErr w:type="gramStart"/>
      <w:r w:rsidR="00506769" w:rsidRPr="00EE79EA">
        <w:rPr>
          <w:rFonts w:cs="Times New Roman" w:hint="eastAsia"/>
        </w:rPr>
        <w:t>端</w:t>
      </w:r>
      <w:r w:rsidRPr="00EE79EA">
        <w:rPr>
          <w:rFonts w:cs="Times New Roman" w:hint="eastAsia"/>
        </w:rPr>
        <w:t>上传部份</w:t>
      </w:r>
      <w:proofErr w:type="gramEnd"/>
      <w:r w:rsidRPr="00EE79EA">
        <w:rPr>
          <w:rFonts w:cs="Times New Roman" w:hint="eastAsia"/>
        </w:rPr>
        <w:t>）</w:t>
      </w:r>
    </w:p>
    <w:p w14:paraId="4E972C5E" w14:textId="3E28CE71" w:rsidR="00130DEA" w:rsidRDefault="007D010C" w:rsidP="00130DEA">
      <w:pPr>
        <w:pStyle w:val="a4"/>
        <w:numPr>
          <w:ilvl w:val="0"/>
          <w:numId w:val="17"/>
        </w:numPr>
        <w:spacing w:line="360" w:lineRule="auto"/>
        <w:ind w:firstLineChars="0"/>
        <w:rPr>
          <w:rFonts w:cs="Times New Roman"/>
        </w:rPr>
      </w:pPr>
      <w:r w:rsidRPr="002279C9">
        <w:rPr>
          <w:rFonts w:cs="Times New Roman" w:hint="eastAsia"/>
        </w:rPr>
        <w:t>收到消息后使用消息中的签名校验该消息的真实性，</w:t>
      </w:r>
      <w:r w:rsidR="0053616F" w:rsidRPr="002279C9">
        <w:rPr>
          <w:rFonts w:cs="Times New Roman" w:hint="eastAsia"/>
        </w:rPr>
        <w:t>包括</w:t>
      </w:r>
      <w:r w:rsidR="009D5E18" w:rsidRPr="007D537E">
        <w:rPr>
          <w:rFonts w:cs="Times New Roman" w:hint="eastAsia"/>
        </w:rPr>
        <w:t>验证</w:t>
      </w:r>
      <w:r w:rsidR="0053616F" w:rsidRPr="007D537E">
        <w:rPr>
          <w:rFonts w:cs="Times New Roman" w:hint="eastAsia"/>
        </w:rPr>
        <w:t>用户签名、验证超级节点</w:t>
      </w:r>
      <w:r w:rsidR="0053616F" w:rsidRPr="007D537E">
        <w:rPr>
          <w:rFonts w:cs="Times New Roman" w:hint="eastAsia"/>
        </w:rPr>
        <w:lastRenderedPageBreak/>
        <w:t>对</w:t>
      </w:r>
      <w:del w:id="1204" w:author="Alex Wang" w:date="2019-04-23T21:22:00Z">
        <w:r w:rsidR="0053616F" w:rsidRPr="007D537E" w:rsidDel="00AF4E7B">
          <w:rPr>
            <w:rFonts w:cs="Times New Roman" w:hint="eastAsia"/>
          </w:rPr>
          <w:delText>存储节点</w:delText>
        </w:r>
      </w:del>
      <w:ins w:id="1205" w:author="Alex Wang" w:date="2019-04-23T21:22:00Z">
        <w:r w:rsidR="00AF4E7B">
          <w:rPr>
            <w:rFonts w:cs="Times New Roman" w:hint="eastAsia"/>
          </w:rPr>
          <w:t>数据节点</w:t>
        </w:r>
      </w:ins>
      <w:r w:rsidR="0053616F" w:rsidRPr="00FB4C4C">
        <w:rPr>
          <w:rFonts w:cs="Times New Roman" w:hint="eastAsia"/>
        </w:rPr>
        <w:t>ID和</w:t>
      </w:r>
      <w:r w:rsidR="0053616F" w:rsidRPr="00A2440E">
        <w:rPr>
          <w:rFonts w:cs="Times New Roman" w:hint="eastAsia"/>
        </w:rPr>
        <w:t>H</w:t>
      </w:r>
      <w:r w:rsidR="0053616F" w:rsidRPr="00A2440E">
        <w:rPr>
          <w:rFonts w:cs="Times New Roman"/>
        </w:rPr>
        <w:t>ash</w:t>
      </w:r>
      <w:r w:rsidR="0053616F" w:rsidRPr="00A2440E">
        <w:rPr>
          <w:rFonts w:cs="Times New Roman" w:hint="eastAsia"/>
        </w:rPr>
        <w:t>值</w:t>
      </w:r>
      <w:r w:rsidR="0053616F" w:rsidRPr="00F22C9A">
        <w:rPr>
          <w:rFonts w:cs="Times New Roman" w:hint="eastAsia"/>
        </w:rPr>
        <w:t>V</w:t>
      </w:r>
      <w:r w:rsidR="0053616F" w:rsidRPr="00F22C9A">
        <w:rPr>
          <w:rFonts w:cs="Times New Roman"/>
        </w:rPr>
        <w:t>HP</w:t>
      </w:r>
      <w:r w:rsidR="0053616F" w:rsidRPr="00DE247E">
        <w:rPr>
          <w:rFonts w:cs="Times New Roman" w:hint="eastAsia"/>
        </w:rPr>
        <w:t>的签名，</w:t>
      </w:r>
      <w:r w:rsidR="00FF4DF7" w:rsidRPr="00DE247E">
        <w:rPr>
          <w:rFonts w:cs="Times New Roman" w:hint="eastAsia"/>
        </w:rPr>
        <w:t>验证失败则报错返回；</w:t>
      </w:r>
    </w:p>
    <w:p w14:paraId="18262215" w14:textId="3E84A99B" w:rsidR="00A75D5C" w:rsidRDefault="007D010C" w:rsidP="00130DEA">
      <w:pPr>
        <w:pStyle w:val="a4"/>
        <w:numPr>
          <w:ilvl w:val="0"/>
          <w:numId w:val="17"/>
        </w:numPr>
        <w:spacing w:line="360" w:lineRule="auto"/>
        <w:ind w:firstLineChars="0"/>
        <w:rPr>
          <w:rFonts w:cs="Times New Roman"/>
        </w:rPr>
      </w:pPr>
      <w:r w:rsidRPr="003B6DB0">
        <w:rPr>
          <w:rFonts w:cs="Times New Roman" w:hint="eastAsia"/>
        </w:rPr>
        <w:t>如果是存储新数据的消息，消息中包括用户</w:t>
      </w:r>
      <w:r w:rsidRPr="003B6DB0">
        <w:rPr>
          <w:rFonts w:cs="Times New Roman"/>
        </w:rPr>
        <w:t>ID</w:t>
      </w:r>
      <w:r w:rsidRPr="00B32950">
        <w:rPr>
          <w:rFonts w:cs="Times New Roman" w:hint="eastAsia"/>
        </w:rPr>
        <w:t>、</w:t>
      </w:r>
      <w:r w:rsidRPr="00EE79EA">
        <w:rPr>
          <w:rFonts w:cs="Times New Roman" w:hint="eastAsia"/>
        </w:rPr>
        <w:t>数据</w:t>
      </w:r>
      <w:r w:rsidR="007303F9" w:rsidRPr="00EE79EA">
        <w:rPr>
          <w:rFonts w:cs="Times New Roman" w:hint="eastAsia"/>
        </w:rPr>
        <w:t>分片</w:t>
      </w:r>
      <w:r w:rsidRPr="002E1474">
        <w:rPr>
          <w:rFonts w:cs="Times New Roman" w:hint="eastAsia"/>
        </w:rPr>
        <w:t>、</w:t>
      </w:r>
      <w:r w:rsidRPr="002279C9">
        <w:rPr>
          <w:rFonts w:cs="Times New Roman" w:hint="eastAsia"/>
        </w:rPr>
        <w:t>数据</w:t>
      </w:r>
      <w:r w:rsidR="007303F9" w:rsidRPr="002279C9">
        <w:rPr>
          <w:rFonts w:cs="Times New Roman" w:hint="eastAsia"/>
        </w:rPr>
        <w:t>分片</w:t>
      </w:r>
      <w:r w:rsidRPr="002279C9">
        <w:rPr>
          <w:rFonts w:cs="Times New Roman" w:hint="eastAsia"/>
        </w:rPr>
        <w:t>的</w:t>
      </w:r>
      <w:r w:rsidRPr="007D537E">
        <w:rPr>
          <w:rFonts w:cs="Times New Roman"/>
        </w:rPr>
        <w:t>Hash</w:t>
      </w:r>
      <w:r w:rsidRPr="00FB4C4C">
        <w:rPr>
          <w:rFonts w:cs="Times New Roman" w:hint="eastAsia"/>
        </w:rPr>
        <w:t>值</w:t>
      </w:r>
      <w:r w:rsidRPr="00FB4C4C">
        <w:rPr>
          <w:rFonts w:cs="Times New Roman"/>
        </w:rPr>
        <w:t>VHF</w:t>
      </w:r>
      <w:r w:rsidRPr="00A2440E">
        <w:rPr>
          <w:rFonts w:cs="Times New Roman" w:hint="eastAsia"/>
        </w:rPr>
        <w:t>、该数据</w:t>
      </w:r>
      <w:r w:rsidR="007303F9" w:rsidRPr="00F22C9A">
        <w:rPr>
          <w:rFonts w:cs="Times New Roman" w:hint="eastAsia"/>
        </w:rPr>
        <w:t>分片</w:t>
      </w:r>
      <w:r w:rsidRPr="00F22C9A">
        <w:rPr>
          <w:rFonts w:cs="Times New Roman" w:hint="eastAsia"/>
        </w:rPr>
        <w:t>所属的</w:t>
      </w:r>
      <w:r w:rsidR="00A67B3F" w:rsidRPr="00DE247E">
        <w:rPr>
          <w:rFonts w:cs="Times New Roman" w:hint="eastAsia"/>
        </w:rPr>
        <w:t>文件的流水号VNU</w:t>
      </w:r>
      <w:r w:rsidR="00AD45DC">
        <w:rPr>
          <w:rFonts w:cs="Times New Roman" w:hint="eastAsia"/>
        </w:rPr>
        <w:t>、该数据分片所属的数据块对应的超级节点</w:t>
      </w:r>
      <w:del w:id="1206" w:author="Alex Wang" w:date="2019-04-03T13:11:00Z">
        <w:r w:rsidR="00AD45DC" w:rsidDel="00427C59">
          <w:rPr>
            <w:rFonts w:cs="Times New Roman" w:hint="eastAsia"/>
          </w:rPr>
          <w:delText>BPD</w:delText>
        </w:r>
      </w:del>
      <w:ins w:id="1207" w:author="Alex Wang" w:date="2019-04-03T13:11:00Z">
        <w:r w:rsidR="00427C59">
          <w:rPr>
            <w:rFonts w:cs="Times New Roman" w:hint="eastAsia"/>
          </w:rPr>
          <w:t>SND</w:t>
        </w:r>
      </w:ins>
      <w:r w:rsidR="00AD45DC">
        <w:rPr>
          <w:rFonts w:cs="Times New Roman" w:hint="eastAsia"/>
        </w:rPr>
        <w:t>的</w:t>
      </w:r>
      <w:r w:rsidR="00625B00">
        <w:rPr>
          <w:rFonts w:cs="Times New Roman" w:hint="eastAsia"/>
        </w:rPr>
        <w:t>ID</w:t>
      </w:r>
      <w:r w:rsidRPr="00B32950">
        <w:rPr>
          <w:rFonts w:cs="Times New Roman" w:hint="eastAsia"/>
        </w:rPr>
        <w:t>，</w:t>
      </w:r>
      <w:r w:rsidR="009870FB" w:rsidRPr="00EE79EA">
        <w:rPr>
          <w:rFonts w:cs="Times New Roman" w:hint="eastAsia"/>
        </w:rPr>
        <w:t>以及</w:t>
      </w:r>
      <w:del w:id="1208" w:author="Alex Wang" w:date="2019-04-03T13:11:00Z">
        <w:r w:rsidR="003E0A5F" w:rsidDel="00427C59">
          <w:rPr>
            <w:rFonts w:cs="Times New Roman" w:hint="eastAsia"/>
          </w:rPr>
          <w:delText>BPD</w:delText>
        </w:r>
      </w:del>
      <w:ins w:id="1209" w:author="Alex Wang" w:date="2019-04-03T13:11:00Z">
        <w:r w:rsidR="00427C59">
          <w:rPr>
            <w:rFonts w:cs="Times New Roman" w:hint="eastAsia"/>
          </w:rPr>
          <w:t>SND</w:t>
        </w:r>
      </w:ins>
      <w:r w:rsidR="00054A12" w:rsidRPr="003B6DB0">
        <w:rPr>
          <w:rFonts w:cs="Times New Roman" w:hint="eastAsia"/>
        </w:rPr>
        <w:t>对</w:t>
      </w:r>
      <w:del w:id="1210" w:author="Alex Wang" w:date="2019-04-23T21:22:00Z">
        <w:r w:rsidR="00054A12" w:rsidRPr="003B6DB0" w:rsidDel="00AF4E7B">
          <w:rPr>
            <w:rFonts w:cs="Times New Roman" w:hint="eastAsia"/>
          </w:rPr>
          <w:delText>存储节点</w:delText>
        </w:r>
      </w:del>
      <w:ins w:id="1211" w:author="Alex Wang" w:date="2019-04-23T21:22:00Z">
        <w:r w:rsidR="00AF4E7B">
          <w:rPr>
            <w:rFonts w:cs="Times New Roman" w:hint="eastAsia"/>
          </w:rPr>
          <w:t>数据节点</w:t>
        </w:r>
      </w:ins>
      <w:r w:rsidR="00054A12" w:rsidRPr="003B6DB0">
        <w:rPr>
          <w:rFonts w:cs="Times New Roman" w:hint="eastAsia"/>
        </w:rPr>
        <w:t>ID</w:t>
      </w:r>
      <w:r w:rsidR="00054A12" w:rsidRPr="00B32950">
        <w:rPr>
          <w:rFonts w:cs="Times New Roman" w:hint="eastAsia"/>
        </w:rPr>
        <w:t>和</w:t>
      </w:r>
      <w:r w:rsidR="00054A12" w:rsidRPr="002E1474">
        <w:rPr>
          <w:rFonts w:cs="Times New Roman" w:hint="eastAsia"/>
        </w:rPr>
        <w:t>V</w:t>
      </w:r>
      <w:r w:rsidR="002E15FD" w:rsidRPr="002E1474">
        <w:rPr>
          <w:rFonts w:cs="Times New Roman" w:hint="eastAsia"/>
        </w:rPr>
        <w:t>NU</w:t>
      </w:r>
      <w:r w:rsidR="00054A12" w:rsidRPr="002279C9">
        <w:rPr>
          <w:rFonts w:cs="Times New Roman" w:hint="eastAsia"/>
        </w:rPr>
        <w:t>的签</w:t>
      </w:r>
      <w:r w:rsidR="00054A12" w:rsidRPr="007D537E">
        <w:rPr>
          <w:rFonts w:cs="Times New Roman" w:hint="eastAsia"/>
        </w:rPr>
        <w:t>名；</w:t>
      </w:r>
      <w:r w:rsidRPr="007D537E">
        <w:rPr>
          <w:rFonts w:cs="Times New Roman" w:hint="eastAsia"/>
        </w:rPr>
        <w:t>验证该</w:t>
      </w:r>
      <w:r w:rsidR="007303F9" w:rsidRPr="00FB4C4C">
        <w:rPr>
          <w:rFonts w:cs="Times New Roman" w:hint="eastAsia"/>
        </w:rPr>
        <w:t>数据分片</w:t>
      </w:r>
      <w:r w:rsidRPr="00A2440E">
        <w:rPr>
          <w:rFonts w:cs="Times New Roman" w:hint="eastAsia"/>
        </w:rPr>
        <w:t>的</w:t>
      </w:r>
      <w:r w:rsidRPr="00A2440E">
        <w:rPr>
          <w:rFonts w:cs="Times New Roman"/>
        </w:rPr>
        <w:t>Hash</w:t>
      </w:r>
      <w:r w:rsidRPr="00A2440E">
        <w:rPr>
          <w:rFonts w:cs="Times New Roman" w:hint="eastAsia"/>
        </w:rPr>
        <w:t>值是否与</w:t>
      </w:r>
      <w:r w:rsidRPr="00F22C9A">
        <w:rPr>
          <w:rFonts w:cs="Times New Roman"/>
        </w:rPr>
        <w:t>VHF</w:t>
      </w:r>
      <w:r w:rsidRPr="00F22C9A">
        <w:rPr>
          <w:rFonts w:cs="Times New Roman" w:hint="eastAsia"/>
        </w:rPr>
        <w:t>相符</w:t>
      </w:r>
      <w:r w:rsidR="003E0A5F">
        <w:rPr>
          <w:rFonts w:cs="Times New Roman" w:hint="eastAsia"/>
        </w:rPr>
        <w:t>以及超级节点签名，如果验证失败</w:t>
      </w:r>
      <w:r w:rsidRPr="003B6DB0">
        <w:rPr>
          <w:rFonts w:cs="Times New Roman" w:hint="eastAsia"/>
        </w:rPr>
        <w:t>则</w:t>
      </w:r>
      <w:r w:rsidRPr="00B32950">
        <w:rPr>
          <w:rFonts w:cs="Times New Roman" w:hint="eastAsia"/>
        </w:rPr>
        <w:t>返回错误信息给用户端</w:t>
      </w:r>
      <w:r w:rsidR="00A75D5C">
        <w:rPr>
          <w:rFonts w:cs="Times New Roman" w:hint="eastAsia"/>
        </w:rPr>
        <w:t>和超级节点</w:t>
      </w:r>
      <w:del w:id="1212" w:author="Alex Wang" w:date="2019-04-03T13:11:00Z">
        <w:r w:rsidR="00A75D5C" w:rsidDel="00427C59">
          <w:rPr>
            <w:rFonts w:cs="Times New Roman" w:hint="eastAsia"/>
          </w:rPr>
          <w:delText>BPD</w:delText>
        </w:r>
      </w:del>
      <w:ins w:id="1213" w:author="Alex Wang" w:date="2019-04-03T13:11:00Z">
        <w:r w:rsidR="00427C59">
          <w:rPr>
            <w:rFonts w:cs="Times New Roman" w:hint="eastAsia"/>
          </w:rPr>
          <w:t>SND</w:t>
        </w:r>
      </w:ins>
      <w:r w:rsidRPr="003B6DB0">
        <w:rPr>
          <w:rFonts w:cs="Times New Roman" w:hint="eastAsia"/>
        </w:rPr>
        <w:t>，</w:t>
      </w:r>
      <w:r w:rsidRPr="00B32950">
        <w:rPr>
          <w:rFonts w:cs="Times New Roman" w:hint="eastAsia"/>
        </w:rPr>
        <w:t>终止</w:t>
      </w:r>
      <w:r w:rsidR="00FF4DF7" w:rsidRPr="00B32950">
        <w:rPr>
          <w:rFonts w:cs="Times New Roman" w:hint="eastAsia"/>
        </w:rPr>
        <w:t>本</w:t>
      </w:r>
      <w:r w:rsidRPr="00EE79EA">
        <w:rPr>
          <w:rFonts w:cs="Times New Roman" w:hint="eastAsia"/>
        </w:rPr>
        <w:t>流程</w:t>
      </w:r>
      <w:r w:rsidR="00A75D5C">
        <w:rPr>
          <w:rFonts w:cs="Times New Roman" w:hint="eastAsia"/>
        </w:rPr>
        <w:t>；</w:t>
      </w:r>
    </w:p>
    <w:p w14:paraId="50EFA2E4" w14:textId="0B76FC86" w:rsidR="007D010C" w:rsidRPr="003B6DB0" w:rsidRDefault="007D010C" w:rsidP="00DE247E">
      <w:pPr>
        <w:pStyle w:val="a4"/>
        <w:numPr>
          <w:ilvl w:val="0"/>
          <w:numId w:val="17"/>
        </w:numPr>
        <w:spacing w:line="360" w:lineRule="auto"/>
        <w:ind w:firstLineChars="0"/>
        <w:rPr>
          <w:rFonts w:cs="Times New Roman"/>
        </w:rPr>
      </w:pPr>
      <w:r w:rsidRPr="003B6DB0">
        <w:rPr>
          <w:rFonts w:cs="Times New Roman" w:hint="eastAsia"/>
        </w:rPr>
        <w:t>将该</w:t>
      </w:r>
      <w:r w:rsidR="007303F9" w:rsidRPr="00B32950">
        <w:rPr>
          <w:rFonts w:cs="Times New Roman" w:hint="eastAsia"/>
        </w:rPr>
        <w:t>数据分片</w:t>
      </w:r>
      <w:r w:rsidRPr="00EE79EA">
        <w:rPr>
          <w:rFonts w:cs="Times New Roman" w:hint="eastAsia"/>
        </w:rPr>
        <w:t>写入数据区域的空白处，并记录该</w:t>
      </w:r>
      <w:r w:rsidR="007303F9" w:rsidRPr="002E1474">
        <w:rPr>
          <w:rFonts w:cs="Times New Roman" w:hint="eastAsia"/>
        </w:rPr>
        <w:t>数据分片</w:t>
      </w:r>
      <w:r w:rsidRPr="002E1474">
        <w:rPr>
          <w:rFonts w:cs="Times New Roman" w:hint="eastAsia"/>
        </w:rPr>
        <w:t>的</w:t>
      </w:r>
      <w:r w:rsidRPr="002279C9">
        <w:rPr>
          <w:rFonts w:cs="Times New Roman"/>
        </w:rPr>
        <w:t>Hash</w:t>
      </w:r>
      <w:r w:rsidRPr="002279C9">
        <w:rPr>
          <w:rFonts w:cs="Times New Roman" w:hint="eastAsia"/>
        </w:rPr>
        <w:t>值</w:t>
      </w:r>
      <w:r w:rsidRPr="007D537E">
        <w:rPr>
          <w:rFonts w:cs="Times New Roman"/>
        </w:rPr>
        <w:t>VHF</w:t>
      </w:r>
      <w:r w:rsidRPr="007D537E">
        <w:rPr>
          <w:rFonts w:cs="Times New Roman" w:hint="eastAsia"/>
        </w:rPr>
        <w:t>在</w:t>
      </w:r>
      <w:r w:rsidR="0015750A">
        <w:rPr>
          <w:rFonts w:cs="Times New Roman" w:hint="eastAsia"/>
        </w:rPr>
        <w:t>索引区</w:t>
      </w:r>
      <w:r w:rsidRPr="003B6DB0">
        <w:rPr>
          <w:rFonts w:cs="Times New Roman" w:hint="eastAsia"/>
        </w:rPr>
        <w:t>的对应位置</w:t>
      </w:r>
      <w:r w:rsidR="00AD45DC">
        <w:rPr>
          <w:rFonts w:cs="Times New Roman" w:hint="eastAsia"/>
        </w:rPr>
        <w:t>；</w:t>
      </w:r>
    </w:p>
    <w:p w14:paraId="1448F200" w14:textId="773FEA3E" w:rsidR="007D010C" w:rsidRDefault="007D010C" w:rsidP="00130DEA">
      <w:pPr>
        <w:pStyle w:val="a4"/>
        <w:numPr>
          <w:ilvl w:val="0"/>
          <w:numId w:val="17"/>
        </w:numPr>
        <w:spacing w:line="360" w:lineRule="auto"/>
        <w:ind w:firstLineChars="0"/>
        <w:rPr>
          <w:rFonts w:cs="Times New Roman"/>
        </w:rPr>
      </w:pPr>
      <w:r w:rsidRPr="00B32950">
        <w:rPr>
          <w:rFonts w:cs="Times New Roman" w:hint="eastAsia"/>
        </w:rPr>
        <w:t>保存成功后将</w:t>
      </w:r>
      <w:r w:rsidRPr="00B32950">
        <w:rPr>
          <w:rFonts w:cs="Times New Roman"/>
        </w:rPr>
        <w:t>V</w:t>
      </w:r>
      <w:r w:rsidR="00AD45DC">
        <w:rPr>
          <w:rFonts w:cs="Times New Roman" w:hint="eastAsia"/>
        </w:rPr>
        <w:t>NU</w:t>
      </w:r>
      <w:r w:rsidRPr="00B32950">
        <w:rPr>
          <w:rFonts w:cs="Times New Roman" w:hint="eastAsia"/>
        </w:rPr>
        <w:t>、</w:t>
      </w:r>
      <w:r w:rsidRPr="00B32950">
        <w:rPr>
          <w:rFonts w:cs="Times New Roman"/>
        </w:rPr>
        <w:t>VHF</w:t>
      </w:r>
      <w:r w:rsidRPr="00EE79EA">
        <w:rPr>
          <w:rFonts w:cs="Times New Roman" w:hint="eastAsia"/>
        </w:rPr>
        <w:t>、自己节点的</w:t>
      </w:r>
      <w:r w:rsidRPr="00EE79EA">
        <w:rPr>
          <w:rFonts w:cs="Times New Roman"/>
        </w:rPr>
        <w:t>ID</w:t>
      </w:r>
      <w:r w:rsidRPr="002E1474">
        <w:rPr>
          <w:rFonts w:cs="Times New Roman" w:hint="eastAsia"/>
        </w:rPr>
        <w:t>和签名信息发给</w:t>
      </w:r>
      <w:r w:rsidRPr="002279C9">
        <w:rPr>
          <w:rFonts w:cs="Times New Roman" w:hint="eastAsia"/>
        </w:rPr>
        <w:t>超级节点</w:t>
      </w:r>
      <w:del w:id="1214" w:author="Alex Wang" w:date="2019-04-03T13:11:00Z">
        <w:r w:rsidR="00D54FF4" w:rsidRPr="007D537E" w:rsidDel="00427C59">
          <w:rPr>
            <w:rFonts w:cs="Times New Roman"/>
          </w:rPr>
          <w:delText>BPD</w:delText>
        </w:r>
      </w:del>
      <w:ins w:id="1215" w:author="Alex Wang" w:date="2019-04-03T13:11:00Z">
        <w:r w:rsidR="00427C59">
          <w:rPr>
            <w:rFonts w:cs="Times New Roman"/>
          </w:rPr>
          <w:t>SND</w:t>
        </w:r>
      </w:ins>
      <w:r w:rsidRPr="00FB4C4C">
        <w:rPr>
          <w:rFonts w:cs="Times New Roman" w:hint="eastAsia"/>
        </w:rPr>
        <w:t>，确认存储完成</w:t>
      </w:r>
      <w:r w:rsidR="00FA4C91">
        <w:rPr>
          <w:rFonts w:cs="Times New Roman" w:hint="eastAsia"/>
        </w:rPr>
        <w:t>；</w:t>
      </w:r>
    </w:p>
    <w:p w14:paraId="58F84793" w14:textId="026B7003" w:rsidR="00DA159F" w:rsidRPr="003B6DB0" w:rsidRDefault="00DA159F" w:rsidP="00DE247E">
      <w:pPr>
        <w:pStyle w:val="a4"/>
        <w:numPr>
          <w:ilvl w:val="0"/>
          <w:numId w:val="17"/>
        </w:numPr>
        <w:spacing w:line="360" w:lineRule="auto"/>
        <w:ind w:firstLineChars="0"/>
        <w:rPr>
          <w:rFonts w:cs="Times New Roman"/>
        </w:rPr>
      </w:pPr>
      <w:r>
        <w:rPr>
          <w:rFonts w:cs="Times New Roman" w:hint="eastAsia"/>
        </w:rPr>
        <w:t>极端情况下</w:t>
      </w:r>
      <w:del w:id="1216" w:author="Alex Wang" w:date="2019-04-03T13:11:00Z">
        <w:r w:rsidDel="00427C59">
          <w:rPr>
            <w:rFonts w:cs="Times New Roman" w:hint="eastAsia"/>
          </w:rPr>
          <w:delText>BPD</w:delText>
        </w:r>
      </w:del>
      <w:ins w:id="1217" w:author="Alex Wang" w:date="2019-04-03T13:11:00Z">
        <w:r w:rsidR="00427C59">
          <w:rPr>
            <w:rFonts w:cs="Times New Roman" w:hint="eastAsia"/>
          </w:rPr>
          <w:t>SND</w:t>
        </w:r>
      </w:ins>
      <w:r>
        <w:rPr>
          <w:rFonts w:cs="Times New Roman" w:hint="eastAsia"/>
        </w:rPr>
        <w:t>会</w:t>
      </w:r>
      <w:r w:rsidR="002929B3">
        <w:rPr>
          <w:rFonts w:cs="Times New Roman" w:hint="eastAsia"/>
        </w:rPr>
        <w:t>通知</w:t>
      </w:r>
      <w:del w:id="1218" w:author="Alex Wang" w:date="2019-04-23T21:22:00Z">
        <w:r w:rsidR="002929B3" w:rsidDel="00AF4E7B">
          <w:rPr>
            <w:rFonts w:cs="Times New Roman" w:hint="eastAsia"/>
          </w:rPr>
          <w:delText>存储节点</w:delText>
        </w:r>
      </w:del>
      <w:ins w:id="1219" w:author="Alex Wang" w:date="2019-04-23T21:22:00Z">
        <w:r w:rsidR="00AF4E7B">
          <w:rPr>
            <w:rFonts w:cs="Times New Roman" w:hint="eastAsia"/>
          </w:rPr>
          <w:t>数据节点</w:t>
        </w:r>
      </w:ins>
      <w:r w:rsidR="002929B3">
        <w:rPr>
          <w:rFonts w:cs="Times New Roman" w:hint="eastAsia"/>
        </w:rPr>
        <w:t>废弃该数据分片，则删除该数据分片；</w:t>
      </w:r>
    </w:p>
    <w:p w14:paraId="4D78B66D" w14:textId="02D8921C" w:rsidR="007D010C" w:rsidRDefault="00AB606F" w:rsidP="00130DEA">
      <w:pPr>
        <w:pStyle w:val="a4"/>
        <w:numPr>
          <w:ilvl w:val="0"/>
          <w:numId w:val="17"/>
        </w:numPr>
        <w:spacing w:line="360" w:lineRule="auto"/>
        <w:ind w:firstLineChars="0"/>
        <w:rPr>
          <w:rFonts w:cs="Times New Roman"/>
        </w:rPr>
      </w:pPr>
      <w:r>
        <w:rPr>
          <w:rFonts w:cs="Times New Roman" w:hint="eastAsia"/>
        </w:rPr>
        <w:t>与超级节点</w:t>
      </w:r>
      <w:del w:id="1220" w:author="Alex Wang" w:date="2019-04-03T13:11:00Z">
        <w:r w:rsidDel="00427C59">
          <w:rPr>
            <w:rFonts w:cs="Times New Roman" w:hint="eastAsia"/>
          </w:rPr>
          <w:delText>BPM</w:delText>
        </w:r>
      </w:del>
      <w:ins w:id="1221" w:author="Alex Wang" w:date="2019-04-03T13:11:00Z">
        <w:r w:rsidR="00427C59">
          <w:rPr>
            <w:rFonts w:cs="Times New Roman" w:hint="eastAsia"/>
          </w:rPr>
          <w:t>SNM</w:t>
        </w:r>
      </w:ins>
      <w:r>
        <w:rPr>
          <w:rFonts w:cs="Times New Roman" w:hint="eastAsia"/>
        </w:rPr>
        <w:t>核对数据存储总量是否相</w:t>
      </w:r>
      <w:r w:rsidR="00C279B3">
        <w:rPr>
          <w:rFonts w:cs="Times New Roman" w:hint="eastAsia"/>
        </w:rPr>
        <w:t>应</w:t>
      </w:r>
      <w:r>
        <w:rPr>
          <w:rFonts w:cs="Times New Roman" w:hint="eastAsia"/>
        </w:rPr>
        <w:t>增加</w:t>
      </w:r>
      <w:r w:rsidR="007D010C" w:rsidRPr="002E1474">
        <w:rPr>
          <w:rFonts w:cs="Times New Roman" w:hint="eastAsia"/>
        </w:rPr>
        <w:t>。此步骤为可选步骤，可以没有</w:t>
      </w:r>
      <w:r w:rsidR="002236F0">
        <w:rPr>
          <w:rFonts w:cs="Times New Roman" w:hint="eastAsia"/>
        </w:rPr>
        <w:t>。</w:t>
      </w:r>
    </w:p>
    <w:p w14:paraId="337586B2" w14:textId="77777777" w:rsidR="002236F0" w:rsidRPr="003B6DB0" w:rsidRDefault="002236F0" w:rsidP="00DE247E">
      <w:pPr>
        <w:pStyle w:val="a4"/>
        <w:spacing w:line="360" w:lineRule="auto"/>
        <w:ind w:left="420" w:firstLineChars="0" w:firstLine="0"/>
        <w:rPr>
          <w:rFonts w:cs="Times New Roman"/>
        </w:rPr>
      </w:pPr>
    </w:p>
    <w:p w14:paraId="07690142" w14:textId="6EB4C840" w:rsidR="007D010C" w:rsidRDefault="00CF348B" w:rsidP="007D010C">
      <w:pPr>
        <w:spacing w:line="360" w:lineRule="auto"/>
        <w:rPr>
          <w:rFonts w:cs="Times New Roman"/>
        </w:rPr>
      </w:pPr>
      <w:r w:rsidRPr="007D010C" w:rsidDel="00CF348B">
        <w:rPr>
          <w:rFonts w:cs="Times New Roman"/>
        </w:rPr>
        <w:t xml:space="preserve"> </w:t>
      </w:r>
      <w:r w:rsidR="007D010C" w:rsidRPr="007D010C">
        <w:rPr>
          <w:rFonts w:cs="Times New Roman"/>
        </w:rPr>
        <w:t xml:space="preserve">(2) </w:t>
      </w:r>
      <w:r w:rsidR="007D010C" w:rsidRPr="007D010C">
        <w:rPr>
          <w:rFonts w:cs="Times New Roman" w:hint="eastAsia"/>
        </w:rPr>
        <w:t>下载流程比较简单，就是由</w:t>
      </w:r>
      <w:del w:id="1222" w:author="Alex Wang" w:date="2019-04-23T21:22:00Z">
        <w:r w:rsidR="007D010C" w:rsidRPr="007D010C" w:rsidDel="00AF4E7B">
          <w:rPr>
            <w:rFonts w:cs="Times New Roman" w:hint="eastAsia"/>
          </w:rPr>
          <w:delText>存储节点</w:delText>
        </w:r>
      </w:del>
      <w:ins w:id="1223" w:author="Alex Wang" w:date="2019-04-23T21:22:00Z">
        <w:r w:rsidR="00AF4E7B">
          <w:rPr>
            <w:rFonts w:cs="Times New Roman" w:hint="eastAsia"/>
          </w:rPr>
          <w:t>数据节点</w:t>
        </w:r>
      </w:ins>
      <w:r w:rsidR="007D010C" w:rsidRPr="007D010C">
        <w:rPr>
          <w:rFonts w:cs="Times New Roman" w:hint="eastAsia"/>
        </w:rPr>
        <w:t>响应来自</w:t>
      </w:r>
      <w:r w:rsidR="00506769">
        <w:rPr>
          <w:rFonts w:cs="Times New Roman" w:hint="eastAsia"/>
        </w:rPr>
        <w:t>用户端</w:t>
      </w:r>
      <w:r w:rsidR="007D010C" w:rsidRPr="007D010C">
        <w:rPr>
          <w:rFonts w:cs="Times New Roman" w:hint="eastAsia"/>
        </w:rPr>
        <w:t>的请求并发送</w:t>
      </w:r>
      <w:r w:rsidR="007D010C" w:rsidRPr="007D010C">
        <w:rPr>
          <w:rFonts w:cs="Times New Roman"/>
        </w:rPr>
        <w:t>VHF</w:t>
      </w:r>
      <w:r w:rsidR="007D010C" w:rsidRPr="007D010C">
        <w:rPr>
          <w:rFonts w:cs="Times New Roman" w:hint="eastAsia"/>
        </w:rPr>
        <w:t>对应的</w:t>
      </w:r>
      <w:r w:rsidR="007303F9">
        <w:rPr>
          <w:rFonts w:cs="Times New Roman" w:hint="eastAsia"/>
        </w:rPr>
        <w:t>数据分片</w:t>
      </w:r>
      <w:r w:rsidR="007D010C" w:rsidRPr="007D010C">
        <w:rPr>
          <w:rFonts w:cs="Times New Roman" w:hint="eastAsia"/>
        </w:rPr>
        <w:t>至对端。</w:t>
      </w:r>
      <w:r w:rsidR="00CC47D4">
        <w:rPr>
          <w:rFonts w:cs="Times New Roman" w:hint="eastAsia"/>
        </w:rPr>
        <w:t>被抽查也是用同一接口。</w:t>
      </w:r>
    </w:p>
    <w:p w14:paraId="47BE60AE" w14:textId="77777777" w:rsidR="0055757A" w:rsidRPr="007D010C" w:rsidRDefault="0055757A" w:rsidP="007D010C">
      <w:pPr>
        <w:spacing w:line="360" w:lineRule="auto"/>
        <w:rPr>
          <w:rFonts w:cs="Times New Roman"/>
        </w:rPr>
      </w:pPr>
    </w:p>
    <w:p w14:paraId="6261F281" w14:textId="77777777" w:rsidR="007D010C" w:rsidRPr="007D010C" w:rsidRDefault="007D010C" w:rsidP="007D010C">
      <w:pPr>
        <w:spacing w:line="360" w:lineRule="auto"/>
        <w:rPr>
          <w:rFonts w:cs="Times New Roman"/>
        </w:rPr>
      </w:pPr>
      <w:r w:rsidRPr="007D010C">
        <w:rPr>
          <w:rFonts w:cs="Times New Roman"/>
        </w:rPr>
        <w:t xml:space="preserve">(3) </w:t>
      </w:r>
      <w:r w:rsidRPr="007D010C">
        <w:rPr>
          <w:rFonts w:cs="Times New Roman" w:hint="eastAsia"/>
        </w:rPr>
        <w:t>上报状态流程：</w:t>
      </w:r>
    </w:p>
    <w:p w14:paraId="62A11B2C" w14:textId="2873430E" w:rsidR="007D010C" w:rsidRPr="007D010C" w:rsidRDefault="007D010C" w:rsidP="007D010C">
      <w:pPr>
        <w:spacing w:line="360" w:lineRule="auto"/>
        <w:rPr>
          <w:rFonts w:cs="Times New Roman"/>
        </w:rPr>
      </w:pPr>
      <w:del w:id="1224" w:author="Alex Wang" w:date="2019-04-23T21:22:00Z">
        <w:r w:rsidRPr="007D010C" w:rsidDel="00AF4E7B">
          <w:rPr>
            <w:rFonts w:cs="Times New Roman" w:hint="eastAsia"/>
          </w:rPr>
          <w:delText>存储节点</w:delText>
        </w:r>
      </w:del>
      <w:ins w:id="1225" w:author="Alex Wang" w:date="2019-04-23T21:22:00Z">
        <w:r w:rsidR="00AF4E7B">
          <w:rPr>
            <w:rFonts w:cs="Times New Roman" w:hint="eastAsia"/>
          </w:rPr>
          <w:t>数据节点</w:t>
        </w:r>
      </w:ins>
      <w:r w:rsidRPr="007D010C">
        <w:rPr>
          <w:rFonts w:cs="Times New Roman" w:hint="eastAsia"/>
        </w:rPr>
        <w:t>定时将当前状态上报给超级节点，状态信息如下所示</w:t>
      </w:r>
    </w:p>
    <w:tbl>
      <w:tblPr>
        <w:tblStyle w:val="a3"/>
        <w:tblW w:w="8330" w:type="dxa"/>
        <w:tblLayout w:type="fixed"/>
        <w:tblLook w:val="04A0" w:firstRow="1" w:lastRow="0" w:firstColumn="1" w:lastColumn="0" w:noHBand="0" w:noVBand="1"/>
      </w:tblPr>
      <w:tblGrid>
        <w:gridCol w:w="2130"/>
        <w:gridCol w:w="2130"/>
        <w:gridCol w:w="4070"/>
      </w:tblGrid>
      <w:tr w:rsidR="007D010C" w:rsidRPr="007D010C" w14:paraId="2205A8D4" w14:textId="77777777" w:rsidTr="0036719C">
        <w:tc>
          <w:tcPr>
            <w:tcW w:w="2130" w:type="dxa"/>
          </w:tcPr>
          <w:p w14:paraId="599C5ECB" w14:textId="77777777" w:rsidR="007D010C" w:rsidRPr="007D010C" w:rsidRDefault="007D010C" w:rsidP="007D010C">
            <w:pPr>
              <w:spacing w:line="360" w:lineRule="auto"/>
            </w:pPr>
            <w:r w:rsidRPr="007D010C">
              <w:rPr>
                <w:rFonts w:hint="eastAsia"/>
              </w:rPr>
              <w:t>字段</w:t>
            </w:r>
          </w:p>
        </w:tc>
        <w:tc>
          <w:tcPr>
            <w:tcW w:w="2130" w:type="dxa"/>
          </w:tcPr>
          <w:p w14:paraId="5EED7C98" w14:textId="77777777" w:rsidR="007D010C" w:rsidRPr="007D010C" w:rsidRDefault="007D010C" w:rsidP="007D010C">
            <w:pPr>
              <w:spacing w:line="360" w:lineRule="auto"/>
            </w:pPr>
            <w:r w:rsidRPr="007D010C">
              <w:rPr>
                <w:rFonts w:hint="eastAsia"/>
              </w:rPr>
              <w:t>类型</w:t>
            </w:r>
          </w:p>
        </w:tc>
        <w:tc>
          <w:tcPr>
            <w:tcW w:w="4070" w:type="dxa"/>
          </w:tcPr>
          <w:p w14:paraId="57D1ADCE" w14:textId="77777777" w:rsidR="007D010C" w:rsidRPr="007D010C" w:rsidRDefault="007D010C" w:rsidP="007D010C">
            <w:pPr>
              <w:spacing w:line="360" w:lineRule="auto"/>
            </w:pPr>
            <w:r w:rsidRPr="007D010C">
              <w:rPr>
                <w:rFonts w:hint="eastAsia"/>
              </w:rPr>
              <w:t>说明</w:t>
            </w:r>
          </w:p>
        </w:tc>
      </w:tr>
      <w:tr w:rsidR="007D010C" w:rsidRPr="007D010C" w14:paraId="68C0CCF4" w14:textId="77777777" w:rsidTr="0036719C">
        <w:tc>
          <w:tcPr>
            <w:tcW w:w="2130" w:type="dxa"/>
          </w:tcPr>
          <w:p w14:paraId="4E2AA38F" w14:textId="77777777" w:rsidR="007D010C" w:rsidRPr="007D010C" w:rsidRDefault="007D010C" w:rsidP="007D010C">
            <w:pPr>
              <w:spacing w:line="360" w:lineRule="auto"/>
            </w:pPr>
            <w:r w:rsidRPr="007D010C">
              <w:t>CPU</w:t>
            </w:r>
          </w:p>
        </w:tc>
        <w:tc>
          <w:tcPr>
            <w:tcW w:w="2130" w:type="dxa"/>
          </w:tcPr>
          <w:p w14:paraId="54D176EB" w14:textId="77777777" w:rsidR="007D010C" w:rsidRPr="007D010C" w:rsidRDefault="007D010C" w:rsidP="007D010C">
            <w:pPr>
              <w:spacing w:line="360" w:lineRule="auto"/>
            </w:pPr>
            <w:r w:rsidRPr="007D010C">
              <w:t>Int</w:t>
            </w:r>
          </w:p>
        </w:tc>
        <w:tc>
          <w:tcPr>
            <w:tcW w:w="4070" w:type="dxa"/>
          </w:tcPr>
          <w:p w14:paraId="02CC0AA3" w14:textId="77777777" w:rsidR="007D010C" w:rsidRPr="007D010C" w:rsidRDefault="007D010C" w:rsidP="007D010C">
            <w:pPr>
              <w:spacing w:line="360" w:lineRule="auto"/>
            </w:pPr>
            <w:r w:rsidRPr="007D010C">
              <w:t>CPU</w:t>
            </w:r>
            <w:r w:rsidRPr="007D010C">
              <w:rPr>
                <w:rFonts w:hint="eastAsia"/>
              </w:rPr>
              <w:t>占用率</w:t>
            </w:r>
          </w:p>
        </w:tc>
      </w:tr>
      <w:tr w:rsidR="007D010C" w:rsidRPr="007D010C" w14:paraId="452CB630" w14:textId="77777777" w:rsidTr="0036719C">
        <w:tc>
          <w:tcPr>
            <w:tcW w:w="2130" w:type="dxa"/>
          </w:tcPr>
          <w:p w14:paraId="4783A042" w14:textId="77777777" w:rsidR="007D010C" w:rsidRPr="007D010C" w:rsidRDefault="007D010C" w:rsidP="007D010C">
            <w:pPr>
              <w:spacing w:line="360" w:lineRule="auto"/>
            </w:pPr>
            <w:r w:rsidRPr="007D010C">
              <w:t>Memory</w:t>
            </w:r>
          </w:p>
        </w:tc>
        <w:tc>
          <w:tcPr>
            <w:tcW w:w="2130" w:type="dxa"/>
          </w:tcPr>
          <w:p w14:paraId="1FA7D8DF" w14:textId="77777777" w:rsidR="007D010C" w:rsidRPr="007D010C" w:rsidRDefault="007D010C" w:rsidP="007D010C">
            <w:pPr>
              <w:spacing w:line="360" w:lineRule="auto"/>
            </w:pPr>
            <w:r w:rsidRPr="007D010C">
              <w:t>Int</w:t>
            </w:r>
          </w:p>
        </w:tc>
        <w:tc>
          <w:tcPr>
            <w:tcW w:w="4070" w:type="dxa"/>
          </w:tcPr>
          <w:p w14:paraId="0537B523" w14:textId="77777777" w:rsidR="007D010C" w:rsidRPr="007D010C" w:rsidRDefault="007D010C" w:rsidP="007D010C">
            <w:pPr>
              <w:spacing w:line="360" w:lineRule="auto"/>
            </w:pPr>
            <w:r w:rsidRPr="007D010C">
              <w:rPr>
                <w:rFonts w:hint="eastAsia"/>
              </w:rPr>
              <w:t>内存占用率</w:t>
            </w:r>
          </w:p>
        </w:tc>
      </w:tr>
      <w:tr w:rsidR="007D010C" w:rsidRPr="007D010C" w14:paraId="2FE5B628" w14:textId="77777777" w:rsidTr="0036719C">
        <w:tc>
          <w:tcPr>
            <w:tcW w:w="2130" w:type="dxa"/>
          </w:tcPr>
          <w:p w14:paraId="479E49A0" w14:textId="77777777" w:rsidR="007D010C" w:rsidRPr="007D010C" w:rsidRDefault="007D010C" w:rsidP="007D010C">
            <w:pPr>
              <w:spacing w:line="360" w:lineRule="auto"/>
            </w:pPr>
            <w:r w:rsidRPr="007D010C">
              <w:t>Bandwidth</w:t>
            </w:r>
          </w:p>
        </w:tc>
        <w:tc>
          <w:tcPr>
            <w:tcW w:w="2130" w:type="dxa"/>
          </w:tcPr>
          <w:p w14:paraId="1E7B5E36" w14:textId="77777777" w:rsidR="007D010C" w:rsidRPr="007D010C" w:rsidRDefault="007D010C" w:rsidP="007D010C">
            <w:pPr>
              <w:spacing w:line="360" w:lineRule="auto"/>
            </w:pPr>
            <w:r w:rsidRPr="007D010C">
              <w:t>Int</w:t>
            </w:r>
          </w:p>
        </w:tc>
        <w:tc>
          <w:tcPr>
            <w:tcW w:w="4070" w:type="dxa"/>
          </w:tcPr>
          <w:p w14:paraId="7DDA0459" w14:textId="77777777" w:rsidR="007D010C" w:rsidRPr="007D010C" w:rsidRDefault="007D010C" w:rsidP="007D010C">
            <w:pPr>
              <w:spacing w:line="360" w:lineRule="auto"/>
            </w:pPr>
            <w:r w:rsidRPr="007D010C">
              <w:rPr>
                <w:rFonts w:hint="eastAsia"/>
              </w:rPr>
              <w:t>带宽使用</w:t>
            </w:r>
          </w:p>
        </w:tc>
      </w:tr>
      <w:tr w:rsidR="0036719C" w14:paraId="29636F3B" w14:textId="77777777" w:rsidTr="0036719C">
        <w:tc>
          <w:tcPr>
            <w:tcW w:w="2130" w:type="dxa"/>
          </w:tcPr>
          <w:p w14:paraId="0E81460A" w14:textId="77777777" w:rsidR="0036719C" w:rsidRDefault="0036719C" w:rsidP="007B2DF4">
            <w:pPr>
              <w:spacing w:line="360" w:lineRule="auto"/>
            </w:pPr>
            <w:proofErr w:type="spellStart"/>
            <w:r>
              <w:rPr>
                <w:rFonts w:hint="eastAsia"/>
              </w:rPr>
              <w:t>M</w:t>
            </w:r>
            <w:r>
              <w:t>axDataSpace</w:t>
            </w:r>
            <w:proofErr w:type="spellEnd"/>
          </w:p>
        </w:tc>
        <w:tc>
          <w:tcPr>
            <w:tcW w:w="2130" w:type="dxa"/>
          </w:tcPr>
          <w:p w14:paraId="10689A25" w14:textId="3B60C2B1" w:rsidR="0036719C" w:rsidRDefault="0036719C" w:rsidP="007B2DF4">
            <w:pPr>
              <w:spacing w:line="360" w:lineRule="auto"/>
            </w:pPr>
            <w:r>
              <w:t>int</w:t>
            </w:r>
          </w:p>
        </w:tc>
        <w:tc>
          <w:tcPr>
            <w:tcW w:w="4070" w:type="dxa"/>
          </w:tcPr>
          <w:p w14:paraId="17EE3B3E" w14:textId="008F0AA7" w:rsidR="0036719C" w:rsidRDefault="0036719C" w:rsidP="007B2DF4">
            <w:pPr>
              <w:spacing w:line="360" w:lineRule="auto"/>
            </w:pPr>
            <w:r>
              <w:rPr>
                <w:rFonts w:hint="eastAsia"/>
              </w:rPr>
              <w:t>最大存储空间（以数据分片为单位，包括与其它系统共享的空间）</w:t>
            </w:r>
          </w:p>
        </w:tc>
      </w:tr>
      <w:tr w:rsidR="00E16086" w14:paraId="66EB1625" w14:textId="77777777" w:rsidTr="0036719C">
        <w:tc>
          <w:tcPr>
            <w:tcW w:w="2130" w:type="dxa"/>
          </w:tcPr>
          <w:p w14:paraId="4D4181A1" w14:textId="47911C4E" w:rsidR="00E16086" w:rsidRDefault="00E16086" w:rsidP="007B2DF4">
            <w:pPr>
              <w:spacing w:line="360" w:lineRule="auto"/>
            </w:pPr>
            <w:proofErr w:type="spellStart"/>
            <w:r>
              <w:rPr>
                <w:rFonts w:hint="eastAsia"/>
              </w:rPr>
              <w:t>A</w:t>
            </w:r>
            <w:r>
              <w:t>ssignedSpace</w:t>
            </w:r>
            <w:proofErr w:type="spellEnd"/>
          </w:p>
        </w:tc>
        <w:tc>
          <w:tcPr>
            <w:tcW w:w="2130" w:type="dxa"/>
          </w:tcPr>
          <w:p w14:paraId="6516E4D0" w14:textId="756A61C0" w:rsidR="00E16086" w:rsidRDefault="00E16086" w:rsidP="007B2DF4">
            <w:pPr>
              <w:spacing w:line="360" w:lineRule="auto"/>
            </w:pPr>
            <w:r>
              <w:t>Int</w:t>
            </w:r>
          </w:p>
        </w:tc>
        <w:tc>
          <w:tcPr>
            <w:tcW w:w="4070" w:type="dxa"/>
          </w:tcPr>
          <w:p w14:paraId="3A54EBE9" w14:textId="7BB7C1D3" w:rsidR="00E16086" w:rsidRDefault="00E16086" w:rsidP="007B2DF4">
            <w:pPr>
              <w:spacing w:line="360" w:lineRule="auto"/>
            </w:pPr>
            <w:r>
              <w:rPr>
                <w:rFonts w:hint="eastAsia"/>
              </w:rPr>
              <w:t>已分配空间（</w:t>
            </w:r>
            <w:r w:rsidR="003F5D94">
              <w:rPr>
                <w:rFonts w:hint="eastAsia"/>
              </w:rPr>
              <w:t>以数据分片为单位，指分配给YTFS使用而且抵押了</w:t>
            </w:r>
            <w:r w:rsidR="00476927">
              <w:rPr>
                <w:rFonts w:hint="eastAsia"/>
              </w:rPr>
              <w:t>相应YTA</w:t>
            </w:r>
            <w:r w:rsidR="003F5D94">
              <w:rPr>
                <w:rFonts w:hint="eastAsia"/>
              </w:rPr>
              <w:t>的空间</w:t>
            </w:r>
            <w:r>
              <w:rPr>
                <w:rFonts w:hint="eastAsia"/>
              </w:rPr>
              <w:t>）</w:t>
            </w:r>
          </w:p>
        </w:tc>
      </w:tr>
      <w:tr w:rsidR="0036719C" w14:paraId="2C1DED66" w14:textId="77777777" w:rsidTr="0036719C">
        <w:tc>
          <w:tcPr>
            <w:tcW w:w="2130" w:type="dxa"/>
          </w:tcPr>
          <w:p w14:paraId="66AEEED3" w14:textId="77777777" w:rsidR="0036719C" w:rsidRDefault="0036719C" w:rsidP="007B2DF4">
            <w:pPr>
              <w:spacing w:line="360" w:lineRule="auto"/>
            </w:pPr>
            <w:proofErr w:type="spellStart"/>
            <w:r>
              <w:t>ProductiveSpace</w:t>
            </w:r>
            <w:proofErr w:type="spellEnd"/>
          </w:p>
        </w:tc>
        <w:tc>
          <w:tcPr>
            <w:tcW w:w="2130" w:type="dxa"/>
          </w:tcPr>
          <w:p w14:paraId="600CF023" w14:textId="157A9F72" w:rsidR="0036719C" w:rsidRDefault="0036719C" w:rsidP="007B2DF4">
            <w:pPr>
              <w:spacing w:line="360" w:lineRule="auto"/>
            </w:pPr>
            <w:r>
              <w:t>int</w:t>
            </w:r>
          </w:p>
        </w:tc>
        <w:tc>
          <w:tcPr>
            <w:tcW w:w="4070" w:type="dxa"/>
          </w:tcPr>
          <w:p w14:paraId="6B656699" w14:textId="77777777" w:rsidR="0036719C" w:rsidRDefault="0036719C" w:rsidP="007B2DF4">
            <w:pPr>
              <w:spacing w:line="360" w:lineRule="auto"/>
            </w:pPr>
            <w:r>
              <w:rPr>
                <w:rFonts w:hint="eastAsia"/>
              </w:rPr>
              <w:t>生产空间（以数据分片为单位，指计费空间，略大于已使用空间）</w:t>
            </w:r>
          </w:p>
        </w:tc>
      </w:tr>
      <w:tr w:rsidR="0036719C" w14:paraId="75678626" w14:textId="77777777" w:rsidTr="0036719C">
        <w:tc>
          <w:tcPr>
            <w:tcW w:w="2130" w:type="dxa"/>
          </w:tcPr>
          <w:p w14:paraId="1329389A" w14:textId="77777777" w:rsidR="0036719C" w:rsidRDefault="0036719C" w:rsidP="007B2DF4">
            <w:pPr>
              <w:spacing w:line="360" w:lineRule="auto"/>
            </w:pPr>
            <w:proofErr w:type="spellStart"/>
            <w:r>
              <w:rPr>
                <w:rFonts w:hint="eastAsia"/>
              </w:rPr>
              <w:t>U</w:t>
            </w:r>
            <w:r>
              <w:t>sedSpace</w:t>
            </w:r>
            <w:proofErr w:type="spellEnd"/>
          </w:p>
        </w:tc>
        <w:tc>
          <w:tcPr>
            <w:tcW w:w="2130" w:type="dxa"/>
          </w:tcPr>
          <w:p w14:paraId="2F6D178E" w14:textId="23136344" w:rsidR="0036719C" w:rsidRDefault="0036719C" w:rsidP="007B2DF4">
            <w:pPr>
              <w:spacing w:line="360" w:lineRule="auto"/>
            </w:pPr>
            <w:r>
              <w:t>int</w:t>
            </w:r>
          </w:p>
        </w:tc>
        <w:tc>
          <w:tcPr>
            <w:tcW w:w="4070" w:type="dxa"/>
          </w:tcPr>
          <w:p w14:paraId="072D717D" w14:textId="77777777" w:rsidR="0036719C" w:rsidRDefault="0036719C" w:rsidP="007B2DF4">
            <w:pPr>
              <w:spacing w:line="360" w:lineRule="auto"/>
            </w:pPr>
            <w:r>
              <w:rPr>
                <w:rFonts w:hint="eastAsia"/>
              </w:rPr>
              <w:t>已使用空间（以数据分片为单位）</w:t>
            </w:r>
          </w:p>
        </w:tc>
      </w:tr>
    </w:tbl>
    <w:p w14:paraId="3898DF94" w14:textId="68E0279B" w:rsidR="00426D81" w:rsidRDefault="007D010C" w:rsidP="00426D81">
      <w:pPr>
        <w:spacing w:line="360" w:lineRule="auto"/>
      </w:pPr>
      <w:r w:rsidRPr="007D010C">
        <w:rPr>
          <w:rFonts w:cs="Times New Roman" w:hint="eastAsia"/>
        </w:rPr>
        <w:lastRenderedPageBreak/>
        <w:t>超级节点会使用这些数据判断</w:t>
      </w:r>
      <w:del w:id="1226" w:author="Alex Wang" w:date="2019-04-23T21:22:00Z">
        <w:r w:rsidRPr="007D010C" w:rsidDel="00AF4E7B">
          <w:rPr>
            <w:rFonts w:cs="Times New Roman" w:hint="eastAsia"/>
          </w:rPr>
          <w:delText>存储节点</w:delText>
        </w:r>
      </w:del>
      <w:ins w:id="1227" w:author="Alex Wang" w:date="2019-04-23T21:22:00Z">
        <w:r w:rsidR="00AF4E7B">
          <w:rPr>
            <w:rFonts w:cs="Times New Roman" w:hint="eastAsia"/>
          </w:rPr>
          <w:t>数据节点</w:t>
        </w:r>
      </w:ins>
      <w:r w:rsidRPr="007D010C">
        <w:rPr>
          <w:rFonts w:cs="Times New Roman" w:hint="eastAsia"/>
        </w:rPr>
        <w:t>状态，以更好的协调分片存储。</w:t>
      </w:r>
      <w:r w:rsidR="002E7947">
        <w:rPr>
          <w:rFonts w:hint="eastAsia"/>
        </w:rPr>
        <w:t>其中</w:t>
      </w:r>
      <w:proofErr w:type="spellStart"/>
      <w:r w:rsidR="002E7947">
        <w:rPr>
          <w:rFonts w:hint="eastAsia"/>
        </w:rPr>
        <w:t>M</w:t>
      </w:r>
      <w:r w:rsidR="002E7947">
        <w:t>axDataSpace</w:t>
      </w:r>
      <w:proofErr w:type="spellEnd"/>
      <w:r w:rsidR="002E7947">
        <w:rPr>
          <w:rFonts w:hint="eastAsia"/>
        </w:rPr>
        <w:t>可能是动态变化的，当其它系统（用户自用的软件，或其它</w:t>
      </w:r>
      <w:proofErr w:type="gramStart"/>
      <w:r w:rsidR="002E7947">
        <w:rPr>
          <w:rFonts w:hint="eastAsia"/>
        </w:rPr>
        <w:t>存储公链的</w:t>
      </w:r>
      <w:proofErr w:type="gramEnd"/>
      <w:r w:rsidR="002E7947">
        <w:rPr>
          <w:rFonts w:hint="eastAsia"/>
        </w:rPr>
        <w:t>挖矿程序）占用空间时，该空间会变小。</w:t>
      </w:r>
      <w:proofErr w:type="spellStart"/>
      <w:r w:rsidR="002E7947">
        <w:rPr>
          <w:rFonts w:hint="eastAsia"/>
        </w:rPr>
        <w:t>P</w:t>
      </w:r>
      <w:r w:rsidR="002E7947">
        <w:t>roductiveSpace</w:t>
      </w:r>
      <w:proofErr w:type="spellEnd"/>
      <w:r w:rsidR="002E7947">
        <w:rPr>
          <w:rFonts w:hint="eastAsia"/>
        </w:rPr>
        <w:t>和</w:t>
      </w:r>
      <w:proofErr w:type="spellStart"/>
      <w:r w:rsidR="002E7947">
        <w:rPr>
          <w:rFonts w:hint="eastAsia"/>
        </w:rPr>
        <w:t>U</w:t>
      </w:r>
      <w:r w:rsidR="002E7947">
        <w:t>sedSpace</w:t>
      </w:r>
      <w:proofErr w:type="spellEnd"/>
      <w:r w:rsidR="002E7947">
        <w:rPr>
          <w:rFonts w:hint="eastAsia"/>
        </w:rPr>
        <w:t>是</w:t>
      </w:r>
      <w:proofErr w:type="gramStart"/>
      <w:r w:rsidR="002E7947">
        <w:rPr>
          <w:rFonts w:hint="eastAsia"/>
        </w:rPr>
        <w:t>用于跟</w:t>
      </w:r>
      <w:proofErr w:type="gramEnd"/>
      <w:r w:rsidR="002E7947">
        <w:rPr>
          <w:rFonts w:hint="eastAsia"/>
        </w:rPr>
        <w:t>超级节点对账的。</w:t>
      </w:r>
      <w:r w:rsidR="00426D81">
        <w:rPr>
          <w:rFonts w:hint="eastAsia"/>
        </w:rPr>
        <w:t>对账如果不一致，MVP暂时不处理，只记录到报警日志中，仍然以超级节点的记录为准。</w:t>
      </w:r>
    </w:p>
    <w:p w14:paraId="1A89DEB2" w14:textId="4C13ACB7" w:rsidR="007D010C" w:rsidRPr="00426D81" w:rsidRDefault="007D010C" w:rsidP="007D010C">
      <w:pPr>
        <w:spacing w:line="360" w:lineRule="auto"/>
        <w:rPr>
          <w:rFonts w:cs="Times New Roman"/>
        </w:rPr>
      </w:pPr>
    </w:p>
    <w:p w14:paraId="3631150D" w14:textId="77777777" w:rsidR="007D010C" w:rsidRPr="007D010C" w:rsidRDefault="007D010C" w:rsidP="007D010C">
      <w:pPr>
        <w:spacing w:line="360" w:lineRule="auto"/>
        <w:rPr>
          <w:rFonts w:cs="Times New Roman"/>
        </w:rPr>
      </w:pPr>
      <w:r w:rsidRPr="007D010C">
        <w:rPr>
          <w:rFonts w:cs="Times New Roman"/>
        </w:rPr>
        <w:t xml:space="preserve">(4) </w:t>
      </w:r>
      <w:r w:rsidRPr="007D010C">
        <w:rPr>
          <w:rFonts w:cs="Times New Roman" w:hint="eastAsia"/>
        </w:rPr>
        <w:t>存储共识：</w:t>
      </w:r>
    </w:p>
    <w:p w14:paraId="1E77213F" w14:textId="435C1F08" w:rsidR="007E7BEF" w:rsidRDefault="007D010C" w:rsidP="007D010C">
      <w:pPr>
        <w:spacing w:line="360" w:lineRule="auto"/>
        <w:rPr>
          <w:rFonts w:cs="Times New Roman"/>
        </w:rPr>
      </w:pPr>
      <w:r w:rsidRPr="007D010C">
        <w:rPr>
          <w:rFonts w:cs="Times New Roman"/>
        </w:rPr>
        <w:tab/>
      </w:r>
      <w:r w:rsidR="00BB5E23">
        <w:rPr>
          <w:rFonts w:cs="Times New Roman" w:hint="eastAsia"/>
        </w:rPr>
        <w:t>采用</w:t>
      </w:r>
      <w:r w:rsidR="00E13F5C">
        <w:rPr>
          <w:rFonts w:cs="Times New Roman" w:hint="eastAsia"/>
        </w:rPr>
        <w:t>改良</w:t>
      </w:r>
      <w:r w:rsidR="00B25809">
        <w:rPr>
          <w:rFonts w:cs="Times New Roman" w:hint="eastAsia"/>
        </w:rPr>
        <w:t>心跳</w:t>
      </w:r>
      <w:r w:rsidR="00E13F5C">
        <w:rPr>
          <w:rFonts w:cs="Times New Roman" w:hint="eastAsia"/>
        </w:rPr>
        <w:t>法，将每个节点主动</w:t>
      </w:r>
      <w:r w:rsidR="0086302C">
        <w:rPr>
          <w:rFonts w:cs="Times New Roman" w:hint="eastAsia"/>
        </w:rPr>
        <w:t>写心跳信号，变为每个节点</w:t>
      </w:r>
      <w:r w:rsidR="000C579F">
        <w:rPr>
          <w:rFonts w:cs="Times New Roman" w:hint="eastAsia"/>
        </w:rPr>
        <w:t>被</w:t>
      </w:r>
      <w:r w:rsidR="00BB5E23">
        <w:rPr>
          <w:rFonts w:cs="Times New Roman" w:hint="eastAsia"/>
        </w:rPr>
        <w:t>抽查方式</w:t>
      </w:r>
      <w:r w:rsidR="000C579F">
        <w:rPr>
          <w:rFonts w:cs="Times New Roman" w:hint="eastAsia"/>
        </w:rPr>
        <w:t>形成心跳</w:t>
      </w:r>
      <w:r w:rsidR="007A286E">
        <w:rPr>
          <w:rFonts w:cs="Times New Roman" w:hint="eastAsia"/>
        </w:rPr>
        <w:t>信号</w:t>
      </w:r>
      <w:r w:rsidR="00BB5E23">
        <w:rPr>
          <w:rFonts w:cs="Times New Roman" w:hint="eastAsia"/>
        </w:rPr>
        <w:t>，</w:t>
      </w:r>
      <w:r w:rsidR="000F55AC">
        <w:rPr>
          <w:rFonts w:cs="Times New Roman" w:hint="eastAsia"/>
        </w:rPr>
        <w:t>从而解决</w:t>
      </w:r>
      <w:del w:id="1228" w:author="Alex Wang" w:date="2019-04-23T21:22:00Z">
        <w:r w:rsidR="000F55AC" w:rsidDel="00AF4E7B">
          <w:rPr>
            <w:rFonts w:cs="Times New Roman" w:hint="eastAsia"/>
          </w:rPr>
          <w:delText>存储节点</w:delText>
        </w:r>
      </w:del>
      <w:ins w:id="1229" w:author="Alex Wang" w:date="2019-04-23T21:22:00Z">
        <w:r w:rsidR="00AF4E7B">
          <w:rPr>
            <w:rFonts w:cs="Times New Roman" w:hint="eastAsia"/>
          </w:rPr>
          <w:t>数据节点</w:t>
        </w:r>
      </w:ins>
      <w:r w:rsidR="000F55AC">
        <w:rPr>
          <w:rFonts w:cs="Times New Roman" w:hint="eastAsia"/>
        </w:rPr>
        <w:t>不可信的问题。</w:t>
      </w:r>
      <w:r w:rsidR="00B25809">
        <w:rPr>
          <w:rFonts w:cs="Times New Roman" w:hint="eastAsia"/>
        </w:rPr>
        <w:t>该方法简单易行，</w:t>
      </w:r>
      <w:r w:rsidR="00427D24">
        <w:rPr>
          <w:rFonts w:cs="Times New Roman" w:hint="eastAsia"/>
        </w:rPr>
        <w:t>可靠性足够好</w:t>
      </w:r>
      <w:r w:rsidR="00E01F97">
        <w:rPr>
          <w:rFonts w:cs="Times New Roman" w:hint="eastAsia"/>
        </w:rPr>
        <w:t>（即使每个小时才抽查一次，如果一个</w:t>
      </w:r>
      <w:del w:id="1230" w:author="Alex Wang" w:date="2019-04-23T21:22:00Z">
        <w:r w:rsidR="00E01F97" w:rsidDel="00AF4E7B">
          <w:rPr>
            <w:rFonts w:cs="Times New Roman" w:hint="eastAsia"/>
          </w:rPr>
          <w:delText>存储节点</w:delText>
        </w:r>
      </w:del>
      <w:ins w:id="1231" w:author="Alex Wang" w:date="2019-04-23T21:22:00Z">
        <w:r w:rsidR="00AF4E7B">
          <w:rPr>
            <w:rFonts w:cs="Times New Roman" w:hint="eastAsia"/>
          </w:rPr>
          <w:t>数据节点</w:t>
        </w:r>
      </w:ins>
      <w:r w:rsidR="00E01F97">
        <w:rPr>
          <w:rFonts w:cs="Times New Roman" w:hint="eastAsia"/>
        </w:rPr>
        <w:t>保存了一半数据，那也只有</w:t>
      </w:r>
      <w:r w:rsidR="007133C2">
        <w:rPr>
          <w:rFonts w:cs="Times New Roman" w:hint="eastAsia"/>
        </w:rPr>
        <w:t>不到</w:t>
      </w:r>
      <w:proofErr w:type="gramStart"/>
      <w:r w:rsidR="00E01F97">
        <w:rPr>
          <w:rFonts w:cs="Times New Roman" w:hint="eastAsia"/>
        </w:rPr>
        <w:t>4</w:t>
      </w:r>
      <w:r w:rsidR="00E01F97">
        <w:rPr>
          <w:rFonts w:cs="Times New Roman"/>
        </w:rPr>
        <w:t>00</w:t>
      </w:r>
      <w:proofErr w:type="gramEnd"/>
      <w:r w:rsidR="00E01F97">
        <w:rPr>
          <w:rFonts w:cs="Times New Roman" w:hint="eastAsia"/>
        </w:rPr>
        <w:t>万分之一的概率能活过第一天而不被发现）</w:t>
      </w:r>
      <w:r w:rsidR="00427D24">
        <w:rPr>
          <w:rFonts w:cs="Times New Roman" w:hint="eastAsia"/>
        </w:rPr>
        <w:t>，而且工程实现简单，对存储设备资源损耗低</w:t>
      </w:r>
      <w:r w:rsidR="005A67FA">
        <w:rPr>
          <w:rFonts w:cs="Times New Roman" w:hint="eastAsia"/>
        </w:rPr>
        <w:t>，可以有效降低系统成本</w:t>
      </w:r>
      <w:r w:rsidR="00427D24">
        <w:rPr>
          <w:rFonts w:cs="Times New Roman" w:hint="eastAsia"/>
        </w:rPr>
        <w:t>。</w:t>
      </w:r>
      <w:r w:rsidR="007E7BEF">
        <w:rPr>
          <w:rFonts w:cs="Times New Roman" w:hint="eastAsia"/>
        </w:rPr>
        <w:t>具体方法为：</w:t>
      </w:r>
    </w:p>
    <w:p w14:paraId="1D3C567B" w14:textId="3A1859DA" w:rsidR="007E7BEF" w:rsidRPr="004D354F" w:rsidRDefault="007E7BEF" w:rsidP="009C46F0">
      <w:pPr>
        <w:pStyle w:val="a4"/>
        <w:numPr>
          <w:ilvl w:val="0"/>
          <w:numId w:val="8"/>
        </w:numPr>
        <w:spacing w:line="360" w:lineRule="auto"/>
        <w:ind w:firstLineChars="0"/>
        <w:rPr>
          <w:rFonts w:cs="Times New Roman"/>
        </w:rPr>
      </w:pPr>
      <w:r w:rsidRPr="004D354F">
        <w:rPr>
          <w:rFonts w:cs="Times New Roman" w:hint="eastAsia"/>
        </w:rPr>
        <w:t>超级节点</w:t>
      </w:r>
      <w:r w:rsidR="0004595D" w:rsidRPr="004D354F">
        <w:rPr>
          <w:rFonts w:cs="Times New Roman" w:hint="eastAsia"/>
        </w:rPr>
        <w:t>定期</w:t>
      </w:r>
      <w:r w:rsidR="00406050" w:rsidRPr="004D354F">
        <w:rPr>
          <w:rFonts w:cs="Times New Roman" w:hint="eastAsia"/>
        </w:rPr>
        <w:t>向</w:t>
      </w:r>
      <w:r w:rsidR="00457A58" w:rsidRPr="004D354F">
        <w:rPr>
          <w:rFonts w:cs="Times New Roman" w:hint="eastAsia"/>
        </w:rPr>
        <w:t>其管辖的具备</w:t>
      </w:r>
      <w:r w:rsidR="00406050" w:rsidRPr="004D354F">
        <w:rPr>
          <w:rFonts w:cs="Times New Roman" w:hint="eastAsia"/>
        </w:rPr>
        <w:t>抽查</w:t>
      </w:r>
      <w:r w:rsidR="00457A58" w:rsidRPr="004D354F">
        <w:rPr>
          <w:rFonts w:cs="Times New Roman" w:hint="eastAsia"/>
        </w:rPr>
        <w:t>能力的</w:t>
      </w:r>
      <w:r w:rsidR="00406050" w:rsidRPr="004D354F">
        <w:rPr>
          <w:rFonts w:cs="Times New Roman" w:hint="eastAsia"/>
        </w:rPr>
        <w:t>节点（不需要中继节点即可直接访问所有</w:t>
      </w:r>
      <w:del w:id="1232" w:author="Alex Wang" w:date="2019-04-23T21:22:00Z">
        <w:r w:rsidR="00406050" w:rsidRPr="004D354F" w:rsidDel="00AF4E7B">
          <w:rPr>
            <w:rFonts w:cs="Times New Roman" w:hint="eastAsia"/>
          </w:rPr>
          <w:delText>存储节点</w:delText>
        </w:r>
      </w:del>
      <w:ins w:id="1233" w:author="Alex Wang" w:date="2019-04-23T21:22:00Z">
        <w:r w:rsidR="00AF4E7B">
          <w:rPr>
            <w:rFonts w:cs="Times New Roman" w:hint="eastAsia"/>
          </w:rPr>
          <w:t>数据节点</w:t>
        </w:r>
      </w:ins>
      <w:r w:rsidR="00406050" w:rsidRPr="004D354F">
        <w:rPr>
          <w:rFonts w:cs="Times New Roman" w:hint="eastAsia"/>
        </w:rPr>
        <w:t>的节点）发送被</w:t>
      </w:r>
      <w:r w:rsidR="00457A58" w:rsidRPr="004D354F">
        <w:rPr>
          <w:rFonts w:cs="Times New Roman" w:hint="eastAsia"/>
        </w:rPr>
        <w:t>抽查名单（一次可以发送多个被抽查节点</w:t>
      </w:r>
      <w:r w:rsidR="00656990" w:rsidRPr="004D354F">
        <w:rPr>
          <w:rFonts w:cs="Times New Roman" w:hint="eastAsia"/>
        </w:rPr>
        <w:t>ID及其访问地址</w:t>
      </w:r>
      <w:r w:rsidR="00BC2AD2" w:rsidRPr="004D354F">
        <w:rPr>
          <w:rFonts w:cs="Times New Roman" w:hint="eastAsia"/>
        </w:rPr>
        <w:t>，以及被抽查的数据分片的h</w:t>
      </w:r>
      <w:r w:rsidR="00BC2AD2" w:rsidRPr="004D354F">
        <w:rPr>
          <w:rFonts w:cs="Times New Roman"/>
        </w:rPr>
        <w:t>ash</w:t>
      </w:r>
      <w:r w:rsidR="00BC2AD2" w:rsidRPr="004D354F">
        <w:rPr>
          <w:rFonts w:cs="Times New Roman" w:hint="eastAsia"/>
        </w:rPr>
        <w:t>值</w:t>
      </w:r>
      <w:r w:rsidR="00457A58" w:rsidRPr="004D354F">
        <w:rPr>
          <w:rFonts w:cs="Times New Roman" w:hint="eastAsia"/>
        </w:rPr>
        <w:t>），</w:t>
      </w:r>
      <w:r w:rsidR="004D354F" w:rsidRPr="004D354F">
        <w:rPr>
          <w:rFonts w:cs="Times New Roman" w:hint="eastAsia"/>
        </w:rPr>
        <w:t>被抽查名单是随机生成的。</w:t>
      </w:r>
      <w:r w:rsidR="004D354F">
        <w:rPr>
          <w:rFonts w:cs="Times New Roman" w:hint="eastAsia"/>
        </w:rPr>
        <w:t>每个抽查周期PLL</w:t>
      </w:r>
      <w:r w:rsidR="002768C6">
        <w:rPr>
          <w:rFonts w:cs="Times New Roman"/>
        </w:rPr>
        <w:t>(</w:t>
      </w:r>
      <w:r w:rsidR="002768C6">
        <w:rPr>
          <w:rFonts w:cs="Times New Roman" w:hint="eastAsia"/>
        </w:rPr>
        <w:t>例如1小时)每个</w:t>
      </w:r>
      <w:del w:id="1234" w:author="Alex Wang" w:date="2019-04-23T21:22:00Z">
        <w:r w:rsidR="002768C6" w:rsidDel="00AF4E7B">
          <w:rPr>
            <w:rFonts w:cs="Times New Roman" w:hint="eastAsia"/>
          </w:rPr>
          <w:delText>存储节点</w:delText>
        </w:r>
      </w:del>
      <w:ins w:id="1235" w:author="Alex Wang" w:date="2019-04-23T21:22:00Z">
        <w:r w:rsidR="00AF4E7B">
          <w:rPr>
            <w:rFonts w:cs="Times New Roman" w:hint="eastAsia"/>
          </w:rPr>
          <w:t>数据节点</w:t>
        </w:r>
      </w:ins>
      <w:r w:rsidR="002768C6">
        <w:rPr>
          <w:rFonts w:cs="Times New Roman" w:hint="eastAsia"/>
        </w:rPr>
        <w:t>都要被抽查一次</w:t>
      </w:r>
      <w:r w:rsidR="00FB0401">
        <w:rPr>
          <w:rFonts w:cs="Times New Roman" w:hint="eastAsia"/>
        </w:rPr>
        <w:t>（每次生成抽查名单都采用遍历所有</w:t>
      </w:r>
      <w:del w:id="1236" w:author="Alex Wang" w:date="2019-04-23T21:22:00Z">
        <w:r w:rsidR="00FB0401" w:rsidDel="00AF4E7B">
          <w:rPr>
            <w:rFonts w:cs="Times New Roman" w:hint="eastAsia"/>
          </w:rPr>
          <w:delText>存储节点</w:delText>
        </w:r>
      </w:del>
      <w:ins w:id="1237" w:author="Alex Wang" w:date="2019-04-23T21:22:00Z">
        <w:r w:rsidR="00AF4E7B">
          <w:rPr>
            <w:rFonts w:cs="Times New Roman" w:hint="eastAsia"/>
          </w:rPr>
          <w:t>数据节点</w:t>
        </w:r>
      </w:ins>
      <w:r w:rsidR="00FB0401">
        <w:rPr>
          <w:rFonts w:cs="Times New Roman" w:hint="eastAsia"/>
        </w:rPr>
        <w:t>，随机</w:t>
      </w:r>
      <w:r w:rsidR="00B60418">
        <w:rPr>
          <w:rFonts w:cs="Times New Roman" w:hint="eastAsia"/>
        </w:rPr>
        <w:t>产生</w:t>
      </w:r>
      <w:r w:rsidR="00362096">
        <w:rPr>
          <w:rFonts w:cs="Times New Roman" w:hint="eastAsia"/>
        </w:rPr>
        <w:t>对应</w:t>
      </w:r>
      <w:r w:rsidR="00B60418">
        <w:rPr>
          <w:rFonts w:cs="Times New Roman" w:hint="eastAsia"/>
        </w:rPr>
        <w:t>抽查节点的方式</w:t>
      </w:r>
      <w:r w:rsidR="00FB0401">
        <w:rPr>
          <w:rFonts w:cs="Times New Roman" w:hint="eastAsia"/>
        </w:rPr>
        <w:t>）</w:t>
      </w:r>
      <w:r w:rsidR="007E4E8C">
        <w:rPr>
          <w:rFonts w:cs="Times New Roman" w:hint="eastAsia"/>
        </w:rPr>
        <w:t>，然后再随机指定存储在该</w:t>
      </w:r>
      <w:del w:id="1238" w:author="Alex Wang" w:date="2019-04-23T21:22:00Z">
        <w:r w:rsidR="007E4E8C" w:rsidDel="00AF4E7B">
          <w:rPr>
            <w:rFonts w:cs="Times New Roman" w:hint="eastAsia"/>
          </w:rPr>
          <w:delText>存储节点</w:delText>
        </w:r>
      </w:del>
      <w:ins w:id="1239" w:author="Alex Wang" w:date="2019-04-23T21:22:00Z">
        <w:r w:rsidR="00AF4E7B">
          <w:rPr>
            <w:rFonts w:cs="Times New Roman" w:hint="eastAsia"/>
          </w:rPr>
          <w:t>数据节点</w:t>
        </w:r>
      </w:ins>
      <w:r w:rsidR="007E4E8C">
        <w:rPr>
          <w:rFonts w:cs="Times New Roman" w:hint="eastAsia"/>
        </w:rPr>
        <w:t>上的被抽查数据分片。</w:t>
      </w:r>
    </w:p>
    <w:p w14:paraId="5569747C" w14:textId="77777777" w:rsidR="0068250F" w:rsidRDefault="004D354F" w:rsidP="004D354F">
      <w:pPr>
        <w:pStyle w:val="a4"/>
        <w:numPr>
          <w:ilvl w:val="0"/>
          <w:numId w:val="8"/>
        </w:numPr>
        <w:spacing w:line="360" w:lineRule="auto"/>
        <w:ind w:firstLineChars="0"/>
        <w:rPr>
          <w:rFonts w:cs="Times New Roman"/>
        </w:rPr>
      </w:pPr>
      <w:r>
        <w:rPr>
          <w:rFonts w:cs="Times New Roman" w:hint="eastAsia"/>
        </w:rPr>
        <w:t>抽查节点接收到超级节点下发的抽查指令后，</w:t>
      </w:r>
      <w:r w:rsidR="0068250F">
        <w:rPr>
          <w:rFonts w:cs="Times New Roman" w:hint="eastAsia"/>
        </w:rPr>
        <w:t>将抽查名单加入到抽查队列中；</w:t>
      </w:r>
    </w:p>
    <w:p w14:paraId="3414685A" w14:textId="15B0E5A8" w:rsidR="004D354F" w:rsidRDefault="00287728" w:rsidP="004D354F">
      <w:pPr>
        <w:pStyle w:val="a4"/>
        <w:numPr>
          <w:ilvl w:val="0"/>
          <w:numId w:val="8"/>
        </w:numPr>
        <w:spacing w:line="360" w:lineRule="auto"/>
        <w:ind w:firstLineChars="0"/>
        <w:rPr>
          <w:rFonts w:cs="Times New Roman"/>
        </w:rPr>
      </w:pPr>
      <w:r>
        <w:rPr>
          <w:rFonts w:cs="Times New Roman" w:hint="eastAsia"/>
        </w:rPr>
        <w:t>抽查节点在</w:t>
      </w:r>
      <w:r w:rsidR="0068250F">
        <w:rPr>
          <w:rFonts w:cs="Times New Roman" w:hint="eastAsia"/>
        </w:rPr>
        <w:t>每个</w:t>
      </w:r>
      <w:r>
        <w:rPr>
          <w:rFonts w:cs="Times New Roman" w:hint="eastAsia"/>
        </w:rPr>
        <w:t>抽查周期从抽查队列中取一项，</w:t>
      </w:r>
      <w:r w:rsidR="0068250F">
        <w:rPr>
          <w:rFonts w:cs="Times New Roman" w:hint="eastAsia"/>
        </w:rPr>
        <w:t>向被抽查节点发送数据读取指令，读取指定的数据分片，然后验证该数据分片的h</w:t>
      </w:r>
      <w:r w:rsidR="0068250F">
        <w:rPr>
          <w:rFonts w:cs="Times New Roman"/>
        </w:rPr>
        <w:t>ash</w:t>
      </w:r>
      <w:r w:rsidR="0068250F">
        <w:rPr>
          <w:rFonts w:cs="Times New Roman" w:hint="eastAsia"/>
        </w:rPr>
        <w:t>值是否与指定的h</w:t>
      </w:r>
      <w:r w:rsidR="0068250F">
        <w:rPr>
          <w:rFonts w:cs="Times New Roman"/>
        </w:rPr>
        <w:t>ash</w:t>
      </w:r>
      <w:r w:rsidR="0068250F">
        <w:rPr>
          <w:rFonts w:cs="Times New Roman" w:hint="eastAsia"/>
        </w:rPr>
        <w:t>值相同。</w:t>
      </w:r>
    </w:p>
    <w:p w14:paraId="3E6727E9" w14:textId="17CF5417" w:rsidR="00E54AAC" w:rsidRDefault="00E54AAC" w:rsidP="004D354F">
      <w:pPr>
        <w:pStyle w:val="a4"/>
        <w:numPr>
          <w:ilvl w:val="0"/>
          <w:numId w:val="8"/>
        </w:numPr>
        <w:spacing w:line="360" w:lineRule="auto"/>
        <w:ind w:firstLineChars="0"/>
        <w:rPr>
          <w:rFonts w:cs="Times New Roman"/>
        </w:rPr>
      </w:pPr>
      <w:r>
        <w:rPr>
          <w:rFonts w:cs="Times New Roman" w:hint="eastAsia"/>
        </w:rPr>
        <w:t>在下一次超级节点发送抽查名单时，抽查节点向超级节点反馈之前的抽查结果</w:t>
      </w:r>
      <w:r w:rsidR="00B25809">
        <w:rPr>
          <w:rFonts w:cs="Times New Roman" w:hint="eastAsia"/>
        </w:rPr>
        <w:t>。对于</w:t>
      </w:r>
      <w:r w:rsidR="00FC6877">
        <w:rPr>
          <w:rFonts w:cs="Times New Roman" w:hint="eastAsia"/>
        </w:rPr>
        <w:t>未通过</w:t>
      </w:r>
      <w:r w:rsidR="00B25809">
        <w:rPr>
          <w:rFonts w:cs="Times New Roman" w:hint="eastAsia"/>
        </w:rPr>
        <w:t>抽查</w:t>
      </w:r>
      <w:r w:rsidR="00FC6877">
        <w:rPr>
          <w:rFonts w:cs="Times New Roman" w:hint="eastAsia"/>
        </w:rPr>
        <w:t>的</w:t>
      </w:r>
      <w:del w:id="1240" w:author="Alex Wang" w:date="2019-04-23T21:22:00Z">
        <w:r w:rsidR="00FC6877" w:rsidDel="00AF4E7B">
          <w:rPr>
            <w:rFonts w:cs="Times New Roman" w:hint="eastAsia"/>
          </w:rPr>
          <w:delText>存储节点</w:delText>
        </w:r>
      </w:del>
      <w:ins w:id="1241" w:author="Alex Wang" w:date="2019-04-23T21:22:00Z">
        <w:r w:rsidR="00AF4E7B">
          <w:rPr>
            <w:rFonts w:cs="Times New Roman" w:hint="eastAsia"/>
          </w:rPr>
          <w:t>数据节点</w:t>
        </w:r>
      </w:ins>
      <w:r w:rsidR="00FC6877">
        <w:rPr>
          <w:rFonts w:cs="Times New Roman" w:hint="eastAsia"/>
        </w:rPr>
        <w:t>，超级节点将</w:t>
      </w:r>
      <w:r w:rsidR="00AA0C72">
        <w:rPr>
          <w:rFonts w:cs="Times New Roman" w:hint="eastAsia"/>
        </w:rPr>
        <w:t>进行</w:t>
      </w:r>
      <w:r w:rsidR="00FC6877">
        <w:rPr>
          <w:rFonts w:cs="Times New Roman" w:hint="eastAsia"/>
        </w:rPr>
        <w:t>核实</w:t>
      </w:r>
      <w:r w:rsidR="00F53397">
        <w:rPr>
          <w:rFonts w:cs="Times New Roman" w:hint="eastAsia"/>
        </w:rPr>
        <w:t>。如果</w:t>
      </w:r>
      <w:r w:rsidR="00B67C33">
        <w:rPr>
          <w:rFonts w:cs="Times New Roman" w:hint="eastAsia"/>
        </w:rPr>
        <w:t>该</w:t>
      </w:r>
      <w:del w:id="1242" w:author="Alex Wang" w:date="2019-04-23T21:22:00Z">
        <w:r w:rsidR="00B67C33" w:rsidDel="00AF4E7B">
          <w:rPr>
            <w:rFonts w:cs="Times New Roman" w:hint="eastAsia"/>
          </w:rPr>
          <w:delText>存储节点</w:delText>
        </w:r>
      </w:del>
      <w:ins w:id="1243" w:author="Alex Wang" w:date="2019-04-23T21:22:00Z">
        <w:r w:rsidR="00AF4E7B">
          <w:rPr>
            <w:rFonts w:cs="Times New Roman" w:hint="eastAsia"/>
          </w:rPr>
          <w:t>数据节点</w:t>
        </w:r>
      </w:ins>
      <w:r w:rsidR="00F53397">
        <w:rPr>
          <w:rFonts w:cs="Times New Roman" w:hint="eastAsia"/>
        </w:rPr>
        <w:t>通过了</w:t>
      </w:r>
      <w:r w:rsidR="00B67C33">
        <w:rPr>
          <w:rFonts w:cs="Times New Roman" w:hint="eastAsia"/>
        </w:rPr>
        <w:t>超级节点的核实</w:t>
      </w:r>
      <w:r w:rsidR="00AA0C72">
        <w:rPr>
          <w:rFonts w:cs="Times New Roman" w:hint="eastAsia"/>
        </w:rPr>
        <w:t>（例如连续抽查1</w:t>
      </w:r>
      <w:r w:rsidR="00AA0C72">
        <w:rPr>
          <w:rFonts w:cs="Times New Roman"/>
        </w:rPr>
        <w:t>00</w:t>
      </w:r>
      <w:r w:rsidR="00AA0C72">
        <w:rPr>
          <w:rFonts w:cs="Times New Roman" w:hint="eastAsia"/>
        </w:rPr>
        <w:t>次</w:t>
      </w:r>
      <w:r w:rsidR="00B67C33">
        <w:rPr>
          <w:rFonts w:cs="Times New Roman" w:hint="eastAsia"/>
        </w:rPr>
        <w:t>都正确</w:t>
      </w:r>
      <w:r w:rsidR="00AA0C72">
        <w:rPr>
          <w:rFonts w:cs="Times New Roman" w:hint="eastAsia"/>
        </w:rPr>
        <w:t>），</w:t>
      </w:r>
      <w:r w:rsidR="00B67C33">
        <w:rPr>
          <w:rFonts w:cs="Times New Roman" w:hint="eastAsia"/>
        </w:rPr>
        <w:t>则</w:t>
      </w:r>
      <w:r w:rsidR="00C10823">
        <w:rPr>
          <w:rFonts w:cs="Times New Roman" w:hint="eastAsia"/>
        </w:rPr>
        <w:t>不处罚，但是留下记录供今后类似判断时使用。如果该</w:t>
      </w:r>
      <w:del w:id="1244" w:author="Alex Wang" w:date="2019-04-23T21:22:00Z">
        <w:r w:rsidR="00C10823" w:rsidDel="00AF4E7B">
          <w:rPr>
            <w:rFonts w:cs="Times New Roman" w:hint="eastAsia"/>
          </w:rPr>
          <w:delText>存储节点</w:delText>
        </w:r>
      </w:del>
      <w:ins w:id="1245" w:author="Alex Wang" w:date="2019-04-23T21:22:00Z">
        <w:r w:rsidR="00AF4E7B">
          <w:rPr>
            <w:rFonts w:cs="Times New Roman" w:hint="eastAsia"/>
          </w:rPr>
          <w:t>数据节点</w:t>
        </w:r>
      </w:ins>
      <w:r w:rsidR="00C10823">
        <w:rPr>
          <w:rFonts w:cs="Times New Roman" w:hint="eastAsia"/>
        </w:rPr>
        <w:t>经</w:t>
      </w:r>
      <w:r w:rsidR="00E70BCE">
        <w:rPr>
          <w:rFonts w:cs="Times New Roman" w:hint="eastAsia"/>
        </w:rPr>
        <w:t>核实属于恶意下线（例如4</w:t>
      </w:r>
      <w:r w:rsidR="00E70BCE">
        <w:rPr>
          <w:rFonts w:cs="Times New Roman"/>
        </w:rPr>
        <w:t>8</w:t>
      </w:r>
      <w:r w:rsidR="00E70BCE">
        <w:rPr>
          <w:rFonts w:cs="Times New Roman" w:hint="eastAsia"/>
        </w:rPr>
        <w:t>小时都不在线），则没收押金，踢出</w:t>
      </w:r>
      <w:del w:id="1246" w:author="Alex Wang" w:date="2019-04-23T21:22:00Z">
        <w:r w:rsidR="00E70BCE" w:rsidDel="00AF4E7B">
          <w:rPr>
            <w:rFonts w:cs="Times New Roman" w:hint="eastAsia"/>
          </w:rPr>
          <w:delText>存储节点</w:delText>
        </w:r>
      </w:del>
      <w:ins w:id="1247" w:author="Alex Wang" w:date="2019-04-23T21:22:00Z">
        <w:r w:rsidR="00AF4E7B">
          <w:rPr>
            <w:rFonts w:cs="Times New Roman" w:hint="eastAsia"/>
          </w:rPr>
          <w:t>数据节点</w:t>
        </w:r>
      </w:ins>
      <w:r w:rsidR="00E70BCE">
        <w:rPr>
          <w:rFonts w:cs="Times New Roman" w:hint="eastAsia"/>
        </w:rPr>
        <w:t>名单；如果经</w:t>
      </w:r>
      <w:r w:rsidR="00261E94">
        <w:rPr>
          <w:rFonts w:cs="Times New Roman" w:hint="eastAsia"/>
        </w:rPr>
        <w:t>核实</w:t>
      </w:r>
      <w:r w:rsidR="00365BC3">
        <w:rPr>
          <w:rFonts w:cs="Times New Roman" w:hint="eastAsia"/>
        </w:rPr>
        <w:t>属于临时故障，但数据重建已经开始了，则</w:t>
      </w:r>
      <w:r w:rsidR="00D0519B">
        <w:rPr>
          <w:rFonts w:cs="Times New Roman" w:hint="eastAsia"/>
        </w:rPr>
        <w:t>仅</w:t>
      </w:r>
      <w:r w:rsidR="00365BC3">
        <w:rPr>
          <w:rFonts w:cs="Times New Roman" w:hint="eastAsia"/>
        </w:rPr>
        <w:t>扣除数据</w:t>
      </w:r>
      <w:r w:rsidR="00D0519B">
        <w:rPr>
          <w:rFonts w:cs="Times New Roman" w:hint="eastAsia"/>
        </w:rPr>
        <w:t>重建费用，该</w:t>
      </w:r>
      <w:del w:id="1248" w:author="Alex Wang" w:date="2019-04-23T21:22:00Z">
        <w:r w:rsidR="00D0519B" w:rsidDel="00AF4E7B">
          <w:rPr>
            <w:rFonts w:cs="Times New Roman" w:hint="eastAsia"/>
          </w:rPr>
          <w:delText>存储节点</w:delText>
        </w:r>
      </w:del>
      <w:ins w:id="1249" w:author="Alex Wang" w:date="2019-04-23T21:22:00Z">
        <w:r w:rsidR="00AF4E7B">
          <w:rPr>
            <w:rFonts w:cs="Times New Roman" w:hint="eastAsia"/>
          </w:rPr>
          <w:t>数据节点</w:t>
        </w:r>
      </w:ins>
      <w:r w:rsidR="00D0519B">
        <w:rPr>
          <w:rFonts w:cs="Times New Roman" w:hint="eastAsia"/>
        </w:rPr>
        <w:t>从零开始重新接单，无其它惩罚（这样允许</w:t>
      </w:r>
      <w:r w:rsidR="003100A1">
        <w:rPr>
          <w:rFonts w:cs="Times New Roman" w:hint="eastAsia"/>
        </w:rPr>
        <w:t>不是特别稳定的</w:t>
      </w:r>
      <w:del w:id="1250" w:author="Alex Wang" w:date="2019-04-23T21:22:00Z">
        <w:r w:rsidR="003100A1" w:rsidDel="00AF4E7B">
          <w:rPr>
            <w:rFonts w:cs="Times New Roman" w:hint="eastAsia"/>
          </w:rPr>
          <w:delText>存储节点</w:delText>
        </w:r>
      </w:del>
      <w:ins w:id="1251" w:author="Alex Wang" w:date="2019-04-23T21:22:00Z">
        <w:r w:rsidR="00AF4E7B">
          <w:rPr>
            <w:rFonts w:cs="Times New Roman" w:hint="eastAsia"/>
          </w:rPr>
          <w:t>数据节点</w:t>
        </w:r>
      </w:ins>
      <w:r w:rsidR="003100A1">
        <w:rPr>
          <w:rFonts w:cs="Times New Roman" w:hint="eastAsia"/>
        </w:rPr>
        <w:t>加入进来</w:t>
      </w:r>
      <w:r w:rsidR="00101DAF">
        <w:rPr>
          <w:rFonts w:cs="Times New Roman" w:hint="eastAsia"/>
        </w:rPr>
        <w:t>，从而降低整个系统的平均存储成本</w:t>
      </w:r>
      <w:r w:rsidR="00D0519B">
        <w:rPr>
          <w:rFonts w:cs="Times New Roman" w:hint="eastAsia"/>
        </w:rPr>
        <w:t>）；</w:t>
      </w:r>
      <w:r w:rsidR="00101DAF">
        <w:rPr>
          <w:rFonts w:cs="Times New Roman" w:hint="eastAsia"/>
        </w:rPr>
        <w:t>如果在数据重建前恢复正常，则</w:t>
      </w:r>
      <w:r w:rsidR="00201C51">
        <w:rPr>
          <w:rFonts w:cs="Times New Roman" w:hint="eastAsia"/>
        </w:rPr>
        <w:t>不做任何惩罚；</w:t>
      </w:r>
      <w:r w:rsidR="002F7E75">
        <w:rPr>
          <w:rFonts w:cs="Times New Roman" w:hint="eastAsia"/>
        </w:rPr>
        <w:t>对于矿池，只要同时故障率低于PFR</w:t>
      </w:r>
      <w:r w:rsidR="002F7E75">
        <w:rPr>
          <w:rFonts w:cs="Times New Roman"/>
        </w:rPr>
        <w:t>(</w:t>
      </w:r>
      <w:r w:rsidR="002F7E75">
        <w:rPr>
          <w:rFonts w:cs="Times New Roman" w:hint="eastAsia"/>
        </w:rPr>
        <w:t>例如5%)，则不做任何惩罚。</w:t>
      </w:r>
    </w:p>
    <w:p w14:paraId="1E366E61" w14:textId="77777777" w:rsidR="00E13F5C" w:rsidRDefault="00E13F5C" w:rsidP="00F454F6">
      <w:pPr>
        <w:spacing w:line="360" w:lineRule="auto"/>
        <w:rPr>
          <w:rFonts w:cs="Times New Roman"/>
        </w:rPr>
      </w:pPr>
    </w:p>
    <w:p w14:paraId="1A132648" w14:textId="62E249CF" w:rsidR="00F454F6" w:rsidRDefault="00F454F6" w:rsidP="00F454F6">
      <w:pPr>
        <w:spacing w:line="360" w:lineRule="auto"/>
        <w:rPr>
          <w:rFonts w:cs="Times New Roman"/>
        </w:rPr>
      </w:pPr>
      <w:r w:rsidRPr="00F454F6">
        <w:rPr>
          <w:rFonts w:cs="Times New Roman" w:hint="eastAsia"/>
        </w:rPr>
        <w:t>（</w:t>
      </w:r>
      <w:r w:rsidR="000A2437">
        <w:rPr>
          <w:rFonts w:cs="Times New Roman"/>
        </w:rPr>
        <w:t>5</w:t>
      </w:r>
      <w:r w:rsidRPr="00F454F6">
        <w:rPr>
          <w:rFonts w:cs="Times New Roman" w:hint="eastAsia"/>
        </w:rPr>
        <w:t>）</w:t>
      </w:r>
      <w:r>
        <w:rPr>
          <w:rFonts w:cs="Times New Roman" w:hint="eastAsia"/>
        </w:rPr>
        <w:t>数据重建</w:t>
      </w:r>
    </w:p>
    <w:p w14:paraId="71DB9BC7" w14:textId="43246FC2" w:rsidR="00F454F6" w:rsidRDefault="00BB474B" w:rsidP="00F454F6">
      <w:pPr>
        <w:spacing w:line="360" w:lineRule="auto"/>
        <w:rPr>
          <w:rFonts w:cs="Times New Roman"/>
        </w:rPr>
      </w:pPr>
      <w:del w:id="1252" w:author="Alex Wang" w:date="2019-04-23T21:22:00Z">
        <w:r w:rsidDel="00AF4E7B">
          <w:rPr>
            <w:rFonts w:cs="Times New Roman" w:hint="eastAsia"/>
          </w:rPr>
          <w:delText>存储节点</w:delText>
        </w:r>
      </w:del>
      <w:ins w:id="1253" w:author="Alex Wang" w:date="2019-04-23T21:22:00Z">
        <w:r w:rsidR="00AF4E7B">
          <w:rPr>
            <w:rFonts w:cs="Times New Roman" w:hint="eastAsia"/>
          </w:rPr>
          <w:t>数据节点</w:t>
        </w:r>
      </w:ins>
      <w:r>
        <w:rPr>
          <w:rFonts w:cs="Times New Roman" w:hint="eastAsia"/>
        </w:rPr>
        <w:t>收到超级节点的数据重建任务后，</w:t>
      </w:r>
      <w:r w:rsidR="00B13B54">
        <w:rPr>
          <w:rFonts w:cs="Times New Roman" w:hint="eastAsia"/>
        </w:rPr>
        <w:t>对每个需要重建的数据分片，</w:t>
      </w:r>
      <w:r w:rsidR="005A3F22">
        <w:rPr>
          <w:rFonts w:cs="Times New Roman" w:hint="eastAsia"/>
        </w:rPr>
        <w:t>从其它</w:t>
      </w:r>
      <w:del w:id="1254" w:author="Alex Wang" w:date="2019-04-23T21:22:00Z">
        <w:r w:rsidR="005A3F22" w:rsidDel="00AF4E7B">
          <w:rPr>
            <w:rFonts w:cs="Times New Roman" w:hint="eastAsia"/>
          </w:rPr>
          <w:delText>存储节点</w:delText>
        </w:r>
      </w:del>
      <w:ins w:id="1255" w:author="Alex Wang" w:date="2019-04-23T21:22:00Z">
        <w:r w:rsidR="00AF4E7B">
          <w:rPr>
            <w:rFonts w:cs="Times New Roman" w:hint="eastAsia"/>
          </w:rPr>
          <w:t>数据节点</w:t>
        </w:r>
      </w:ins>
      <w:r w:rsidR="00D732A6">
        <w:rPr>
          <w:rFonts w:cs="Times New Roman" w:hint="eastAsia"/>
        </w:rPr>
        <w:t>读</w:t>
      </w:r>
      <w:r w:rsidR="00D732A6">
        <w:rPr>
          <w:rFonts w:cs="Times New Roman" w:hint="eastAsia"/>
        </w:rPr>
        <w:lastRenderedPageBreak/>
        <w:t>取</w:t>
      </w:r>
      <w:r w:rsidR="00FC395C">
        <w:rPr>
          <w:rFonts w:cs="Times New Roman" w:hint="eastAsia"/>
        </w:rPr>
        <w:t>同一数据块的</w:t>
      </w:r>
      <w:r w:rsidR="00D732A6">
        <w:rPr>
          <w:rFonts w:cs="Times New Roman" w:hint="eastAsia"/>
        </w:rPr>
        <w:t>其它分片信息，</w:t>
      </w:r>
      <w:r w:rsidR="005A3F22">
        <w:rPr>
          <w:rFonts w:cs="Times New Roman" w:hint="eastAsia"/>
        </w:rPr>
        <w:t>收集到足够多的数据分片后，</w:t>
      </w:r>
      <w:r w:rsidR="00D732A6">
        <w:rPr>
          <w:rFonts w:cs="Times New Roman" w:hint="eastAsia"/>
        </w:rPr>
        <w:t>还原出丢失的</w:t>
      </w:r>
      <w:r w:rsidR="007303F9">
        <w:rPr>
          <w:rFonts w:cs="Times New Roman" w:hint="eastAsia"/>
        </w:rPr>
        <w:t>数据分片</w:t>
      </w:r>
      <w:r w:rsidR="00D732A6">
        <w:rPr>
          <w:rFonts w:cs="Times New Roman" w:hint="eastAsia"/>
        </w:rPr>
        <w:t>，存入本地。</w:t>
      </w:r>
      <w:r w:rsidR="0077279B">
        <w:rPr>
          <w:rFonts w:cs="Times New Roman" w:hint="eastAsia"/>
        </w:rPr>
        <w:t>最后</w:t>
      </w:r>
      <w:r w:rsidR="00D732A6">
        <w:rPr>
          <w:rFonts w:cs="Times New Roman" w:hint="eastAsia"/>
        </w:rPr>
        <w:t>将重建结果反馈给超级节点</w:t>
      </w:r>
      <w:del w:id="1256" w:author="Alex Wang" w:date="2019-04-03T13:11:00Z">
        <w:r w:rsidR="00E27465" w:rsidDel="00427C59">
          <w:rPr>
            <w:rFonts w:cs="Times New Roman" w:hint="eastAsia"/>
          </w:rPr>
          <w:delText>BPM</w:delText>
        </w:r>
      </w:del>
      <w:ins w:id="1257" w:author="Alex Wang" w:date="2019-04-03T13:11:00Z">
        <w:r w:rsidR="00427C59">
          <w:rPr>
            <w:rFonts w:cs="Times New Roman" w:hint="eastAsia"/>
          </w:rPr>
          <w:t>SNM</w:t>
        </w:r>
      </w:ins>
    </w:p>
    <w:p w14:paraId="3CF72639" w14:textId="77777777" w:rsidR="009738F7" w:rsidRPr="00F454F6" w:rsidRDefault="009738F7" w:rsidP="00F454F6">
      <w:pPr>
        <w:spacing w:line="360" w:lineRule="auto"/>
        <w:rPr>
          <w:rFonts w:cs="Times New Roman"/>
        </w:rPr>
      </w:pPr>
    </w:p>
    <w:p w14:paraId="15734362" w14:textId="67E04DB3" w:rsidR="007D010C" w:rsidRPr="007D010C" w:rsidRDefault="007D010C" w:rsidP="007D010C">
      <w:pPr>
        <w:spacing w:line="360" w:lineRule="auto"/>
        <w:rPr>
          <w:rFonts w:cs="Times New Roman"/>
        </w:rPr>
      </w:pPr>
      <w:r w:rsidRPr="007D010C">
        <w:rPr>
          <w:rFonts w:cs="Times New Roman"/>
        </w:rPr>
        <w:t>(</w:t>
      </w:r>
      <w:r w:rsidR="009738F7">
        <w:rPr>
          <w:rFonts w:cs="Times New Roman"/>
        </w:rPr>
        <w:t>6</w:t>
      </w:r>
      <w:r w:rsidRPr="007D010C">
        <w:rPr>
          <w:rFonts w:cs="Times New Roman"/>
        </w:rPr>
        <w:t xml:space="preserve">) </w:t>
      </w:r>
      <w:del w:id="1258" w:author="Alex Wang" w:date="2019-04-23T21:22:00Z">
        <w:r w:rsidRPr="007D010C" w:rsidDel="00AF4E7B">
          <w:rPr>
            <w:rFonts w:cs="Times New Roman" w:hint="eastAsia"/>
          </w:rPr>
          <w:delText>存储节点</w:delText>
        </w:r>
      </w:del>
      <w:ins w:id="1259" w:author="Alex Wang" w:date="2019-04-23T21:22:00Z">
        <w:r w:rsidR="00AF4E7B">
          <w:rPr>
            <w:rFonts w:cs="Times New Roman" w:hint="eastAsia"/>
          </w:rPr>
          <w:t>数据节点</w:t>
        </w:r>
      </w:ins>
      <w:r w:rsidRPr="007D010C">
        <w:rPr>
          <w:rFonts w:cs="Times New Roman" w:hint="eastAsia"/>
        </w:rPr>
        <w:t>的数据结构：</w:t>
      </w:r>
    </w:p>
    <w:p w14:paraId="5CFC78DA" w14:textId="7AE37B7A" w:rsidR="002E7410" w:rsidRDefault="007D010C" w:rsidP="002E7410">
      <w:pPr>
        <w:spacing w:line="360" w:lineRule="auto"/>
        <w:rPr>
          <w:rFonts w:cs="Times New Roman"/>
        </w:rPr>
      </w:pPr>
      <w:r w:rsidRPr="007D010C">
        <w:rPr>
          <w:rFonts w:cs="Times New Roman"/>
        </w:rPr>
        <w:tab/>
      </w:r>
      <w:del w:id="1260" w:author="Alex Wang" w:date="2019-04-23T21:22:00Z">
        <w:r w:rsidRPr="007D010C" w:rsidDel="00AF4E7B">
          <w:rPr>
            <w:rFonts w:cs="Times New Roman" w:hint="eastAsia"/>
          </w:rPr>
          <w:delText>存储节点</w:delText>
        </w:r>
      </w:del>
      <w:ins w:id="1261" w:author="Alex Wang" w:date="2019-04-23T21:22:00Z">
        <w:r w:rsidR="00AF4E7B">
          <w:rPr>
            <w:rFonts w:cs="Times New Roman" w:hint="eastAsia"/>
          </w:rPr>
          <w:t>数据节点</w:t>
        </w:r>
      </w:ins>
      <w:r w:rsidRPr="007D010C">
        <w:rPr>
          <w:rFonts w:cs="Times New Roman" w:hint="eastAsia"/>
        </w:rPr>
        <w:t>有</w:t>
      </w:r>
      <w:r w:rsidR="007424EA">
        <w:rPr>
          <w:rFonts w:cs="Times New Roman" w:hint="eastAsia"/>
        </w:rPr>
        <w:t>至少</w:t>
      </w:r>
      <w:r w:rsidRPr="007D010C">
        <w:rPr>
          <w:rFonts w:cs="Times New Roman" w:hint="eastAsia"/>
        </w:rPr>
        <w:t>两块盘，一块系统盘加载文件系统装系统文件</w:t>
      </w:r>
      <w:r w:rsidRPr="007D010C">
        <w:rPr>
          <w:rFonts w:cs="Times New Roman"/>
        </w:rPr>
        <w:t>(</w:t>
      </w:r>
      <w:r w:rsidRPr="007D010C">
        <w:rPr>
          <w:rFonts w:cs="Times New Roman" w:hint="eastAsia"/>
        </w:rPr>
        <w:t>简化版</w:t>
      </w:r>
      <w:r w:rsidRPr="007D010C">
        <w:rPr>
          <w:rFonts w:cs="Times New Roman"/>
        </w:rPr>
        <w:t>Linux</w:t>
      </w:r>
      <w:r w:rsidRPr="007D010C">
        <w:rPr>
          <w:rFonts w:cs="Times New Roman" w:hint="eastAsia"/>
        </w:rPr>
        <w:t>加</w:t>
      </w:r>
      <w:del w:id="1262" w:author="Alex Wang" w:date="2019-04-23T21:22:00Z">
        <w:r w:rsidRPr="007D010C" w:rsidDel="00AF4E7B">
          <w:rPr>
            <w:rFonts w:cs="Times New Roman" w:hint="eastAsia"/>
          </w:rPr>
          <w:delText>存储节点</w:delText>
        </w:r>
      </w:del>
      <w:ins w:id="1263" w:author="Alex Wang" w:date="2019-04-23T21:22:00Z">
        <w:r w:rsidR="00AF4E7B">
          <w:rPr>
            <w:rFonts w:cs="Times New Roman" w:hint="eastAsia"/>
          </w:rPr>
          <w:t>数据节点</w:t>
        </w:r>
      </w:ins>
      <w:r w:rsidRPr="007D010C">
        <w:rPr>
          <w:rFonts w:cs="Times New Roman" w:hint="eastAsia"/>
        </w:rPr>
        <w:t>程序</w:t>
      </w:r>
      <w:r w:rsidRPr="007D010C">
        <w:rPr>
          <w:rFonts w:cs="Times New Roman"/>
        </w:rPr>
        <w:t>)</w:t>
      </w:r>
      <w:r w:rsidRPr="007D010C">
        <w:rPr>
          <w:rFonts w:cs="Times New Roman" w:hint="eastAsia"/>
        </w:rPr>
        <w:t>，</w:t>
      </w:r>
      <w:r w:rsidR="00573D39">
        <w:rPr>
          <w:rFonts w:cs="Times New Roman" w:hint="eastAsia"/>
        </w:rPr>
        <w:t>以及索引文件，</w:t>
      </w:r>
      <w:r w:rsidRPr="007D010C">
        <w:rPr>
          <w:rFonts w:cs="Times New Roman" w:hint="eastAsia"/>
        </w:rPr>
        <w:t>一块</w:t>
      </w:r>
      <w:r w:rsidR="008E10B5">
        <w:rPr>
          <w:rFonts w:cs="Times New Roman" w:hint="eastAsia"/>
        </w:rPr>
        <w:t>或多块</w:t>
      </w:r>
      <w:r w:rsidRPr="007D010C">
        <w:rPr>
          <w:rFonts w:cs="Times New Roman" w:hint="eastAsia"/>
        </w:rPr>
        <w:t>数据盘是裸的块设备，没有格式化成任何文件系统</w:t>
      </w:r>
      <w:r w:rsidR="002E7410">
        <w:rPr>
          <w:rFonts w:cs="Times New Roman" w:hint="eastAsia"/>
        </w:rPr>
        <w:t>。作数据盘的</w:t>
      </w:r>
      <w:proofErr w:type="gramStart"/>
      <w:r w:rsidR="002E7410">
        <w:rPr>
          <w:rFonts w:cs="Times New Roman" w:hint="eastAsia"/>
        </w:rPr>
        <w:t>块设备</w:t>
      </w:r>
      <w:proofErr w:type="gramEnd"/>
      <w:r w:rsidR="002E7410">
        <w:rPr>
          <w:rFonts w:cs="Times New Roman" w:hint="eastAsia"/>
        </w:rPr>
        <w:t>可以是一块物理硬盘，可以是硬盘的一个分区，也可以是一个大文件映射得到的，有多种灵活方式处理</w:t>
      </w:r>
      <w:r w:rsidR="00CD2096">
        <w:rPr>
          <w:rFonts w:cs="Times New Roman" w:hint="eastAsia"/>
        </w:rPr>
        <w:t>，而且减少了一层文件系统，不仅提高了性能，也减少了文件系统的空间开销</w:t>
      </w:r>
      <w:r w:rsidR="002E7410">
        <w:rPr>
          <w:rFonts w:cs="Times New Roman" w:hint="eastAsia"/>
        </w:rPr>
        <w:t>。</w:t>
      </w:r>
    </w:p>
    <w:p w14:paraId="2D73A7F2" w14:textId="42C71D76" w:rsidR="00DF561B" w:rsidRDefault="00DF561B" w:rsidP="002E7410">
      <w:pPr>
        <w:spacing w:line="360" w:lineRule="auto"/>
        <w:rPr>
          <w:rFonts w:cs="Times New Roman"/>
        </w:rPr>
      </w:pPr>
      <w:r>
        <w:rPr>
          <w:noProof/>
        </w:rPr>
        <w:drawing>
          <wp:inline distT="0" distB="0" distL="0" distR="0" wp14:anchorId="6BC21FCA" wp14:editId="22C05FC2">
            <wp:extent cx="5274310" cy="3817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17620"/>
                    </a:xfrm>
                    <a:prstGeom prst="rect">
                      <a:avLst/>
                    </a:prstGeom>
                  </pic:spPr>
                </pic:pic>
              </a:graphicData>
            </a:graphic>
          </wp:inline>
        </w:drawing>
      </w:r>
    </w:p>
    <w:p w14:paraId="05BD81AD" w14:textId="19922D1A" w:rsidR="00CF6470" w:rsidRDefault="00CF6470" w:rsidP="007D010C">
      <w:pPr>
        <w:spacing w:line="360" w:lineRule="auto"/>
        <w:rPr>
          <w:rFonts w:cs="Times New Roman"/>
        </w:rPr>
      </w:pPr>
      <w:r>
        <w:rPr>
          <w:rFonts w:cs="Times New Roman" w:hint="eastAsia"/>
        </w:rPr>
        <w:t>索引文件</w:t>
      </w:r>
      <w:r w:rsidR="00F42045">
        <w:rPr>
          <w:rFonts w:cs="Times New Roman" w:hint="eastAsia"/>
        </w:rPr>
        <w:t>结构如下：</w:t>
      </w:r>
    </w:p>
    <w:p w14:paraId="17D90D1F" w14:textId="6AC13438" w:rsidR="00F42045" w:rsidRDefault="00F42045" w:rsidP="007D010C">
      <w:pPr>
        <w:spacing w:line="360" w:lineRule="auto"/>
        <w:rPr>
          <w:rFonts w:cs="Times New Roman"/>
        </w:rPr>
      </w:pPr>
      <w:r>
        <w:rPr>
          <w:noProof/>
        </w:rPr>
        <w:lastRenderedPageBreak/>
        <w:drawing>
          <wp:inline distT="0" distB="0" distL="0" distR="0" wp14:anchorId="10FD43AE" wp14:editId="2977E6A6">
            <wp:extent cx="2391472" cy="1882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059" cy="1886537"/>
                    </a:xfrm>
                    <a:prstGeom prst="rect">
                      <a:avLst/>
                    </a:prstGeom>
                  </pic:spPr>
                </pic:pic>
              </a:graphicData>
            </a:graphic>
          </wp:inline>
        </w:drawing>
      </w:r>
    </w:p>
    <w:p w14:paraId="7BAD6E99" w14:textId="206312C0" w:rsidR="00BE71E0" w:rsidRDefault="00BE71E0" w:rsidP="007D010C">
      <w:pPr>
        <w:spacing w:line="360" w:lineRule="auto"/>
        <w:rPr>
          <w:rFonts w:cs="Times New Roman"/>
        </w:rPr>
      </w:pPr>
      <w:r>
        <w:rPr>
          <w:rFonts w:cs="Times New Roman" w:hint="eastAsia"/>
        </w:rPr>
        <w:t>其中文件头的数据结构如下：</w:t>
      </w:r>
    </w:p>
    <w:p w14:paraId="13D30F84" w14:textId="3A6CFB54" w:rsidR="00BE71E0" w:rsidRDefault="008B6417" w:rsidP="007D010C">
      <w:pPr>
        <w:spacing w:line="360" w:lineRule="auto"/>
        <w:rPr>
          <w:rFonts w:cs="Times New Roman"/>
        </w:rPr>
      </w:pPr>
      <w:r>
        <w:rPr>
          <w:rFonts w:cs="Times New Roman"/>
          <w:noProof/>
        </w:rPr>
        <w:drawing>
          <wp:inline distT="0" distB="0" distL="0" distR="0" wp14:anchorId="65CF2198" wp14:editId="2AD71460">
            <wp:extent cx="6227916"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2734" cy="3355394"/>
                    </a:xfrm>
                    <a:prstGeom prst="rect">
                      <a:avLst/>
                    </a:prstGeom>
                    <a:noFill/>
                    <a:ln>
                      <a:noFill/>
                    </a:ln>
                  </pic:spPr>
                </pic:pic>
              </a:graphicData>
            </a:graphic>
          </wp:inline>
        </w:drawing>
      </w:r>
    </w:p>
    <w:p w14:paraId="5F45BD7B" w14:textId="3C4438B9" w:rsidR="00BE71E0" w:rsidRDefault="00E42956" w:rsidP="007D010C">
      <w:pPr>
        <w:spacing w:line="360" w:lineRule="auto"/>
        <w:rPr>
          <w:rFonts w:cs="Times New Roman"/>
        </w:rPr>
      </w:pPr>
      <w:r>
        <w:rPr>
          <w:rFonts w:cs="Times New Roman" w:hint="eastAsia"/>
        </w:rPr>
        <w:t>每个数据盘的结构如下：</w:t>
      </w:r>
    </w:p>
    <w:p w14:paraId="2040E1FB" w14:textId="13D4FCD8" w:rsidR="00221B91" w:rsidRDefault="00221B91" w:rsidP="007D010C">
      <w:pPr>
        <w:spacing w:line="360" w:lineRule="auto"/>
        <w:rPr>
          <w:rFonts w:cs="Times New Roman"/>
        </w:rPr>
      </w:pPr>
      <w:r>
        <w:rPr>
          <w:noProof/>
        </w:rPr>
        <w:drawing>
          <wp:inline distT="0" distB="0" distL="0" distR="0" wp14:anchorId="6CF4B266" wp14:editId="711C6467">
            <wp:extent cx="2708204"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958" cy="2070128"/>
                    </a:xfrm>
                    <a:prstGeom prst="rect">
                      <a:avLst/>
                    </a:prstGeom>
                  </pic:spPr>
                </pic:pic>
              </a:graphicData>
            </a:graphic>
          </wp:inline>
        </w:drawing>
      </w:r>
    </w:p>
    <w:p w14:paraId="7DA3E413" w14:textId="73EE3479" w:rsidR="00E42956" w:rsidRDefault="00221B91" w:rsidP="007D010C">
      <w:pPr>
        <w:spacing w:line="360" w:lineRule="auto"/>
        <w:rPr>
          <w:rFonts w:cs="Times New Roman"/>
        </w:rPr>
      </w:pPr>
      <w:r>
        <w:rPr>
          <w:rFonts w:cs="Times New Roman" w:hint="eastAsia"/>
        </w:rPr>
        <w:t>其中S</w:t>
      </w:r>
      <w:r>
        <w:rPr>
          <w:rFonts w:cs="Times New Roman"/>
        </w:rPr>
        <w:t>torage Header</w:t>
      </w:r>
      <w:r>
        <w:rPr>
          <w:rFonts w:cs="Times New Roman" w:hint="eastAsia"/>
        </w:rPr>
        <w:t>区域的数据结构如下：</w:t>
      </w:r>
    </w:p>
    <w:p w14:paraId="69303F90" w14:textId="76DC8AB6" w:rsidR="00BE71E0" w:rsidRDefault="00BE71E0" w:rsidP="007D010C">
      <w:pPr>
        <w:spacing w:line="360" w:lineRule="auto"/>
        <w:rPr>
          <w:rFonts w:cs="Times New Roman"/>
        </w:rPr>
      </w:pPr>
      <w:r>
        <w:rPr>
          <w:rFonts w:cs="Times New Roman" w:hint="eastAsia"/>
          <w:noProof/>
        </w:rPr>
        <w:lastRenderedPageBreak/>
        <w:drawing>
          <wp:inline distT="0" distB="0" distL="0" distR="0" wp14:anchorId="14D833FE" wp14:editId="36CE732A">
            <wp:extent cx="2967990" cy="1874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7990" cy="1874520"/>
                    </a:xfrm>
                    <a:prstGeom prst="rect">
                      <a:avLst/>
                    </a:prstGeom>
                    <a:noFill/>
                    <a:ln>
                      <a:noFill/>
                    </a:ln>
                  </pic:spPr>
                </pic:pic>
              </a:graphicData>
            </a:graphic>
          </wp:inline>
        </w:drawing>
      </w:r>
    </w:p>
    <w:p w14:paraId="666209A8" w14:textId="54B88FF8" w:rsidR="007F0EAC" w:rsidRDefault="007D010C" w:rsidP="007D010C">
      <w:pPr>
        <w:spacing w:line="360" w:lineRule="auto"/>
        <w:rPr>
          <w:rFonts w:cs="Times New Roman"/>
        </w:rPr>
      </w:pPr>
      <w:r w:rsidRPr="007D010C">
        <w:rPr>
          <w:rFonts w:cs="Times New Roman" w:hint="eastAsia"/>
        </w:rPr>
        <w:t>数据</w:t>
      </w:r>
      <w:r w:rsidR="005136DA">
        <w:rPr>
          <w:rFonts w:cs="Times New Roman" w:hint="eastAsia"/>
        </w:rPr>
        <w:t>盘</w:t>
      </w:r>
      <w:r w:rsidRPr="007D010C">
        <w:rPr>
          <w:rFonts w:cs="Times New Roman" w:hint="eastAsia"/>
        </w:rPr>
        <w:t>按照</w:t>
      </w:r>
      <w:r w:rsidRPr="007D010C">
        <w:rPr>
          <w:rFonts w:cs="Times New Roman"/>
        </w:rPr>
        <w:t>PFL</w:t>
      </w:r>
      <w:r w:rsidR="00261823">
        <w:rPr>
          <w:rFonts w:cs="Times New Roman" w:hint="eastAsia"/>
        </w:rPr>
        <w:t>（例如</w:t>
      </w:r>
      <w:r w:rsidR="00261823">
        <w:rPr>
          <w:rFonts w:cs="Times New Roman"/>
        </w:rPr>
        <w:t>8</w:t>
      </w:r>
      <w:r w:rsidR="00261823">
        <w:rPr>
          <w:rFonts w:cs="Times New Roman" w:hint="eastAsia"/>
        </w:rPr>
        <w:t>K）</w:t>
      </w:r>
      <w:r w:rsidRPr="007D010C">
        <w:rPr>
          <w:rFonts w:cs="Times New Roman" w:hint="eastAsia"/>
        </w:rPr>
        <w:t>长度分成很多分片，</w:t>
      </w:r>
      <w:r w:rsidR="00A1602A">
        <w:rPr>
          <w:rFonts w:cs="Times New Roman" w:hint="eastAsia"/>
        </w:rPr>
        <w:t>索引</w:t>
      </w:r>
      <w:r w:rsidR="00D579B1">
        <w:rPr>
          <w:rFonts w:cs="Times New Roman" w:hint="eastAsia"/>
        </w:rPr>
        <w:t>文件</w:t>
      </w:r>
      <w:r w:rsidR="0014167E">
        <w:rPr>
          <w:rFonts w:cs="Times New Roman" w:hint="eastAsia"/>
        </w:rPr>
        <w:t>由很多索引项组成，每一个索引项</w:t>
      </w:r>
      <w:r w:rsidR="00A1602A">
        <w:rPr>
          <w:rFonts w:cs="Times New Roman" w:hint="eastAsia"/>
        </w:rPr>
        <w:t>包含</w:t>
      </w:r>
      <w:r w:rsidR="00C941C5">
        <w:rPr>
          <w:rFonts w:cs="Times New Roman" w:hint="eastAsia"/>
        </w:rPr>
        <w:t>一个数据分片的</w:t>
      </w:r>
      <w:r w:rsidRPr="007D010C">
        <w:rPr>
          <w:rFonts w:cs="Times New Roman"/>
        </w:rPr>
        <w:t>Hash</w:t>
      </w:r>
      <w:r w:rsidR="00C941C5">
        <w:rPr>
          <w:rFonts w:cs="Times New Roman" w:hint="eastAsia"/>
        </w:rPr>
        <w:t>值和</w:t>
      </w:r>
      <w:r w:rsidR="00E62C97">
        <w:rPr>
          <w:rFonts w:cs="Times New Roman" w:hint="eastAsia"/>
        </w:rPr>
        <w:t>4字节</w:t>
      </w:r>
      <w:r w:rsidR="00C941C5">
        <w:rPr>
          <w:rFonts w:cs="Times New Roman" w:hint="eastAsia"/>
        </w:rPr>
        <w:t>数据分片所在位置</w:t>
      </w:r>
      <w:r w:rsidR="009516CC">
        <w:rPr>
          <w:rFonts w:cs="Times New Roman" w:hint="eastAsia"/>
        </w:rPr>
        <w:t>的索引值（从0开始自然增长</w:t>
      </w:r>
      <w:r w:rsidR="004117C4">
        <w:rPr>
          <w:rFonts w:cs="Times New Roman" w:hint="eastAsia"/>
        </w:rPr>
        <w:t>）</w:t>
      </w:r>
      <w:r w:rsidR="007F0EAC">
        <w:rPr>
          <w:rFonts w:cs="Times New Roman" w:hint="eastAsia"/>
        </w:rPr>
        <w:t>。可以</w:t>
      </w:r>
      <w:r w:rsidR="007353D3">
        <w:rPr>
          <w:rFonts w:cs="Times New Roman" w:hint="eastAsia"/>
        </w:rPr>
        <w:t>根据每个数据盘的最大数据</w:t>
      </w:r>
      <w:proofErr w:type="gramStart"/>
      <w:r w:rsidR="007353D3">
        <w:rPr>
          <w:rFonts w:cs="Times New Roman" w:hint="eastAsia"/>
        </w:rPr>
        <w:t>分片数</w:t>
      </w:r>
      <w:proofErr w:type="gramEnd"/>
      <w:r w:rsidR="007353D3">
        <w:rPr>
          <w:rFonts w:cs="Times New Roman" w:hint="eastAsia"/>
        </w:rPr>
        <w:t>确定该</w:t>
      </w:r>
      <w:r w:rsidR="007F0EAC">
        <w:rPr>
          <w:rFonts w:cs="Times New Roman" w:hint="eastAsia"/>
        </w:rPr>
        <w:t>索引</w:t>
      </w:r>
      <w:proofErr w:type="gramStart"/>
      <w:r w:rsidR="007F0EAC">
        <w:rPr>
          <w:rFonts w:cs="Times New Roman" w:hint="eastAsia"/>
        </w:rPr>
        <w:t>值</w:t>
      </w:r>
      <w:r w:rsidR="007353D3">
        <w:rPr>
          <w:rFonts w:cs="Times New Roman" w:hint="eastAsia"/>
        </w:rPr>
        <w:t>位于</w:t>
      </w:r>
      <w:proofErr w:type="gramEnd"/>
      <w:r w:rsidR="007353D3">
        <w:rPr>
          <w:rFonts w:cs="Times New Roman" w:hint="eastAsia"/>
        </w:rPr>
        <w:t>哪个数据盘的哪个位置</w:t>
      </w:r>
      <w:r w:rsidR="007F0EAC">
        <w:rPr>
          <w:rFonts w:cs="Times New Roman" w:hint="eastAsia"/>
        </w:rPr>
        <w:t>：</w:t>
      </w:r>
    </w:p>
    <w:p w14:paraId="35876E93" w14:textId="40A59CF1" w:rsidR="007F0EAC" w:rsidRDefault="007F0EAC" w:rsidP="007D010C">
      <w:pPr>
        <w:spacing w:line="360" w:lineRule="auto"/>
        <w:rPr>
          <w:rFonts w:cs="Times New Roman"/>
        </w:rPr>
      </w:pPr>
      <w:r>
        <w:rPr>
          <w:rFonts w:cs="Times New Roman" w:hint="eastAsia"/>
          <w:noProof/>
        </w:rPr>
        <w:drawing>
          <wp:inline distT="0" distB="0" distL="0" distR="0" wp14:anchorId="1814FF51" wp14:editId="6F4B94EA">
            <wp:extent cx="6296174" cy="2910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0535" cy="2912856"/>
                    </a:xfrm>
                    <a:prstGeom prst="rect">
                      <a:avLst/>
                    </a:prstGeom>
                    <a:noFill/>
                    <a:ln>
                      <a:noFill/>
                    </a:ln>
                  </pic:spPr>
                </pic:pic>
              </a:graphicData>
            </a:graphic>
          </wp:inline>
        </w:drawing>
      </w:r>
    </w:p>
    <w:p w14:paraId="3B2046C6" w14:textId="77777777" w:rsidR="007F0EAC" w:rsidRDefault="007F0EAC" w:rsidP="007D010C">
      <w:pPr>
        <w:spacing w:line="360" w:lineRule="auto"/>
        <w:rPr>
          <w:rFonts w:cs="Times New Roman"/>
        </w:rPr>
      </w:pPr>
    </w:p>
    <w:p w14:paraId="042EB818" w14:textId="4B231DAC" w:rsidR="00B0048E" w:rsidRDefault="007D010C" w:rsidP="007D010C">
      <w:pPr>
        <w:spacing w:line="360" w:lineRule="auto"/>
        <w:rPr>
          <w:rFonts w:cs="Times New Roman"/>
        </w:rPr>
      </w:pPr>
      <w:r w:rsidRPr="007D010C">
        <w:rPr>
          <w:rFonts w:cs="Times New Roman" w:hint="eastAsia"/>
        </w:rPr>
        <w:t>例如，如果</w:t>
      </w:r>
      <w:r w:rsidRPr="007D010C">
        <w:rPr>
          <w:rFonts w:cs="Times New Roman"/>
        </w:rPr>
        <w:t>PFL</w:t>
      </w:r>
      <w:r w:rsidRPr="007D010C">
        <w:rPr>
          <w:rFonts w:cs="Times New Roman" w:hint="eastAsia"/>
        </w:rPr>
        <w:t>是</w:t>
      </w:r>
      <w:r w:rsidR="006E46CC">
        <w:rPr>
          <w:rFonts w:cs="Times New Roman"/>
        </w:rPr>
        <w:t>8</w:t>
      </w:r>
      <w:r w:rsidRPr="007D010C">
        <w:rPr>
          <w:rFonts w:cs="Times New Roman"/>
        </w:rPr>
        <w:t>K</w:t>
      </w:r>
      <w:r w:rsidRPr="007D010C">
        <w:rPr>
          <w:rFonts w:cs="Times New Roman" w:hint="eastAsia"/>
        </w:rPr>
        <w:t>，一个</w:t>
      </w:r>
      <w:r w:rsidRPr="007D010C">
        <w:rPr>
          <w:rFonts w:cs="Times New Roman"/>
        </w:rPr>
        <w:t>Hash</w:t>
      </w:r>
      <w:r w:rsidRPr="007D010C">
        <w:rPr>
          <w:rFonts w:cs="Times New Roman" w:hint="eastAsia"/>
        </w:rPr>
        <w:t>是</w:t>
      </w:r>
      <w:r w:rsidRPr="007D010C">
        <w:rPr>
          <w:rFonts w:cs="Times New Roman"/>
        </w:rPr>
        <w:t>32</w:t>
      </w:r>
      <w:r w:rsidRPr="007D010C">
        <w:rPr>
          <w:rFonts w:cs="Times New Roman" w:hint="eastAsia"/>
        </w:rPr>
        <w:t>字节（</w:t>
      </w:r>
      <w:r w:rsidRPr="007D010C">
        <w:rPr>
          <w:rFonts w:cs="Times New Roman"/>
        </w:rPr>
        <w:t>256</w:t>
      </w:r>
      <w:r w:rsidRPr="007D010C">
        <w:rPr>
          <w:rFonts w:cs="Times New Roman" w:hint="eastAsia"/>
        </w:rPr>
        <w:t>位），</w:t>
      </w:r>
      <w:r w:rsidR="007C0F13">
        <w:rPr>
          <w:rFonts w:cs="Times New Roman" w:hint="eastAsia"/>
        </w:rPr>
        <w:t>每个数据分片的索引</w:t>
      </w:r>
      <w:r w:rsidR="00722E53">
        <w:rPr>
          <w:rFonts w:cs="Times New Roman" w:hint="eastAsia"/>
        </w:rPr>
        <w:t>共占用3</w:t>
      </w:r>
      <w:r w:rsidR="00722E53">
        <w:rPr>
          <w:rFonts w:cs="Times New Roman"/>
        </w:rPr>
        <w:t>2</w:t>
      </w:r>
      <w:r w:rsidR="00722E53">
        <w:rPr>
          <w:rFonts w:cs="Times New Roman" w:hint="eastAsia"/>
        </w:rPr>
        <w:t>+</w:t>
      </w:r>
      <w:r w:rsidR="00722E53">
        <w:rPr>
          <w:rFonts w:cs="Times New Roman"/>
        </w:rPr>
        <w:t>4</w:t>
      </w:r>
      <w:r w:rsidR="00722E53">
        <w:rPr>
          <w:rFonts w:cs="Times New Roman" w:hint="eastAsia"/>
        </w:rPr>
        <w:t>=</w:t>
      </w:r>
      <w:r w:rsidR="00722E53">
        <w:rPr>
          <w:rFonts w:cs="Times New Roman"/>
        </w:rPr>
        <w:t>36</w:t>
      </w:r>
      <w:r w:rsidR="00722E53">
        <w:rPr>
          <w:rFonts w:cs="Times New Roman" w:hint="eastAsia"/>
        </w:rPr>
        <w:t>字节，</w:t>
      </w:r>
      <w:r w:rsidRPr="007D010C">
        <w:rPr>
          <w:rFonts w:cs="Times New Roman" w:hint="eastAsia"/>
        </w:rPr>
        <w:t>则</w:t>
      </w:r>
      <w:r w:rsidR="00506565">
        <w:rPr>
          <w:rFonts w:cs="Times New Roman"/>
        </w:rPr>
        <w:t>8</w:t>
      </w:r>
      <w:r w:rsidRPr="007D010C">
        <w:rPr>
          <w:rFonts w:cs="Times New Roman"/>
        </w:rPr>
        <w:t>TB</w:t>
      </w:r>
      <w:r w:rsidRPr="007D010C">
        <w:rPr>
          <w:rFonts w:cs="Times New Roman" w:hint="eastAsia"/>
        </w:rPr>
        <w:t>的</w:t>
      </w:r>
      <w:ins w:id="1264" w:author="Alex Wang" w:date="2019-04-23T21:22:00Z">
        <w:r w:rsidR="00AF4E7B">
          <w:rPr>
            <w:rFonts w:cs="Times New Roman" w:hint="eastAsia"/>
          </w:rPr>
          <w:t>数据节点</w:t>
        </w:r>
      </w:ins>
      <w:del w:id="1265" w:author="Alex Wang" w:date="2019-03-11T07:04:00Z">
        <w:r w:rsidR="001A2FAD" w:rsidDel="00C758B3">
          <w:rPr>
            <w:rFonts w:cs="Times New Roman" w:hint="eastAsia"/>
          </w:rPr>
          <w:delText>矿机</w:delText>
        </w:r>
      </w:del>
      <w:r w:rsidR="00506565">
        <w:rPr>
          <w:rFonts w:cs="Times New Roman" w:hint="eastAsia"/>
        </w:rPr>
        <w:t>有1G</w:t>
      </w:r>
      <w:proofErr w:type="gramStart"/>
      <w:r w:rsidR="00506565">
        <w:rPr>
          <w:rFonts w:cs="Times New Roman" w:hint="eastAsia"/>
        </w:rPr>
        <w:t>个</w:t>
      </w:r>
      <w:proofErr w:type="gramEnd"/>
      <w:r w:rsidR="00506565">
        <w:rPr>
          <w:rFonts w:cs="Times New Roman" w:hint="eastAsia"/>
        </w:rPr>
        <w:t>数据分片，</w:t>
      </w:r>
      <w:r w:rsidRPr="007D010C">
        <w:rPr>
          <w:rFonts w:cs="Times New Roman" w:hint="eastAsia"/>
        </w:rPr>
        <w:t>对应</w:t>
      </w:r>
      <w:r w:rsidR="003D5F8A">
        <w:rPr>
          <w:rFonts w:cs="Times New Roman" w:hint="eastAsia"/>
        </w:rPr>
        <w:t>大约</w:t>
      </w:r>
      <w:r w:rsidR="00506565">
        <w:rPr>
          <w:rFonts w:cs="Times New Roman"/>
        </w:rPr>
        <w:t>40</w:t>
      </w:r>
      <w:r w:rsidRPr="007D010C">
        <w:rPr>
          <w:rFonts w:cs="Times New Roman"/>
        </w:rPr>
        <w:t>GB</w:t>
      </w:r>
      <w:r w:rsidRPr="007D010C">
        <w:rPr>
          <w:rFonts w:cs="Times New Roman" w:hint="eastAsia"/>
        </w:rPr>
        <w:t>的</w:t>
      </w:r>
      <w:r w:rsidR="00506565">
        <w:rPr>
          <w:rFonts w:cs="Times New Roman" w:hint="eastAsia"/>
        </w:rPr>
        <w:t>索引</w:t>
      </w:r>
      <w:r w:rsidRPr="007D010C">
        <w:rPr>
          <w:rFonts w:cs="Times New Roman" w:hint="eastAsia"/>
        </w:rPr>
        <w:t>区，</w:t>
      </w:r>
      <w:r w:rsidR="004F2DF4">
        <w:rPr>
          <w:rFonts w:cs="Times New Roman" w:hint="eastAsia"/>
        </w:rPr>
        <w:t>有效存储容量</w:t>
      </w:r>
      <w:r w:rsidR="00B86C72">
        <w:rPr>
          <w:rFonts w:cs="Times New Roman" w:hint="eastAsia"/>
        </w:rPr>
        <w:t>大约</w:t>
      </w:r>
      <w:r w:rsidR="004F2DF4">
        <w:rPr>
          <w:rFonts w:cs="Times New Roman" w:hint="eastAsia"/>
        </w:rPr>
        <w:t>9</w:t>
      </w:r>
      <w:r w:rsidR="004F2DF4">
        <w:rPr>
          <w:rFonts w:cs="Times New Roman"/>
        </w:rPr>
        <w:t>9.5</w:t>
      </w:r>
      <w:r w:rsidR="004F2DF4">
        <w:rPr>
          <w:rFonts w:cs="Times New Roman" w:hint="eastAsia"/>
        </w:rPr>
        <w:t>%</w:t>
      </w:r>
      <w:r w:rsidRPr="007D010C">
        <w:rPr>
          <w:rFonts w:cs="Times New Roman" w:hint="eastAsia"/>
        </w:rPr>
        <w:t>。</w:t>
      </w:r>
      <w:r w:rsidR="003F69DC">
        <w:rPr>
          <w:rFonts w:cs="Times New Roman" w:hint="eastAsia"/>
        </w:rPr>
        <w:t>可以将8TB一次全部分配给YTFS，这时只有一个数据盘，也可以</w:t>
      </w:r>
      <w:r w:rsidR="00830B5C">
        <w:rPr>
          <w:rFonts w:cs="Times New Roman" w:hint="eastAsia"/>
        </w:rPr>
        <w:t>分成多</w:t>
      </w:r>
      <w:r w:rsidR="00242DDB">
        <w:rPr>
          <w:rFonts w:cs="Times New Roman" w:hint="eastAsia"/>
        </w:rPr>
        <w:t>个数据盘</w:t>
      </w:r>
      <w:r w:rsidR="00830B5C">
        <w:rPr>
          <w:rFonts w:cs="Times New Roman" w:hint="eastAsia"/>
        </w:rPr>
        <w:t>，每个数据盘的大小任意设置，</w:t>
      </w:r>
      <w:r w:rsidR="00B0048E">
        <w:rPr>
          <w:rFonts w:cs="Times New Roman" w:hint="eastAsia"/>
        </w:rPr>
        <w:t>各</w:t>
      </w:r>
      <w:proofErr w:type="gramStart"/>
      <w:r w:rsidR="00B0048E">
        <w:rPr>
          <w:rFonts w:cs="Times New Roman" w:hint="eastAsia"/>
        </w:rPr>
        <w:t>数据盘总容量</w:t>
      </w:r>
      <w:proofErr w:type="gramEnd"/>
      <w:r w:rsidR="00B0048E">
        <w:rPr>
          <w:rFonts w:cs="Times New Roman" w:hint="eastAsia"/>
        </w:rPr>
        <w:t>的公式是：</w:t>
      </w:r>
    </w:p>
    <w:p w14:paraId="21837728" w14:textId="03FC649D" w:rsidR="00B0048E" w:rsidRDefault="00B0048E" w:rsidP="007D010C">
      <w:pPr>
        <w:spacing w:line="360" w:lineRule="auto"/>
        <w:rPr>
          <w:rFonts w:cs="Times New Roman"/>
        </w:rPr>
      </w:pPr>
      <w:r>
        <w:rPr>
          <w:noProof/>
        </w:rPr>
        <w:drawing>
          <wp:inline distT="0" distB="0" distL="0" distR="0" wp14:anchorId="04AC8F1D" wp14:editId="639CC8B4">
            <wp:extent cx="2392680" cy="6358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719" cy="664871"/>
                    </a:xfrm>
                    <a:prstGeom prst="rect">
                      <a:avLst/>
                    </a:prstGeom>
                  </pic:spPr>
                </pic:pic>
              </a:graphicData>
            </a:graphic>
          </wp:inline>
        </w:drawing>
      </w:r>
    </w:p>
    <w:p w14:paraId="01ECD2A8" w14:textId="1D363D08" w:rsidR="007D010C" w:rsidRDefault="005F5E2D" w:rsidP="007D010C">
      <w:pPr>
        <w:spacing w:line="360" w:lineRule="auto"/>
        <w:rPr>
          <w:rFonts w:cs="Times New Roman"/>
        </w:rPr>
      </w:pPr>
      <w:r>
        <w:rPr>
          <w:rFonts w:cs="Times New Roman" w:hint="eastAsia"/>
        </w:rPr>
        <w:t>当第一个数据盘存</w:t>
      </w:r>
      <w:proofErr w:type="gramStart"/>
      <w:r>
        <w:rPr>
          <w:rFonts w:cs="Times New Roman" w:hint="eastAsia"/>
        </w:rPr>
        <w:t>满数据</w:t>
      </w:r>
      <w:proofErr w:type="gramEnd"/>
      <w:r>
        <w:rPr>
          <w:rFonts w:cs="Times New Roman" w:hint="eastAsia"/>
        </w:rPr>
        <w:t>后，就创建第二个数据</w:t>
      </w:r>
      <w:proofErr w:type="gramStart"/>
      <w:r>
        <w:rPr>
          <w:rFonts w:cs="Times New Roman" w:hint="eastAsia"/>
        </w:rPr>
        <w:t>盘加入</w:t>
      </w:r>
      <w:proofErr w:type="gramEnd"/>
      <w:r>
        <w:rPr>
          <w:rFonts w:cs="Times New Roman" w:hint="eastAsia"/>
        </w:rPr>
        <w:t>到YTFS中。如果该矿机的存储空间超过</w:t>
      </w:r>
      <w:r w:rsidR="006F2CE9">
        <w:rPr>
          <w:rFonts w:cs="Times New Roman" w:hint="eastAsia"/>
        </w:rPr>
        <w:t>上限</w:t>
      </w:r>
      <w:r>
        <w:rPr>
          <w:rFonts w:cs="Times New Roman" w:hint="eastAsia"/>
        </w:rPr>
        <w:t>，可以分成多个</w:t>
      </w:r>
      <w:del w:id="1266" w:author="Alex Wang" w:date="2019-04-23T21:22:00Z">
        <w:r w:rsidDel="00AF4E7B">
          <w:rPr>
            <w:rFonts w:cs="Times New Roman" w:hint="eastAsia"/>
          </w:rPr>
          <w:delText>存储节点</w:delText>
        </w:r>
      </w:del>
      <w:ins w:id="1267" w:author="Alex Wang" w:date="2019-04-23T21:22:00Z">
        <w:r w:rsidR="00AF4E7B">
          <w:rPr>
            <w:rFonts w:cs="Times New Roman" w:hint="eastAsia"/>
          </w:rPr>
          <w:t>数据节点</w:t>
        </w:r>
      </w:ins>
      <w:r>
        <w:rPr>
          <w:rFonts w:cs="Times New Roman" w:hint="eastAsia"/>
        </w:rPr>
        <w:t>。</w:t>
      </w:r>
    </w:p>
    <w:p w14:paraId="62C6DA14" w14:textId="0F54478D" w:rsidR="00FE74EB" w:rsidRDefault="00FE74EB" w:rsidP="007D010C">
      <w:pPr>
        <w:spacing w:line="360" w:lineRule="auto"/>
        <w:rPr>
          <w:rFonts w:cs="Times New Roman"/>
        </w:rPr>
      </w:pPr>
      <w:r>
        <w:rPr>
          <w:rFonts w:cs="Times New Roman" w:hint="eastAsia"/>
        </w:rPr>
        <w:lastRenderedPageBreak/>
        <w:t>索引</w:t>
      </w:r>
      <w:r w:rsidR="003115EB">
        <w:rPr>
          <w:rFonts w:cs="Times New Roman" w:hint="eastAsia"/>
        </w:rPr>
        <w:t>文件</w:t>
      </w:r>
      <w:r>
        <w:rPr>
          <w:rFonts w:cs="Times New Roman" w:hint="eastAsia"/>
        </w:rPr>
        <w:t>分组</w:t>
      </w:r>
      <w:r w:rsidR="002B57A0">
        <w:rPr>
          <w:rFonts w:cs="Times New Roman" w:hint="eastAsia"/>
        </w:rPr>
        <w:t>保存</w:t>
      </w:r>
      <w:r>
        <w:rPr>
          <w:rFonts w:cs="Times New Roman" w:hint="eastAsia"/>
        </w:rPr>
        <w:t>，</w:t>
      </w:r>
      <w:r w:rsidR="00E32DCE" w:rsidRPr="00E32DCE">
        <w:rPr>
          <w:rFonts w:cs="Times New Roman" w:hint="eastAsia"/>
        </w:rPr>
        <w:t>按照</w:t>
      </w:r>
      <w:r w:rsidR="00E32DCE" w:rsidRPr="00E32DCE">
        <w:rPr>
          <w:rFonts w:cs="Times New Roman"/>
        </w:rPr>
        <w:t>hash值的某几位（前几位或后几位）来分组，</w:t>
      </w:r>
      <w:r w:rsidR="00975B54">
        <w:rPr>
          <w:rFonts w:cs="Times New Roman" w:hint="eastAsia"/>
        </w:rPr>
        <w:t>每一组有P</w:t>
      </w:r>
      <w:r w:rsidR="00975B54">
        <w:rPr>
          <w:rFonts w:cs="Times New Roman"/>
        </w:rPr>
        <w:t>MF</w:t>
      </w:r>
      <w:r w:rsidR="00975B54">
        <w:rPr>
          <w:rFonts w:cs="Times New Roman" w:hint="eastAsia"/>
        </w:rPr>
        <w:t>项</w:t>
      </w:r>
      <w:r w:rsidR="002B4889">
        <w:rPr>
          <w:rFonts w:cs="Times New Roman" w:hint="eastAsia"/>
        </w:rPr>
        <w:t>，该</w:t>
      </w:r>
      <w:r w:rsidR="00B86C72">
        <w:rPr>
          <w:rFonts w:cs="Times New Roman" w:hint="eastAsia"/>
        </w:rPr>
        <w:t>数字略大于</w:t>
      </w:r>
      <w:r w:rsidR="006D40CC">
        <w:rPr>
          <w:rFonts w:cs="Times New Roman" w:hint="eastAsia"/>
        </w:rPr>
        <w:t>该</w:t>
      </w:r>
      <w:ins w:id="1268" w:author="Alex Wang" w:date="2019-04-23T21:22:00Z">
        <w:r w:rsidR="00AF4E7B">
          <w:rPr>
            <w:rFonts w:cs="Times New Roman" w:hint="eastAsia"/>
          </w:rPr>
          <w:t>数据节点</w:t>
        </w:r>
      </w:ins>
      <w:del w:id="1269" w:author="Alex Wang" w:date="2019-03-11T07:04:00Z">
        <w:r w:rsidR="006D40CC" w:rsidDel="00C758B3">
          <w:rPr>
            <w:rFonts w:cs="Times New Roman" w:hint="eastAsia"/>
          </w:rPr>
          <w:delText>矿机</w:delText>
        </w:r>
      </w:del>
      <w:r w:rsidR="006D40CC">
        <w:rPr>
          <w:rFonts w:cs="Times New Roman" w:hint="eastAsia"/>
        </w:rPr>
        <w:t>最大</w:t>
      </w:r>
      <w:r w:rsidR="00B86C72">
        <w:rPr>
          <w:rFonts w:cs="Times New Roman" w:hint="eastAsia"/>
        </w:rPr>
        <w:t>容量/</w:t>
      </w:r>
      <w:r w:rsidR="00B86C72">
        <w:rPr>
          <w:rFonts w:cs="Times New Roman"/>
        </w:rPr>
        <w:t>PFL/</w:t>
      </w:r>
      <w:r w:rsidR="005A0571">
        <w:rPr>
          <w:rFonts w:cs="Times New Roman" w:hint="eastAsia"/>
        </w:rPr>
        <w:t>分组数</w:t>
      </w:r>
      <w:r w:rsidR="00B86C72">
        <w:rPr>
          <w:rFonts w:cs="Times New Roman" w:hint="eastAsia"/>
        </w:rPr>
        <w:t>，</w:t>
      </w:r>
      <w:r w:rsidR="00D9326E">
        <w:rPr>
          <w:rFonts w:cs="Times New Roman" w:hint="eastAsia"/>
        </w:rPr>
        <w:t>而且不同设备可以是不同值。</w:t>
      </w:r>
      <w:r w:rsidR="00E32DCE" w:rsidRPr="00E32DCE">
        <w:rPr>
          <w:rFonts w:cs="Times New Roman"/>
        </w:rPr>
        <w:t>每一组在</w:t>
      </w:r>
      <w:r w:rsidR="00476C96">
        <w:rPr>
          <w:rFonts w:cs="Times New Roman" w:hint="eastAsia"/>
        </w:rPr>
        <w:t>索引</w:t>
      </w:r>
      <w:r w:rsidR="00820FA8">
        <w:rPr>
          <w:rFonts w:cs="Times New Roman" w:hint="eastAsia"/>
        </w:rPr>
        <w:t>文件</w:t>
      </w:r>
      <w:r w:rsidR="00476C96" w:rsidRPr="00E32DCE">
        <w:rPr>
          <w:rFonts w:cs="Times New Roman"/>
        </w:rPr>
        <w:t>固定</w:t>
      </w:r>
      <w:r w:rsidR="00E32DCE" w:rsidRPr="00E32DCE">
        <w:rPr>
          <w:rFonts w:cs="Times New Roman"/>
        </w:rPr>
        <w:t>占用</w:t>
      </w:r>
      <w:r w:rsidR="00BA09A7">
        <w:rPr>
          <w:rFonts w:cs="Times New Roman"/>
        </w:rPr>
        <w:t>36</w:t>
      </w:r>
      <w:r w:rsidR="00476C96">
        <w:rPr>
          <w:rFonts w:cs="Times New Roman"/>
        </w:rPr>
        <w:t>x</w:t>
      </w:r>
      <w:r w:rsidR="00476C96">
        <w:rPr>
          <w:rFonts w:cs="Times New Roman" w:hint="eastAsia"/>
        </w:rPr>
        <w:t>PMF</w:t>
      </w:r>
      <w:r w:rsidR="00E32DCE" w:rsidRPr="00E32DCE">
        <w:rPr>
          <w:rFonts w:cs="Times New Roman"/>
        </w:rPr>
        <w:t>大小的空间，</w:t>
      </w:r>
      <w:r w:rsidR="00157B7E">
        <w:rPr>
          <w:rFonts w:cs="Times New Roman" w:hint="eastAsia"/>
        </w:rPr>
        <w:t>这一组</w:t>
      </w:r>
      <w:r w:rsidR="00E32DCE" w:rsidRPr="00E32DCE">
        <w:rPr>
          <w:rFonts w:cs="Times New Roman"/>
        </w:rPr>
        <w:t>超过</w:t>
      </w:r>
      <w:r w:rsidR="00157B7E">
        <w:rPr>
          <w:rFonts w:cs="Times New Roman" w:hint="eastAsia"/>
        </w:rPr>
        <w:t>PMF项</w:t>
      </w:r>
      <w:r w:rsidR="00655310">
        <w:rPr>
          <w:rFonts w:cs="Times New Roman" w:hint="eastAsia"/>
        </w:rPr>
        <w:t>时就溢出</w:t>
      </w:r>
      <w:r w:rsidR="00E32DCE" w:rsidRPr="00E32DCE">
        <w:rPr>
          <w:rFonts w:cs="Times New Roman"/>
        </w:rPr>
        <w:t>不存了，让超级节点另外分配其它</w:t>
      </w:r>
      <w:del w:id="1270" w:author="Alex Wang" w:date="2019-04-23T21:22:00Z">
        <w:r w:rsidR="00E32DCE" w:rsidRPr="00E32DCE" w:rsidDel="00AF4E7B">
          <w:rPr>
            <w:rFonts w:cs="Times New Roman"/>
          </w:rPr>
          <w:delText>存储节点</w:delText>
        </w:r>
      </w:del>
      <w:ins w:id="1271" w:author="Alex Wang" w:date="2019-04-23T21:22:00Z">
        <w:r w:rsidR="00AF4E7B">
          <w:rPr>
            <w:rFonts w:cs="Times New Roman"/>
          </w:rPr>
          <w:t>数据节点</w:t>
        </w:r>
      </w:ins>
      <w:r w:rsidR="00E32DCE" w:rsidRPr="00E32DCE">
        <w:rPr>
          <w:rFonts w:cs="Times New Roman"/>
        </w:rPr>
        <w:t>保存</w:t>
      </w:r>
      <w:r w:rsidR="00655310">
        <w:rPr>
          <w:rFonts w:cs="Times New Roman" w:hint="eastAsia"/>
        </w:rPr>
        <w:t>。</w:t>
      </w:r>
      <w:r w:rsidR="00EF4EB3">
        <w:rPr>
          <w:rFonts w:cs="Times New Roman" w:hint="eastAsia"/>
        </w:rPr>
        <w:t>也可以在索引文件中增加一个溢出区，所有溢出的项都保存在此处，在查找H</w:t>
      </w:r>
      <w:r w:rsidR="00EF4EB3">
        <w:rPr>
          <w:rFonts w:cs="Times New Roman"/>
        </w:rPr>
        <w:t>ash</w:t>
      </w:r>
      <w:r w:rsidR="00EF4EB3">
        <w:rPr>
          <w:rFonts w:cs="Times New Roman" w:hint="eastAsia"/>
        </w:rPr>
        <w:t>值时如果在该H</w:t>
      </w:r>
      <w:r w:rsidR="00EF4EB3">
        <w:rPr>
          <w:rFonts w:cs="Times New Roman"/>
        </w:rPr>
        <w:t>ash</w:t>
      </w:r>
      <w:r w:rsidR="00EF4EB3">
        <w:rPr>
          <w:rFonts w:cs="Times New Roman" w:hint="eastAsia"/>
        </w:rPr>
        <w:t>值所属的分组没找到而且该组溢出了，则到溢出区继续查找。</w:t>
      </w:r>
    </w:p>
    <w:p w14:paraId="258F6B86" w14:textId="2ADCC8EF" w:rsidR="00CE1F29" w:rsidRDefault="00CE1F29" w:rsidP="007D010C">
      <w:pPr>
        <w:spacing w:line="360" w:lineRule="auto"/>
        <w:rPr>
          <w:rFonts w:cs="Times New Roman"/>
        </w:rPr>
      </w:pPr>
      <w:r>
        <w:rPr>
          <w:rFonts w:cs="Times New Roman" w:hint="eastAsia"/>
        </w:rPr>
        <w:t>在同一组中</w:t>
      </w:r>
      <w:proofErr w:type="gramStart"/>
      <w:r w:rsidR="004E4301">
        <w:rPr>
          <w:rFonts w:cs="Times New Roman" w:hint="eastAsia"/>
        </w:rPr>
        <w:t>不</w:t>
      </w:r>
      <w:proofErr w:type="gramEnd"/>
      <w:r>
        <w:rPr>
          <w:rFonts w:cs="Times New Roman" w:hint="eastAsia"/>
        </w:rPr>
        <w:t>排序，每次读写时都将整组的</w:t>
      </w:r>
      <w:r w:rsidR="000C3EC1">
        <w:rPr>
          <w:rFonts w:cs="Times New Roman" w:hint="eastAsia"/>
        </w:rPr>
        <w:t>索引</w:t>
      </w:r>
      <w:r w:rsidR="00F52734">
        <w:rPr>
          <w:rFonts w:cs="Times New Roman" w:hint="eastAsia"/>
        </w:rPr>
        <w:t>项</w:t>
      </w:r>
      <w:r w:rsidR="000C3EC1">
        <w:rPr>
          <w:rFonts w:cs="Times New Roman" w:hint="eastAsia"/>
        </w:rPr>
        <w:t>读入内存，</w:t>
      </w:r>
      <w:r w:rsidR="00681D7E">
        <w:rPr>
          <w:rFonts w:cs="Times New Roman" w:hint="eastAsia"/>
        </w:rPr>
        <w:t>写入新数据后将其h</w:t>
      </w:r>
      <w:r w:rsidR="00681D7E">
        <w:rPr>
          <w:rFonts w:cs="Times New Roman"/>
        </w:rPr>
        <w:t>ash</w:t>
      </w:r>
      <w:r w:rsidR="00681D7E">
        <w:rPr>
          <w:rFonts w:cs="Times New Roman" w:hint="eastAsia"/>
        </w:rPr>
        <w:t>值在对应的组中</w:t>
      </w:r>
      <w:r w:rsidR="002555F5">
        <w:rPr>
          <w:rFonts w:cs="Times New Roman" w:hint="eastAsia"/>
        </w:rPr>
        <w:t>末尾</w:t>
      </w:r>
      <w:r w:rsidR="00681D7E">
        <w:rPr>
          <w:rFonts w:cs="Times New Roman" w:hint="eastAsia"/>
        </w:rPr>
        <w:t>插入，读数据时</w:t>
      </w:r>
      <w:r w:rsidR="00991630">
        <w:rPr>
          <w:rFonts w:cs="Times New Roman" w:hint="eastAsia"/>
        </w:rPr>
        <w:t>在</w:t>
      </w:r>
      <w:r w:rsidR="00F52734">
        <w:rPr>
          <w:rFonts w:cs="Times New Roman" w:hint="eastAsia"/>
        </w:rPr>
        <w:t>内存内逐项</w:t>
      </w:r>
      <w:r w:rsidR="00681D7E">
        <w:rPr>
          <w:rFonts w:cs="Times New Roman" w:hint="eastAsia"/>
        </w:rPr>
        <w:t>查找</w:t>
      </w:r>
      <w:r w:rsidR="005E1AD3">
        <w:rPr>
          <w:rFonts w:cs="Times New Roman" w:hint="eastAsia"/>
        </w:rPr>
        <w:t>即可</w:t>
      </w:r>
      <w:r w:rsidR="00681D7E">
        <w:rPr>
          <w:rFonts w:cs="Times New Roman" w:hint="eastAsia"/>
        </w:rPr>
        <w:t>。</w:t>
      </w:r>
    </w:p>
    <w:p w14:paraId="5BCD08C3" w14:textId="03B07D3C" w:rsidR="00EF4EB3" w:rsidRDefault="00EF4EB3" w:rsidP="007D010C">
      <w:pPr>
        <w:spacing w:line="360" w:lineRule="auto"/>
        <w:rPr>
          <w:rFonts w:cs="Times New Roman"/>
        </w:rPr>
      </w:pPr>
    </w:p>
    <w:p w14:paraId="32293E0E" w14:textId="77777777" w:rsidR="005E1AD3" w:rsidRPr="005E1AD3" w:rsidRDefault="005E1AD3" w:rsidP="007D010C">
      <w:pPr>
        <w:spacing w:line="360" w:lineRule="auto"/>
        <w:rPr>
          <w:rFonts w:cs="Times New Roman"/>
        </w:rPr>
      </w:pPr>
    </w:p>
    <w:p w14:paraId="06A7B8E1" w14:textId="2AD9A139" w:rsidR="009738F7" w:rsidRDefault="009738F7" w:rsidP="009738F7">
      <w:pPr>
        <w:spacing w:line="360" w:lineRule="auto"/>
        <w:rPr>
          <w:rFonts w:cs="Times New Roman"/>
        </w:rPr>
      </w:pPr>
      <w:r>
        <w:rPr>
          <w:rFonts w:cs="Times New Roman" w:hint="eastAsia"/>
        </w:rPr>
        <w:t>（</w:t>
      </w:r>
      <w:r>
        <w:rPr>
          <w:rFonts w:cs="Times New Roman"/>
        </w:rPr>
        <w:t>7</w:t>
      </w:r>
      <w:r>
        <w:rPr>
          <w:rFonts w:cs="Times New Roman" w:hint="eastAsia"/>
        </w:rPr>
        <w:t>）矿工激励</w:t>
      </w:r>
    </w:p>
    <w:p w14:paraId="6B6C4EC0" w14:textId="0005B17C" w:rsidR="009738F7" w:rsidRDefault="009738F7" w:rsidP="009738F7">
      <w:pPr>
        <w:spacing w:line="360" w:lineRule="auto"/>
        <w:rPr>
          <w:rFonts w:cs="Times New Roman"/>
        </w:rPr>
      </w:pPr>
      <w:r>
        <w:rPr>
          <w:rFonts w:cs="Times New Roman" w:hint="eastAsia"/>
        </w:rPr>
        <w:t>每台矿机初始都要分配一定的空间给YTFS，该空间可以等于矿机的最大空间，也可以小于最大空间，留出一定空间给其它系统使用。注册后，系统都会预采购PNB</w:t>
      </w:r>
      <w:proofErr w:type="gramStart"/>
      <w:r>
        <w:rPr>
          <w:rFonts w:cs="Times New Roman" w:hint="eastAsia"/>
        </w:rPr>
        <w:t>个</w:t>
      </w:r>
      <w:proofErr w:type="gramEnd"/>
      <w:r>
        <w:rPr>
          <w:rFonts w:cs="Times New Roman" w:hint="eastAsia"/>
        </w:rPr>
        <w:t>数据分片，此时该矿机的生产空间为PNB，已使用空间为0，最大空间则为所有可用的硬盘空间</w:t>
      </w:r>
      <w:r w:rsidR="00165C60">
        <w:rPr>
          <w:rFonts w:cs="Times New Roman" w:hint="eastAsia"/>
        </w:rPr>
        <w:t>，每个记账周期都得到PNB为基数的HDD</w:t>
      </w:r>
      <w:r>
        <w:rPr>
          <w:rFonts w:cs="Times New Roman" w:hint="eastAsia"/>
        </w:rPr>
        <w:t>。</w:t>
      </w:r>
      <w:r w:rsidR="00165C60">
        <w:rPr>
          <w:rFonts w:cs="Times New Roman" w:hint="eastAsia"/>
        </w:rPr>
        <w:t>当PNB</w:t>
      </w:r>
      <w:proofErr w:type="gramStart"/>
      <w:r w:rsidR="00165C60">
        <w:rPr>
          <w:rFonts w:cs="Times New Roman" w:hint="eastAsia"/>
        </w:rPr>
        <w:t>个</w:t>
      </w:r>
      <w:proofErr w:type="gramEnd"/>
      <w:r w:rsidR="00165C60">
        <w:rPr>
          <w:rFonts w:cs="Times New Roman" w:hint="eastAsia"/>
        </w:rPr>
        <w:t>数据分片都被使用时，系统将继续预采购PNB</w:t>
      </w:r>
      <w:proofErr w:type="gramStart"/>
      <w:r w:rsidR="00165C60">
        <w:rPr>
          <w:rFonts w:cs="Times New Roman" w:hint="eastAsia"/>
        </w:rPr>
        <w:t>个</w:t>
      </w:r>
      <w:proofErr w:type="gramEnd"/>
      <w:r w:rsidR="00165C60">
        <w:rPr>
          <w:rFonts w:cs="Times New Roman" w:hint="eastAsia"/>
        </w:rPr>
        <w:t>数据分片，直到所有存储空间都存满数据。</w:t>
      </w:r>
    </w:p>
    <w:p w14:paraId="755A3884" w14:textId="77777777" w:rsidR="00E62B1A" w:rsidRPr="007D010C" w:rsidRDefault="00E62B1A" w:rsidP="007D010C">
      <w:pPr>
        <w:spacing w:line="360" w:lineRule="auto"/>
        <w:rPr>
          <w:rFonts w:cs="Times New Roman"/>
        </w:rPr>
      </w:pPr>
    </w:p>
    <w:p w14:paraId="213716B8" w14:textId="77777777" w:rsidR="001B4DFE" w:rsidRDefault="001B4DFE" w:rsidP="001B4DFE">
      <w:pPr>
        <w:pStyle w:val="a4"/>
        <w:numPr>
          <w:ilvl w:val="0"/>
          <w:numId w:val="1"/>
        </w:numPr>
        <w:spacing w:line="360" w:lineRule="auto"/>
        <w:ind w:firstLineChars="0" w:firstLine="0"/>
        <w:rPr>
          <w:rFonts w:cs="Times New Roman"/>
        </w:rPr>
      </w:pPr>
      <w:r>
        <w:rPr>
          <w:rFonts w:cs="Times New Roman" w:hint="eastAsia"/>
        </w:rPr>
        <w:t>P</w:t>
      </w:r>
      <w:r>
        <w:rPr>
          <w:rFonts w:cs="Times New Roman"/>
        </w:rPr>
        <w:t>2P</w:t>
      </w:r>
      <w:r>
        <w:rPr>
          <w:rFonts w:cs="Times New Roman" w:hint="eastAsia"/>
        </w:rPr>
        <w:t>网络：</w:t>
      </w:r>
    </w:p>
    <w:p w14:paraId="596F5780" w14:textId="77777777" w:rsidR="001B4DFE" w:rsidRDefault="001B4DFE" w:rsidP="001B4DFE">
      <w:pPr>
        <w:pStyle w:val="a4"/>
        <w:spacing w:line="360" w:lineRule="auto"/>
        <w:ind w:firstLineChars="270" w:firstLine="567"/>
      </w:pPr>
      <w:r>
        <w:rPr>
          <w:rFonts w:hint="eastAsia"/>
        </w:rPr>
        <w:t xml:space="preserve">YottaChain的P2P通信采用类似Napster的集中式索引服务+节点间P2P数据交换的模式。 </w:t>
      </w:r>
    </w:p>
    <w:p w14:paraId="1F7CAE5B" w14:textId="14260BDD" w:rsidR="001B4DFE" w:rsidRDefault="00E62B1A" w:rsidP="001B4DFE">
      <w:pPr>
        <w:spacing w:line="360" w:lineRule="auto"/>
      </w:pPr>
      <w:r>
        <w:rPr>
          <w:rFonts w:hint="eastAsia"/>
        </w:rPr>
        <w:t>（1）</w:t>
      </w:r>
      <w:r w:rsidR="00F9176B">
        <w:rPr>
          <w:rFonts w:hint="eastAsia"/>
        </w:rPr>
        <w:t>超级节点</w:t>
      </w:r>
      <w:r w:rsidR="001B4DFE">
        <w:rPr>
          <w:rFonts w:hint="eastAsia"/>
        </w:rPr>
        <w:t>：</w:t>
      </w:r>
    </w:p>
    <w:p w14:paraId="0D399F45" w14:textId="2F49B282" w:rsidR="00AF6E18" w:rsidRDefault="00AF6E18" w:rsidP="00AF6E18">
      <w:pPr>
        <w:spacing w:line="360" w:lineRule="auto"/>
      </w:pPr>
      <w:r>
        <w:rPr>
          <w:rFonts w:hint="eastAsia"/>
        </w:rPr>
        <w:tab/>
        <w:t>每个超级节点负责维护一个</w:t>
      </w:r>
      <w:del w:id="1272" w:author="Alex Wang" w:date="2019-04-23T21:22:00Z">
        <w:r w:rsidR="00CB2ECF" w:rsidDel="00AF4E7B">
          <w:rPr>
            <w:rFonts w:hint="eastAsia"/>
          </w:rPr>
          <w:delText>存储</w:delText>
        </w:r>
        <w:r w:rsidDel="00AF4E7B">
          <w:rPr>
            <w:rFonts w:hint="eastAsia"/>
          </w:rPr>
          <w:delText>节点</w:delText>
        </w:r>
      </w:del>
      <w:ins w:id="1273" w:author="Alex Wang" w:date="2019-04-23T21:22:00Z">
        <w:r w:rsidR="00AF4E7B">
          <w:rPr>
            <w:rFonts w:hint="eastAsia"/>
          </w:rPr>
          <w:t>数据节点</w:t>
        </w:r>
      </w:ins>
      <w:r>
        <w:rPr>
          <w:rFonts w:hint="eastAsia"/>
        </w:rPr>
        <w:t>表</w:t>
      </w:r>
      <w:r w:rsidR="0072031C">
        <w:rPr>
          <w:rFonts w:hint="eastAsia"/>
        </w:rPr>
        <w:t>DM</w:t>
      </w:r>
      <w:r>
        <w:rPr>
          <w:rFonts w:hint="eastAsia"/>
        </w:rPr>
        <w:t>，</w:t>
      </w:r>
      <w:r w:rsidR="00A309D8">
        <w:rPr>
          <w:rFonts w:hint="eastAsia"/>
        </w:rPr>
        <w:t>包含</w:t>
      </w:r>
      <w:proofErr w:type="spellStart"/>
      <w:r w:rsidR="00877EF4">
        <w:t>InterfaceList</w:t>
      </w:r>
      <w:proofErr w:type="spellEnd"/>
      <w:r w:rsidR="00877EF4">
        <w:rPr>
          <w:rFonts w:hint="eastAsia"/>
        </w:rPr>
        <w:t>、是否直连和</w:t>
      </w:r>
      <w:proofErr w:type="spellStart"/>
      <w:r w:rsidR="00877EF4">
        <w:rPr>
          <w:rFonts w:hint="eastAsia"/>
        </w:rPr>
        <w:t>E</w:t>
      </w:r>
      <w:r w:rsidR="00877EF4">
        <w:t>xpireTime</w:t>
      </w:r>
      <w:proofErr w:type="spellEnd"/>
      <w:r w:rsidR="00877EF4">
        <w:rPr>
          <w:rFonts w:hint="eastAsia"/>
        </w:rPr>
        <w:t>等字段，</w:t>
      </w:r>
      <w:r>
        <w:rPr>
          <w:rFonts w:hint="eastAsia"/>
        </w:rPr>
        <w:t>类似以下形式：</w:t>
      </w:r>
    </w:p>
    <w:tbl>
      <w:tblPr>
        <w:tblStyle w:val="a3"/>
        <w:tblW w:w="8637" w:type="dxa"/>
        <w:tblLook w:val="04A0" w:firstRow="1" w:lastRow="0" w:firstColumn="1" w:lastColumn="0" w:noHBand="0" w:noVBand="1"/>
      </w:tblPr>
      <w:tblGrid>
        <w:gridCol w:w="4220"/>
        <w:gridCol w:w="2765"/>
        <w:gridCol w:w="723"/>
        <w:gridCol w:w="1586"/>
      </w:tblGrid>
      <w:tr w:rsidR="00AF6E18" w14:paraId="4F1C4C35" w14:textId="77777777" w:rsidTr="00BD7730">
        <w:tc>
          <w:tcPr>
            <w:tcW w:w="4103" w:type="dxa"/>
          </w:tcPr>
          <w:p w14:paraId="769FD51B" w14:textId="77777777" w:rsidR="00AF6E18" w:rsidRDefault="00AF6E18" w:rsidP="00BD7730">
            <w:pPr>
              <w:spacing w:line="360" w:lineRule="auto"/>
            </w:pPr>
            <w:proofErr w:type="spellStart"/>
            <w:r>
              <w:rPr>
                <w:rFonts w:hint="eastAsia"/>
              </w:rPr>
              <w:t>NodeId</w:t>
            </w:r>
            <w:proofErr w:type="spellEnd"/>
          </w:p>
        </w:tc>
        <w:tc>
          <w:tcPr>
            <w:tcW w:w="2752" w:type="dxa"/>
          </w:tcPr>
          <w:p w14:paraId="6CBF721B" w14:textId="77777777" w:rsidR="00AF6E18" w:rsidRDefault="00AF6E18" w:rsidP="00BD7730">
            <w:pPr>
              <w:spacing w:line="360" w:lineRule="auto"/>
            </w:pPr>
            <w:proofErr w:type="spellStart"/>
            <w:r>
              <w:rPr>
                <w:rFonts w:hint="eastAsia"/>
              </w:rPr>
              <w:t>InterfaceList</w:t>
            </w:r>
            <w:proofErr w:type="spellEnd"/>
          </w:p>
        </w:tc>
        <w:tc>
          <w:tcPr>
            <w:tcW w:w="236" w:type="dxa"/>
          </w:tcPr>
          <w:p w14:paraId="0789550C" w14:textId="77777777" w:rsidR="00AF6E18" w:rsidRDefault="00AF6E18" w:rsidP="00BD7730">
            <w:pPr>
              <w:spacing w:line="360" w:lineRule="auto"/>
            </w:pPr>
            <w:r>
              <w:t>D</w:t>
            </w:r>
            <w:r>
              <w:rPr>
                <w:rFonts w:hint="eastAsia"/>
              </w:rPr>
              <w:t>irect</w:t>
            </w:r>
          </w:p>
        </w:tc>
        <w:tc>
          <w:tcPr>
            <w:tcW w:w="1546" w:type="dxa"/>
          </w:tcPr>
          <w:p w14:paraId="3A905BBE" w14:textId="77777777" w:rsidR="00AF6E18" w:rsidRDefault="00AF6E18" w:rsidP="00BD7730">
            <w:pPr>
              <w:spacing w:line="360" w:lineRule="auto"/>
            </w:pPr>
            <w:proofErr w:type="spellStart"/>
            <w:r>
              <w:rPr>
                <w:rFonts w:hint="eastAsia"/>
              </w:rPr>
              <w:t>ExpireTime</w:t>
            </w:r>
            <w:proofErr w:type="spellEnd"/>
          </w:p>
        </w:tc>
      </w:tr>
      <w:tr w:rsidR="00AF6E18" w14:paraId="76803A30" w14:textId="77777777" w:rsidTr="00BD7730">
        <w:tc>
          <w:tcPr>
            <w:tcW w:w="4103" w:type="dxa"/>
          </w:tcPr>
          <w:p w14:paraId="0BA47256"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0xDf85E2d1dD9867b9E30480ca4B5E2c32Ac0Fb578</w:t>
            </w:r>
          </w:p>
        </w:tc>
        <w:tc>
          <w:tcPr>
            <w:tcW w:w="2752" w:type="dxa"/>
          </w:tcPr>
          <w:p w14:paraId="3EC301FE" w14:textId="77777777" w:rsidR="00AF6E18" w:rsidRDefault="00AF6E18" w:rsidP="00BD7730">
            <w:pPr>
              <w:spacing w:line="360" w:lineRule="auto"/>
            </w:pPr>
            <w:bookmarkStart w:id="1274" w:name="OLE_LINK1"/>
            <w:bookmarkStart w:id="1275" w:name="OLE_LINK2"/>
            <w:r>
              <w:rPr>
                <w:rFonts w:hint="eastAsia"/>
              </w:rPr>
              <w:t>/ip4/117.189.34.182/</w:t>
            </w:r>
            <w:proofErr w:type="spellStart"/>
            <w:r>
              <w:rPr>
                <w:rFonts w:hint="eastAsia"/>
              </w:rPr>
              <w:t>tcp</w:t>
            </w:r>
            <w:proofErr w:type="spellEnd"/>
            <w:r>
              <w:rPr>
                <w:rFonts w:hint="eastAsia"/>
              </w:rPr>
              <w:t>/8080</w:t>
            </w:r>
          </w:p>
          <w:p w14:paraId="5A304251" w14:textId="77777777" w:rsidR="00AF6E18" w:rsidRDefault="00AF6E18" w:rsidP="00BD7730">
            <w:pPr>
              <w:spacing w:line="360" w:lineRule="auto"/>
            </w:pPr>
            <w:r>
              <w:rPr>
                <w:rFonts w:hint="eastAsia"/>
              </w:rPr>
              <w:t>/ip4/192.168.1.105/</w:t>
            </w:r>
            <w:proofErr w:type="spellStart"/>
            <w:r>
              <w:rPr>
                <w:rFonts w:hint="eastAsia"/>
              </w:rPr>
              <w:t>tcp</w:t>
            </w:r>
            <w:proofErr w:type="spellEnd"/>
            <w:r>
              <w:rPr>
                <w:rFonts w:hint="eastAsia"/>
              </w:rPr>
              <w:t>/8080</w:t>
            </w:r>
            <w:bookmarkEnd w:id="1274"/>
            <w:bookmarkEnd w:id="1275"/>
          </w:p>
        </w:tc>
        <w:tc>
          <w:tcPr>
            <w:tcW w:w="236" w:type="dxa"/>
          </w:tcPr>
          <w:p w14:paraId="086CFD7D" w14:textId="77777777" w:rsidR="00AF6E18" w:rsidRPr="004B67AF" w:rsidRDefault="00AF6E18" w:rsidP="00BD7730">
            <w:pPr>
              <w:spacing w:line="360" w:lineRule="auto"/>
            </w:pPr>
            <w:r>
              <w:t>t</w:t>
            </w:r>
            <w:r>
              <w:rPr>
                <w:rFonts w:hint="eastAsia"/>
              </w:rPr>
              <w:t>rue</w:t>
            </w:r>
          </w:p>
        </w:tc>
        <w:tc>
          <w:tcPr>
            <w:tcW w:w="1546" w:type="dxa"/>
          </w:tcPr>
          <w:p w14:paraId="584552A4" w14:textId="77777777" w:rsidR="00AF6E18" w:rsidRDefault="00AF6E18" w:rsidP="00BD7730">
            <w:pPr>
              <w:spacing w:line="360" w:lineRule="auto"/>
            </w:pPr>
            <w:bookmarkStart w:id="1276" w:name="OLE_LINK3"/>
            <w:bookmarkStart w:id="1277" w:name="OLE_LINK4"/>
            <w:r w:rsidRPr="004B67AF">
              <w:t>1548661941025</w:t>
            </w:r>
            <w:bookmarkEnd w:id="1276"/>
            <w:bookmarkEnd w:id="1277"/>
          </w:p>
        </w:tc>
      </w:tr>
      <w:tr w:rsidR="00AF6E18" w14:paraId="4A99DEA6" w14:textId="77777777" w:rsidTr="00BD7730">
        <w:tc>
          <w:tcPr>
            <w:tcW w:w="4103" w:type="dxa"/>
          </w:tcPr>
          <w:p w14:paraId="304530C2"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0x3d3503F258E6bBe47ED612759B7FfEe0d55fF1fa</w:t>
            </w:r>
          </w:p>
        </w:tc>
        <w:tc>
          <w:tcPr>
            <w:tcW w:w="2752" w:type="dxa"/>
          </w:tcPr>
          <w:p w14:paraId="696C5CEA" w14:textId="77777777" w:rsidR="00AF6E18" w:rsidRDefault="00AF6E18" w:rsidP="00BD7730">
            <w:pPr>
              <w:spacing w:line="360" w:lineRule="auto"/>
            </w:pPr>
            <w:r>
              <w:rPr>
                <w:rFonts w:hint="eastAsia"/>
              </w:rPr>
              <w:t>/ip4/80.62.117.78/</w:t>
            </w:r>
            <w:proofErr w:type="spellStart"/>
            <w:r>
              <w:rPr>
                <w:rFonts w:hint="eastAsia"/>
              </w:rPr>
              <w:t>tcp</w:t>
            </w:r>
            <w:proofErr w:type="spellEnd"/>
            <w:r>
              <w:rPr>
                <w:rFonts w:hint="eastAsia"/>
              </w:rPr>
              <w:t>/9080</w:t>
            </w:r>
          </w:p>
          <w:p w14:paraId="7D35600F" w14:textId="77777777" w:rsidR="00AF6E18" w:rsidRDefault="00AF6E18" w:rsidP="00BD7730">
            <w:pPr>
              <w:spacing w:line="360" w:lineRule="auto"/>
            </w:pPr>
            <w:r>
              <w:rPr>
                <w:rFonts w:hint="eastAsia"/>
              </w:rPr>
              <w:t>/ip4/172.17.1.13/</w:t>
            </w:r>
            <w:proofErr w:type="spellStart"/>
            <w:r>
              <w:rPr>
                <w:rFonts w:hint="eastAsia"/>
              </w:rPr>
              <w:t>tcp</w:t>
            </w:r>
            <w:proofErr w:type="spellEnd"/>
            <w:r>
              <w:rPr>
                <w:rFonts w:hint="eastAsia"/>
              </w:rPr>
              <w:t>/9080</w:t>
            </w:r>
          </w:p>
        </w:tc>
        <w:tc>
          <w:tcPr>
            <w:tcW w:w="236" w:type="dxa"/>
          </w:tcPr>
          <w:p w14:paraId="03B3249A" w14:textId="77777777" w:rsidR="00AF6E18" w:rsidRPr="004B67AF" w:rsidRDefault="00AF6E18" w:rsidP="00BD7730">
            <w:pPr>
              <w:spacing w:line="360" w:lineRule="auto"/>
            </w:pPr>
            <w:r>
              <w:rPr>
                <w:rFonts w:hint="eastAsia"/>
              </w:rPr>
              <w:t>t</w:t>
            </w:r>
            <w:r>
              <w:t>rue</w:t>
            </w:r>
          </w:p>
        </w:tc>
        <w:tc>
          <w:tcPr>
            <w:tcW w:w="1546" w:type="dxa"/>
          </w:tcPr>
          <w:p w14:paraId="0A8FD2E2" w14:textId="77777777" w:rsidR="00AF6E18" w:rsidRDefault="00AF6E18" w:rsidP="00BD7730">
            <w:pPr>
              <w:spacing w:line="360" w:lineRule="auto"/>
            </w:pPr>
            <w:r w:rsidRPr="004B67AF">
              <w:t>154866194</w:t>
            </w:r>
            <w:r>
              <w:rPr>
                <w:rFonts w:hint="eastAsia"/>
              </w:rPr>
              <w:t>21</w:t>
            </w:r>
            <w:r w:rsidRPr="004B67AF">
              <w:t>2</w:t>
            </w:r>
            <w:r>
              <w:rPr>
                <w:rFonts w:hint="eastAsia"/>
              </w:rPr>
              <w:t>4</w:t>
            </w:r>
          </w:p>
        </w:tc>
      </w:tr>
      <w:tr w:rsidR="00AF6E18" w14:paraId="5605A42F" w14:textId="77777777" w:rsidTr="00BD7730">
        <w:tc>
          <w:tcPr>
            <w:tcW w:w="4103" w:type="dxa"/>
          </w:tcPr>
          <w:p w14:paraId="0BFF6923"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0x3D57Ce10877CB03D92cb152E590EB44A95b645cc</w:t>
            </w:r>
          </w:p>
        </w:tc>
        <w:tc>
          <w:tcPr>
            <w:tcW w:w="2752" w:type="dxa"/>
          </w:tcPr>
          <w:p w14:paraId="60712D98" w14:textId="77777777" w:rsidR="00AF6E18" w:rsidRDefault="00AF6E18" w:rsidP="00BD7730">
            <w:pPr>
              <w:spacing w:line="360" w:lineRule="auto"/>
            </w:pPr>
            <w:r>
              <w:rPr>
                <w:rFonts w:hint="eastAsia"/>
              </w:rPr>
              <w:t>/ip4/172.16.45.2/</w:t>
            </w:r>
            <w:proofErr w:type="spellStart"/>
            <w:r>
              <w:rPr>
                <w:rFonts w:hint="eastAsia"/>
              </w:rPr>
              <w:t>tcp</w:t>
            </w:r>
            <w:proofErr w:type="spellEnd"/>
            <w:r>
              <w:rPr>
                <w:rFonts w:hint="eastAsia"/>
              </w:rPr>
              <w:t>/8080</w:t>
            </w:r>
          </w:p>
        </w:tc>
        <w:tc>
          <w:tcPr>
            <w:tcW w:w="236" w:type="dxa"/>
          </w:tcPr>
          <w:p w14:paraId="70EEFDCD" w14:textId="77777777" w:rsidR="00AF6E18" w:rsidRPr="004B67AF" w:rsidRDefault="00AF6E18" w:rsidP="00BD7730">
            <w:pPr>
              <w:spacing w:line="360" w:lineRule="auto"/>
            </w:pPr>
            <w:r>
              <w:rPr>
                <w:rFonts w:hint="eastAsia"/>
              </w:rPr>
              <w:t>f</w:t>
            </w:r>
            <w:r>
              <w:t>alse</w:t>
            </w:r>
          </w:p>
        </w:tc>
        <w:tc>
          <w:tcPr>
            <w:tcW w:w="1546" w:type="dxa"/>
          </w:tcPr>
          <w:p w14:paraId="1B8B9CA8" w14:textId="77777777" w:rsidR="00AF6E18" w:rsidRDefault="00AF6E18" w:rsidP="00BD7730">
            <w:pPr>
              <w:spacing w:line="360" w:lineRule="auto"/>
            </w:pPr>
            <w:r w:rsidRPr="004B67AF">
              <w:t>1548661941025</w:t>
            </w:r>
          </w:p>
        </w:tc>
      </w:tr>
      <w:tr w:rsidR="00AF6E18" w14:paraId="744517CA" w14:textId="77777777" w:rsidTr="00BD7730">
        <w:tc>
          <w:tcPr>
            <w:tcW w:w="4103" w:type="dxa"/>
          </w:tcPr>
          <w:p w14:paraId="31788008" w14:textId="77777777" w:rsidR="00AF6E18" w:rsidRDefault="00AF6E18" w:rsidP="00BD7730">
            <w:pPr>
              <w:spacing w:line="360" w:lineRule="auto"/>
              <w:rPr>
                <w:rFonts w:ascii="Microsoft YaHei UI" w:eastAsia="Microsoft YaHei UI" w:hAnsi="Microsoft YaHei UI"/>
                <w:color w:val="000000"/>
                <w:sz w:val="16"/>
                <w:szCs w:val="16"/>
                <w:shd w:val="clear" w:color="auto" w:fill="FFFFFF"/>
              </w:rPr>
            </w:pPr>
            <w:r>
              <w:rPr>
                <w:rFonts w:hint="eastAsia"/>
              </w:rPr>
              <w:lastRenderedPageBreak/>
              <w:t>......</w:t>
            </w:r>
          </w:p>
        </w:tc>
        <w:tc>
          <w:tcPr>
            <w:tcW w:w="2752" w:type="dxa"/>
          </w:tcPr>
          <w:p w14:paraId="76D48E64" w14:textId="77777777" w:rsidR="00AF6E18" w:rsidRDefault="00AF6E18" w:rsidP="00BD7730">
            <w:pPr>
              <w:spacing w:line="360" w:lineRule="auto"/>
            </w:pPr>
            <w:r>
              <w:rPr>
                <w:rFonts w:hint="eastAsia"/>
              </w:rPr>
              <w:t>......</w:t>
            </w:r>
          </w:p>
        </w:tc>
        <w:tc>
          <w:tcPr>
            <w:tcW w:w="236" w:type="dxa"/>
          </w:tcPr>
          <w:p w14:paraId="53678A36" w14:textId="77777777" w:rsidR="00AF6E18" w:rsidRDefault="00AF6E18" w:rsidP="00BD7730">
            <w:pPr>
              <w:spacing w:line="360" w:lineRule="auto"/>
            </w:pPr>
          </w:p>
        </w:tc>
        <w:tc>
          <w:tcPr>
            <w:tcW w:w="1546" w:type="dxa"/>
          </w:tcPr>
          <w:p w14:paraId="462E2B6F" w14:textId="77777777" w:rsidR="00AF6E18" w:rsidRDefault="00AF6E18" w:rsidP="00BD7730">
            <w:pPr>
              <w:spacing w:line="360" w:lineRule="auto"/>
            </w:pPr>
            <w:r>
              <w:rPr>
                <w:rFonts w:hint="eastAsia"/>
              </w:rPr>
              <w:t>......</w:t>
            </w:r>
          </w:p>
        </w:tc>
      </w:tr>
    </w:tbl>
    <w:p w14:paraId="19AE91C1" w14:textId="18481932" w:rsidR="00AF6E18" w:rsidRDefault="00AF6E18" w:rsidP="001B4DFE">
      <w:pPr>
        <w:spacing w:line="360" w:lineRule="auto"/>
      </w:pPr>
      <w:r>
        <w:rPr>
          <w:rFonts w:hint="eastAsia"/>
        </w:rPr>
        <w:tab/>
        <w:t>其中</w:t>
      </w:r>
      <w:proofErr w:type="spellStart"/>
      <w:r>
        <w:rPr>
          <w:rFonts w:hint="eastAsia"/>
        </w:rPr>
        <w:t>NodeId</w:t>
      </w:r>
      <w:proofErr w:type="spellEnd"/>
      <w:r>
        <w:rPr>
          <w:rFonts w:hint="eastAsia"/>
        </w:rPr>
        <w:t>为</w:t>
      </w:r>
      <w:del w:id="1278" w:author="Alex Wang" w:date="2019-04-23T21:22:00Z">
        <w:r w:rsidDel="00AF4E7B">
          <w:rPr>
            <w:rFonts w:hint="eastAsia"/>
          </w:rPr>
          <w:delText>存储节点</w:delText>
        </w:r>
      </w:del>
      <w:ins w:id="1279" w:author="Alex Wang" w:date="2019-04-23T21:22:00Z">
        <w:r w:rsidR="00AF4E7B">
          <w:rPr>
            <w:rFonts w:hint="eastAsia"/>
          </w:rPr>
          <w:t>数据节点</w:t>
        </w:r>
      </w:ins>
      <w:r>
        <w:rPr>
          <w:rFonts w:hint="eastAsia"/>
        </w:rPr>
        <w:t>的ID，</w:t>
      </w:r>
      <w:proofErr w:type="spellStart"/>
      <w:r>
        <w:rPr>
          <w:rFonts w:hint="eastAsia"/>
        </w:rPr>
        <w:t>InterfaceList</w:t>
      </w:r>
      <w:proofErr w:type="spellEnd"/>
      <w:r>
        <w:rPr>
          <w:rFonts w:hint="eastAsia"/>
        </w:rPr>
        <w:t>为该</w:t>
      </w:r>
      <w:del w:id="1280" w:author="Alex Wang" w:date="2019-04-23T21:22:00Z">
        <w:r w:rsidDel="00AF4E7B">
          <w:rPr>
            <w:rFonts w:hint="eastAsia"/>
          </w:rPr>
          <w:delText>存储节点</w:delText>
        </w:r>
      </w:del>
      <w:ins w:id="1281" w:author="Alex Wang" w:date="2019-04-23T21:22:00Z">
        <w:r w:rsidR="00AF4E7B">
          <w:rPr>
            <w:rFonts w:hint="eastAsia"/>
          </w:rPr>
          <w:t>数据节点</w:t>
        </w:r>
      </w:ins>
      <w:r>
        <w:rPr>
          <w:rFonts w:hint="eastAsia"/>
        </w:rPr>
        <w:t>的所有网络接口列表，d</w:t>
      </w:r>
      <w:r>
        <w:t>irect</w:t>
      </w:r>
      <w:r>
        <w:rPr>
          <w:rFonts w:hint="eastAsia"/>
        </w:rPr>
        <w:t>表示该节点是否可以直连，</w:t>
      </w:r>
      <w:proofErr w:type="spellStart"/>
      <w:r>
        <w:rPr>
          <w:rFonts w:hint="eastAsia"/>
        </w:rPr>
        <w:t>ExpireTime</w:t>
      </w:r>
      <w:proofErr w:type="spellEnd"/>
      <w:r>
        <w:rPr>
          <w:rFonts w:hint="eastAsia"/>
        </w:rPr>
        <w:t>为该项目的超时时间。</w:t>
      </w:r>
    </w:p>
    <w:p w14:paraId="591A45D8" w14:textId="20FB5D7F" w:rsidR="001B4DFE" w:rsidRDefault="00E62B1A" w:rsidP="001B4DFE">
      <w:pPr>
        <w:spacing w:line="360" w:lineRule="auto"/>
      </w:pPr>
      <w:r>
        <w:rPr>
          <w:rFonts w:hint="eastAsia"/>
        </w:rPr>
        <w:t>（2）</w:t>
      </w:r>
      <w:del w:id="1282" w:author="Alex Wang" w:date="2019-04-23T21:22:00Z">
        <w:r w:rsidR="001B4DFE" w:rsidDel="00AF4E7B">
          <w:rPr>
            <w:rFonts w:hint="eastAsia"/>
          </w:rPr>
          <w:delText>存储节点</w:delText>
        </w:r>
      </w:del>
      <w:ins w:id="1283" w:author="Alex Wang" w:date="2019-04-23T21:22:00Z">
        <w:r w:rsidR="00AF4E7B">
          <w:rPr>
            <w:rFonts w:hint="eastAsia"/>
          </w:rPr>
          <w:t>数据节点</w:t>
        </w:r>
      </w:ins>
      <w:r w:rsidR="001B4DFE">
        <w:rPr>
          <w:rFonts w:hint="eastAsia"/>
        </w:rPr>
        <w:t>：</w:t>
      </w:r>
    </w:p>
    <w:p w14:paraId="5FF65A2A" w14:textId="77777777" w:rsidR="001B4DFE" w:rsidRDefault="001B4DFE" w:rsidP="001B4DFE">
      <w:pPr>
        <w:pStyle w:val="a4"/>
        <w:spacing w:line="360" w:lineRule="auto"/>
        <w:ind w:left="420" w:firstLineChars="0" w:firstLine="0"/>
      </w:pPr>
      <w:r>
        <w:object w:dxaOrig="4732" w:dyaOrig="2799" w14:anchorId="3C2611C4">
          <v:shape id="_x0000_i1029" type="#_x0000_t75" style="width:354pt;height:208.8pt" o:ole="">
            <v:imagedata r:id="rId25" o:title=""/>
          </v:shape>
          <o:OLEObject Type="Embed" ProgID="Visio.Drawing.11" ShapeID="_x0000_i1029" DrawAspect="Content" ObjectID="_1617562378" r:id="rId26"/>
        </w:object>
      </w:r>
    </w:p>
    <w:p w14:paraId="08EDF047" w14:textId="13058E23" w:rsidR="00AF6E18" w:rsidRDefault="00AF6E18" w:rsidP="00AF6E18">
      <w:pPr>
        <w:spacing w:line="360" w:lineRule="auto"/>
      </w:pPr>
      <w:r>
        <w:rPr>
          <w:rFonts w:hint="eastAsia"/>
        </w:rPr>
        <w:t>每个</w:t>
      </w:r>
      <w:del w:id="1284" w:author="Alex Wang" w:date="2019-04-23T21:22:00Z">
        <w:r w:rsidDel="00AF4E7B">
          <w:rPr>
            <w:rFonts w:hint="eastAsia"/>
          </w:rPr>
          <w:delText>存储节点</w:delText>
        </w:r>
      </w:del>
      <w:ins w:id="1285" w:author="Alex Wang" w:date="2019-04-23T21:22:00Z">
        <w:r w:rsidR="00AF4E7B">
          <w:rPr>
            <w:rFonts w:hint="eastAsia"/>
          </w:rPr>
          <w:t>数据节点</w:t>
        </w:r>
      </w:ins>
      <w:r>
        <w:rPr>
          <w:rFonts w:hint="eastAsia"/>
        </w:rPr>
        <w:t>启动后都会向</w:t>
      </w:r>
      <w:r w:rsidR="003D64A0">
        <w:rPr>
          <w:rFonts w:hint="eastAsia"/>
        </w:rPr>
        <w:t>其归属的</w:t>
      </w:r>
      <w:r>
        <w:rPr>
          <w:rFonts w:hint="eastAsia"/>
        </w:rPr>
        <w:t>超级节点</w:t>
      </w:r>
      <w:r w:rsidR="003D64A0">
        <w:rPr>
          <w:rFonts w:hint="eastAsia"/>
        </w:rPr>
        <w:t>（根据节点ID</w:t>
      </w:r>
      <w:r w:rsidR="004F2E82">
        <w:rPr>
          <w:rFonts w:hint="eastAsia"/>
        </w:rPr>
        <w:t>计算</w:t>
      </w:r>
      <w:r w:rsidR="003D64A0">
        <w:rPr>
          <w:rFonts w:hint="eastAsia"/>
        </w:rPr>
        <w:t>）</w:t>
      </w:r>
      <w:r>
        <w:rPr>
          <w:rFonts w:hint="eastAsia"/>
        </w:rPr>
        <w:t>注册其网络接口信息，如上图所示，不同的</w:t>
      </w:r>
      <w:del w:id="1286" w:author="Alex Wang" w:date="2019-04-23T21:22:00Z">
        <w:r w:rsidDel="00AF4E7B">
          <w:rPr>
            <w:rFonts w:hint="eastAsia"/>
          </w:rPr>
          <w:delText>存储节点</w:delText>
        </w:r>
      </w:del>
      <w:ins w:id="1287" w:author="Alex Wang" w:date="2019-04-23T21:22:00Z">
        <w:r w:rsidR="00AF4E7B">
          <w:rPr>
            <w:rFonts w:hint="eastAsia"/>
          </w:rPr>
          <w:t>数据节点</w:t>
        </w:r>
      </w:ins>
      <w:r>
        <w:rPr>
          <w:rFonts w:hint="eastAsia"/>
        </w:rPr>
        <w:t>各自在所属超级节点的注册表上进行注册。</w:t>
      </w:r>
      <w:del w:id="1288" w:author="Alex Wang" w:date="2019-04-23T21:22:00Z">
        <w:r w:rsidDel="00AF4E7B">
          <w:rPr>
            <w:rFonts w:hint="eastAsia"/>
          </w:rPr>
          <w:delText>存储节点</w:delText>
        </w:r>
      </w:del>
      <w:ins w:id="1289" w:author="Alex Wang" w:date="2019-04-23T21:22:00Z">
        <w:r w:rsidR="00AF4E7B">
          <w:rPr>
            <w:rFonts w:hint="eastAsia"/>
          </w:rPr>
          <w:t>数据节点</w:t>
        </w:r>
      </w:ins>
      <w:r>
        <w:rPr>
          <w:rFonts w:hint="eastAsia"/>
        </w:rPr>
        <w:t>需在注册信息超时前重新注册网络接口信息，当超级节点在某</w:t>
      </w:r>
      <w:del w:id="1290" w:author="Alex Wang" w:date="2019-04-23T21:22:00Z">
        <w:r w:rsidR="004F2E82" w:rsidDel="00AF4E7B">
          <w:rPr>
            <w:rFonts w:hint="eastAsia"/>
          </w:rPr>
          <w:delText>存储</w:delText>
        </w:r>
        <w:r w:rsidDel="00AF4E7B">
          <w:rPr>
            <w:rFonts w:hint="eastAsia"/>
          </w:rPr>
          <w:delText>节点</w:delText>
        </w:r>
      </w:del>
      <w:ins w:id="1291" w:author="Alex Wang" w:date="2019-04-23T21:22:00Z">
        <w:r w:rsidR="00AF4E7B">
          <w:rPr>
            <w:rFonts w:hint="eastAsia"/>
          </w:rPr>
          <w:t>数据节点</w:t>
        </w:r>
      </w:ins>
      <w:r>
        <w:rPr>
          <w:rFonts w:hint="eastAsia"/>
        </w:rPr>
        <w:t>超时后未收到注册信息则该节点视为失效</w:t>
      </w:r>
      <w:r w:rsidR="004F2E82">
        <w:rPr>
          <w:rFonts w:hint="eastAsia"/>
        </w:rPr>
        <w:t>，</w:t>
      </w:r>
      <w:r w:rsidR="00650751">
        <w:rPr>
          <w:rFonts w:hint="eastAsia"/>
        </w:rPr>
        <w:t>和抽查失败一样进入故障节点处理流程（停止</w:t>
      </w:r>
      <w:r w:rsidR="008D3072">
        <w:rPr>
          <w:rFonts w:hint="eastAsia"/>
        </w:rPr>
        <w:t>分配新的存储任务</w:t>
      </w:r>
      <w:r w:rsidR="00650751">
        <w:rPr>
          <w:rFonts w:hint="eastAsia"/>
        </w:rPr>
        <w:t>，</w:t>
      </w:r>
      <w:r w:rsidR="00C660E7">
        <w:rPr>
          <w:rFonts w:hint="eastAsia"/>
        </w:rPr>
        <w:t>验证是否真的掉线，</w:t>
      </w:r>
      <w:r w:rsidR="0027460A">
        <w:rPr>
          <w:rFonts w:hint="eastAsia"/>
        </w:rPr>
        <w:t>每周期收益</w:t>
      </w:r>
      <w:r w:rsidR="00650751">
        <w:rPr>
          <w:rFonts w:hint="eastAsia"/>
        </w:rPr>
        <w:t>清零，启动</w:t>
      </w:r>
      <w:r w:rsidR="00065D20">
        <w:rPr>
          <w:rFonts w:hint="eastAsia"/>
        </w:rPr>
        <w:t>数据重建</w:t>
      </w:r>
      <w:r w:rsidR="00650751">
        <w:rPr>
          <w:rFonts w:hint="eastAsia"/>
        </w:rPr>
        <w:t>，以及可能的进一步处罚等）</w:t>
      </w:r>
      <w:r>
        <w:rPr>
          <w:rFonts w:hint="eastAsia"/>
        </w:rPr>
        <w:t>。</w:t>
      </w:r>
    </w:p>
    <w:p w14:paraId="2B27804D" w14:textId="77777777" w:rsidR="00AF6E18" w:rsidRPr="00170D48" w:rsidRDefault="00AF6E18" w:rsidP="00AF6E18">
      <w:pPr>
        <w:spacing w:line="360" w:lineRule="auto"/>
      </w:pPr>
      <w:r>
        <w:tab/>
      </w:r>
      <w:r>
        <w:rPr>
          <w:rFonts w:hint="eastAsia"/>
        </w:rPr>
        <w:t>超级节点在注册消息超时或发生变化时需要进行连接测试以确定节点是否可以直达，同时更新direct字段。</w:t>
      </w:r>
    </w:p>
    <w:p w14:paraId="2571DFC4" w14:textId="77777777" w:rsidR="00AF6E18" w:rsidRDefault="00AF6E18" w:rsidP="00AF6E18">
      <w:pPr>
        <w:spacing w:line="360" w:lineRule="auto"/>
      </w:pPr>
      <w:r>
        <w:rPr>
          <w:rFonts w:hint="eastAsia"/>
        </w:rPr>
        <w:tab/>
      </w:r>
      <w:r>
        <w:t>注册消息的数据结构如下表</w:t>
      </w:r>
      <w:r>
        <w:rPr>
          <w:rFonts w:hint="eastAsia"/>
        </w:rPr>
        <w:t>：</w:t>
      </w:r>
    </w:p>
    <w:tbl>
      <w:tblPr>
        <w:tblStyle w:val="a3"/>
        <w:tblW w:w="8522" w:type="dxa"/>
        <w:tblLayout w:type="fixed"/>
        <w:tblLook w:val="04A0" w:firstRow="1" w:lastRow="0" w:firstColumn="1" w:lastColumn="0" w:noHBand="0" w:noVBand="1"/>
      </w:tblPr>
      <w:tblGrid>
        <w:gridCol w:w="2840"/>
        <w:gridCol w:w="2841"/>
        <w:gridCol w:w="2841"/>
      </w:tblGrid>
      <w:tr w:rsidR="00AF6E18" w14:paraId="010A8D97" w14:textId="77777777" w:rsidTr="00BD7730">
        <w:tc>
          <w:tcPr>
            <w:tcW w:w="2840" w:type="dxa"/>
          </w:tcPr>
          <w:p w14:paraId="1CA23B38" w14:textId="77777777" w:rsidR="00AF6E18" w:rsidRDefault="00AF6E18" w:rsidP="00BD7730">
            <w:pPr>
              <w:spacing w:line="360" w:lineRule="auto"/>
            </w:pPr>
            <w:r>
              <w:rPr>
                <w:rFonts w:hint="eastAsia"/>
              </w:rPr>
              <w:t>字段</w:t>
            </w:r>
          </w:p>
        </w:tc>
        <w:tc>
          <w:tcPr>
            <w:tcW w:w="2841" w:type="dxa"/>
          </w:tcPr>
          <w:p w14:paraId="16C6A518" w14:textId="77777777" w:rsidR="00AF6E18" w:rsidRDefault="00AF6E18" w:rsidP="00BD7730">
            <w:pPr>
              <w:spacing w:line="360" w:lineRule="auto"/>
            </w:pPr>
            <w:r>
              <w:rPr>
                <w:rFonts w:hint="eastAsia"/>
              </w:rPr>
              <w:t>类型</w:t>
            </w:r>
          </w:p>
        </w:tc>
        <w:tc>
          <w:tcPr>
            <w:tcW w:w="2841" w:type="dxa"/>
          </w:tcPr>
          <w:p w14:paraId="5DB843B6" w14:textId="77777777" w:rsidR="00AF6E18" w:rsidRDefault="00AF6E18" w:rsidP="00BD7730">
            <w:pPr>
              <w:spacing w:line="360" w:lineRule="auto"/>
            </w:pPr>
            <w:r>
              <w:rPr>
                <w:rFonts w:hint="eastAsia"/>
              </w:rPr>
              <w:t>说明</w:t>
            </w:r>
          </w:p>
        </w:tc>
      </w:tr>
      <w:tr w:rsidR="00AF6E18" w14:paraId="54534D4E" w14:textId="77777777" w:rsidTr="00BD7730">
        <w:tc>
          <w:tcPr>
            <w:tcW w:w="2840" w:type="dxa"/>
          </w:tcPr>
          <w:p w14:paraId="0CE67F9F" w14:textId="77777777" w:rsidR="00AF6E18" w:rsidRDefault="00AF6E18" w:rsidP="00BD7730">
            <w:pPr>
              <w:spacing w:line="360" w:lineRule="auto"/>
            </w:pPr>
            <w:r>
              <w:rPr>
                <w:rFonts w:hint="eastAsia"/>
              </w:rPr>
              <w:t>Type</w:t>
            </w:r>
          </w:p>
        </w:tc>
        <w:tc>
          <w:tcPr>
            <w:tcW w:w="2841" w:type="dxa"/>
          </w:tcPr>
          <w:p w14:paraId="01BABF39" w14:textId="77777777" w:rsidR="00AF6E18" w:rsidRDefault="00AF6E18" w:rsidP="00BD7730">
            <w:pPr>
              <w:spacing w:line="360" w:lineRule="auto"/>
            </w:pPr>
            <w:proofErr w:type="spellStart"/>
            <w:r>
              <w:rPr>
                <w:rFonts w:hint="eastAsia"/>
              </w:rPr>
              <w:t>Enum</w:t>
            </w:r>
            <w:proofErr w:type="spellEnd"/>
          </w:p>
        </w:tc>
        <w:tc>
          <w:tcPr>
            <w:tcW w:w="2841" w:type="dxa"/>
          </w:tcPr>
          <w:p w14:paraId="74469F1F" w14:textId="77777777" w:rsidR="00AF6E18" w:rsidRDefault="00AF6E18" w:rsidP="00BD7730">
            <w:pPr>
              <w:spacing w:line="360" w:lineRule="auto"/>
            </w:pPr>
            <w:r>
              <w:rPr>
                <w:rFonts w:hint="eastAsia"/>
              </w:rPr>
              <w:t>消息类型，这里为Register</w:t>
            </w:r>
          </w:p>
        </w:tc>
      </w:tr>
      <w:tr w:rsidR="00AF6E18" w14:paraId="4D3DD7F0" w14:textId="77777777" w:rsidTr="00BD7730">
        <w:tc>
          <w:tcPr>
            <w:tcW w:w="2840" w:type="dxa"/>
          </w:tcPr>
          <w:p w14:paraId="1AC984D3" w14:textId="77777777" w:rsidR="00AF6E18" w:rsidRDefault="00AF6E18" w:rsidP="00BD7730">
            <w:pPr>
              <w:spacing w:line="360" w:lineRule="auto"/>
            </w:pPr>
            <w:proofErr w:type="spellStart"/>
            <w:r>
              <w:rPr>
                <w:rFonts w:hint="eastAsia"/>
              </w:rPr>
              <w:t>NodeID</w:t>
            </w:r>
            <w:proofErr w:type="spellEnd"/>
          </w:p>
        </w:tc>
        <w:tc>
          <w:tcPr>
            <w:tcW w:w="2841" w:type="dxa"/>
          </w:tcPr>
          <w:p w14:paraId="3FF9642D" w14:textId="77777777" w:rsidR="00AF6E18" w:rsidRDefault="00AF6E18" w:rsidP="00BD7730">
            <w:pPr>
              <w:spacing w:line="360" w:lineRule="auto"/>
            </w:pPr>
            <w:r>
              <w:rPr>
                <w:rFonts w:hint="eastAsia"/>
              </w:rPr>
              <w:t>String</w:t>
            </w:r>
          </w:p>
        </w:tc>
        <w:tc>
          <w:tcPr>
            <w:tcW w:w="2841" w:type="dxa"/>
          </w:tcPr>
          <w:p w14:paraId="5D84DDCD" w14:textId="572A814C" w:rsidR="00AF6E18" w:rsidRDefault="00AF6E18" w:rsidP="00BD7730">
            <w:pPr>
              <w:spacing w:line="360" w:lineRule="auto"/>
            </w:pPr>
            <w:del w:id="1292" w:author="Alex Wang" w:date="2019-04-23T21:22:00Z">
              <w:r w:rsidDel="00AF4E7B">
                <w:rPr>
                  <w:rFonts w:hint="eastAsia"/>
                </w:rPr>
                <w:delText>存储节点</w:delText>
              </w:r>
            </w:del>
            <w:ins w:id="1293" w:author="Alex Wang" w:date="2019-04-23T21:22:00Z">
              <w:r w:rsidR="00AF4E7B">
                <w:rPr>
                  <w:rFonts w:hint="eastAsia"/>
                </w:rPr>
                <w:t>数据节点</w:t>
              </w:r>
            </w:ins>
            <w:r>
              <w:rPr>
                <w:rFonts w:hint="eastAsia"/>
              </w:rPr>
              <w:t>ID</w:t>
            </w:r>
          </w:p>
        </w:tc>
      </w:tr>
      <w:tr w:rsidR="00AF6E18" w14:paraId="7ACBAF7A" w14:textId="77777777" w:rsidTr="00BD7730">
        <w:tc>
          <w:tcPr>
            <w:tcW w:w="2840" w:type="dxa"/>
          </w:tcPr>
          <w:p w14:paraId="5892038E" w14:textId="77777777" w:rsidR="00AF6E18" w:rsidRDefault="00AF6E18" w:rsidP="00BD7730">
            <w:pPr>
              <w:spacing w:line="360" w:lineRule="auto"/>
            </w:pPr>
            <w:proofErr w:type="spellStart"/>
            <w:r>
              <w:rPr>
                <w:rFonts w:hint="eastAsia"/>
              </w:rPr>
              <w:t>InterfaceList</w:t>
            </w:r>
            <w:proofErr w:type="spellEnd"/>
          </w:p>
        </w:tc>
        <w:tc>
          <w:tcPr>
            <w:tcW w:w="2841" w:type="dxa"/>
          </w:tcPr>
          <w:p w14:paraId="749F319B" w14:textId="77777777" w:rsidR="00AF6E18" w:rsidRDefault="00AF6E18" w:rsidP="00BD7730">
            <w:pPr>
              <w:spacing w:line="360" w:lineRule="auto"/>
            </w:pPr>
            <w:r>
              <w:rPr>
                <w:rFonts w:hint="eastAsia"/>
              </w:rPr>
              <w:t>Array&lt;String&gt;</w:t>
            </w:r>
          </w:p>
        </w:tc>
        <w:tc>
          <w:tcPr>
            <w:tcW w:w="2841" w:type="dxa"/>
          </w:tcPr>
          <w:p w14:paraId="1A3EEB0A" w14:textId="14AF1D60" w:rsidR="00AF6E18" w:rsidRDefault="00AF6E18" w:rsidP="00BD7730">
            <w:pPr>
              <w:spacing w:line="360" w:lineRule="auto"/>
            </w:pPr>
            <w:bookmarkStart w:id="1294" w:name="OLE_LINK5"/>
            <w:bookmarkStart w:id="1295" w:name="OLE_LINK6"/>
            <w:del w:id="1296" w:author="Alex Wang" w:date="2019-04-23T21:22:00Z">
              <w:r w:rsidDel="00AF4E7B">
                <w:rPr>
                  <w:rFonts w:hint="eastAsia"/>
                </w:rPr>
                <w:delText>存储节点</w:delText>
              </w:r>
            </w:del>
            <w:ins w:id="1297" w:author="Alex Wang" w:date="2019-04-23T21:22:00Z">
              <w:r w:rsidR="00AF4E7B">
                <w:rPr>
                  <w:rFonts w:hint="eastAsia"/>
                </w:rPr>
                <w:t>数据节点</w:t>
              </w:r>
            </w:ins>
            <w:r>
              <w:rPr>
                <w:rFonts w:hint="eastAsia"/>
              </w:rPr>
              <w:t>的网络接口列表</w:t>
            </w:r>
            <w:bookmarkEnd w:id="1294"/>
            <w:bookmarkEnd w:id="1295"/>
          </w:p>
        </w:tc>
      </w:tr>
      <w:tr w:rsidR="00AF6E18" w14:paraId="3CA957EE" w14:textId="77777777" w:rsidTr="00BD7730">
        <w:tc>
          <w:tcPr>
            <w:tcW w:w="2840" w:type="dxa"/>
          </w:tcPr>
          <w:p w14:paraId="7317DB25" w14:textId="77777777" w:rsidR="00AF6E18" w:rsidRDefault="00AF6E18" w:rsidP="00BD7730">
            <w:pPr>
              <w:spacing w:line="360" w:lineRule="auto"/>
            </w:pPr>
            <w:proofErr w:type="spellStart"/>
            <w:r>
              <w:rPr>
                <w:rFonts w:hint="eastAsia"/>
              </w:rPr>
              <w:t>ExpireTime</w:t>
            </w:r>
            <w:proofErr w:type="spellEnd"/>
          </w:p>
        </w:tc>
        <w:tc>
          <w:tcPr>
            <w:tcW w:w="2841" w:type="dxa"/>
          </w:tcPr>
          <w:p w14:paraId="753F1625" w14:textId="77777777" w:rsidR="00AF6E18" w:rsidRDefault="00AF6E18" w:rsidP="00BD7730">
            <w:pPr>
              <w:spacing w:line="360" w:lineRule="auto"/>
            </w:pPr>
            <w:r>
              <w:rPr>
                <w:rFonts w:hint="eastAsia"/>
              </w:rPr>
              <w:t>Timestamp</w:t>
            </w:r>
          </w:p>
        </w:tc>
        <w:tc>
          <w:tcPr>
            <w:tcW w:w="2841" w:type="dxa"/>
          </w:tcPr>
          <w:p w14:paraId="10418573" w14:textId="77777777" w:rsidR="00AF6E18" w:rsidRDefault="00AF6E18" w:rsidP="00BD7730">
            <w:pPr>
              <w:spacing w:line="360" w:lineRule="auto"/>
            </w:pPr>
            <w:r>
              <w:rPr>
                <w:rFonts w:hint="eastAsia"/>
              </w:rPr>
              <w:t>当前注册信息的超时时间</w:t>
            </w:r>
          </w:p>
        </w:tc>
      </w:tr>
      <w:tr w:rsidR="00AF6E18" w14:paraId="2E85C35E" w14:textId="77777777" w:rsidTr="00BD7730">
        <w:tc>
          <w:tcPr>
            <w:tcW w:w="2840" w:type="dxa"/>
          </w:tcPr>
          <w:p w14:paraId="479F266B" w14:textId="77777777" w:rsidR="00AF6E18" w:rsidRDefault="00AF6E18" w:rsidP="00BD7730">
            <w:pPr>
              <w:spacing w:line="360" w:lineRule="auto"/>
            </w:pPr>
            <w:r>
              <w:rPr>
                <w:rFonts w:hint="eastAsia"/>
              </w:rPr>
              <w:t>Signature</w:t>
            </w:r>
          </w:p>
        </w:tc>
        <w:tc>
          <w:tcPr>
            <w:tcW w:w="2841" w:type="dxa"/>
          </w:tcPr>
          <w:p w14:paraId="3F91B25C" w14:textId="77777777" w:rsidR="00AF6E18" w:rsidRDefault="00AF6E18" w:rsidP="00BD7730">
            <w:pPr>
              <w:spacing w:line="360" w:lineRule="auto"/>
            </w:pPr>
            <w:r>
              <w:rPr>
                <w:rFonts w:hint="eastAsia"/>
              </w:rPr>
              <w:t>String</w:t>
            </w:r>
          </w:p>
        </w:tc>
        <w:tc>
          <w:tcPr>
            <w:tcW w:w="2841" w:type="dxa"/>
          </w:tcPr>
          <w:p w14:paraId="537444F1" w14:textId="77777777" w:rsidR="00AF6E18" w:rsidRDefault="00AF6E18" w:rsidP="00BD7730">
            <w:pPr>
              <w:spacing w:line="360" w:lineRule="auto"/>
            </w:pPr>
            <w:r>
              <w:rPr>
                <w:rFonts w:hint="eastAsia"/>
              </w:rPr>
              <w:t>消息签名</w:t>
            </w:r>
          </w:p>
        </w:tc>
      </w:tr>
    </w:tbl>
    <w:p w14:paraId="5CA4C39D" w14:textId="20D0A4BD" w:rsidR="00AF6E18" w:rsidRDefault="00AF6E18" w:rsidP="00AF6E18">
      <w:pPr>
        <w:spacing w:line="360" w:lineRule="auto"/>
      </w:pPr>
      <w:r>
        <w:rPr>
          <w:rFonts w:hint="eastAsia"/>
        </w:rPr>
        <w:tab/>
      </w:r>
      <w:r>
        <w:t>当超级节点接收到该信息时会更新注册表信息并返回回应信息</w:t>
      </w:r>
      <w:r>
        <w:rPr>
          <w:rFonts w:hint="eastAsia"/>
        </w:rPr>
        <w:t>，</w:t>
      </w:r>
      <w:r>
        <w:t>数据结构如下</w:t>
      </w:r>
      <w:r>
        <w:rPr>
          <w:rFonts w:hint="eastAsia"/>
        </w:rPr>
        <w:t>：</w:t>
      </w:r>
    </w:p>
    <w:tbl>
      <w:tblPr>
        <w:tblStyle w:val="a3"/>
        <w:tblW w:w="8522" w:type="dxa"/>
        <w:tblLayout w:type="fixed"/>
        <w:tblLook w:val="04A0" w:firstRow="1" w:lastRow="0" w:firstColumn="1" w:lastColumn="0" w:noHBand="0" w:noVBand="1"/>
      </w:tblPr>
      <w:tblGrid>
        <w:gridCol w:w="2840"/>
        <w:gridCol w:w="2841"/>
        <w:gridCol w:w="2841"/>
      </w:tblGrid>
      <w:tr w:rsidR="00AF6E18" w14:paraId="7AC4B2A4" w14:textId="77777777" w:rsidTr="00BD7730">
        <w:tc>
          <w:tcPr>
            <w:tcW w:w="2840" w:type="dxa"/>
          </w:tcPr>
          <w:p w14:paraId="37F14F67" w14:textId="77777777" w:rsidR="00AF6E18" w:rsidRDefault="00AF6E18" w:rsidP="00BD7730">
            <w:pPr>
              <w:spacing w:line="360" w:lineRule="auto"/>
            </w:pPr>
            <w:r>
              <w:rPr>
                <w:rFonts w:hint="eastAsia"/>
              </w:rPr>
              <w:t>字段</w:t>
            </w:r>
          </w:p>
        </w:tc>
        <w:tc>
          <w:tcPr>
            <w:tcW w:w="2841" w:type="dxa"/>
          </w:tcPr>
          <w:p w14:paraId="3F7FF570" w14:textId="77777777" w:rsidR="00AF6E18" w:rsidRDefault="00AF6E18" w:rsidP="00BD7730">
            <w:pPr>
              <w:spacing w:line="360" w:lineRule="auto"/>
            </w:pPr>
            <w:r>
              <w:rPr>
                <w:rFonts w:hint="eastAsia"/>
              </w:rPr>
              <w:t>类型</w:t>
            </w:r>
          </w:p>
        </w:tc>
        <w:tc>
          <w:tcPr>
            <w:tcW w:w="2841" w:type="dxa"/>
          </w:tcPr>
          <w:p w14:paraId="2AF7AD6B" w14:textId="77777777" w:rsidR="00AF6E18" w:rsidRDefault="00AF6E18" w:rsidP="00BD7730">
            <w:pPr>
              <w:spacing w:line="360" w:lineRule="auto"/>
            </w:pPr>
            <w:r>
              <w:rPr>
                <w:rFonts w:hint="eastAsia"/>
              </w:rPr>
              <w:t>说明</w:t>
            </w:r>
          </w:p>
        </w:tc>
      </w:tr>
      <w:tr w:rsidR="00AF6E18" w14:paraId="30786687" w14:textId="77777777" w:rsidTr="00BD7730">
        <w:tc>
          <w:tcPr>
            <w:tcW w:w="2840" w:type="dxa"/>
          </w:tcPr>
          <w:p w14:paraId="6706366F" w14:textId="77777777" w:rsidR="00AF6E18" w:rsidRDefault="00AF6E18" w:rsidP="00BD7730">
            <w:pPr>
              <w:spacing w:line="360" w:lineRule="auto"/>
            </w:pPr>
            <w:r>
              <w:rPr>
                <w:rFonts w:hint="eastAsia"/>
              </w:rPr>
              <w:lastRenderedPageBreak/>
              <w:t>Ack</w:t>
            </w:r>
          </w:p>
        </w:tc>
        <w:tc>
          <w:tcPr>
            <w:tcW w:w="2841" w:type="dxa"/>
          </w:tcPr>
          <w:p w14:paraId="74634013" w14:textId="77777777" w:rsidR="00AF6E18" w:rsidRDefault="00AF6E18" w:rsidP="00BD7730">
            <w:pPr>
              <w:spacing w:line="360" w:lineRule="auto"/>
            </w:pPr>
            <w:r>
              <w:rPr>
                <w:rFonts w:hint="eastAsia"/>
              </w:rPr>
              <w:t>Bool</w:t>
            </w:r>
          </w:p>
        </w:tc>
        <w:tc>
          <w:tcPr>
            <w:tcW w:w="2841" w:type="dxa"/>
          </w:tcPr>
          <w:p w14:paraId="1E9E0D7E" w14:textId="77777777" w:rsidR="00AF6E18" w:rsidRDefault="00AF6E18" w:rsidP="00BD7730">
            <w:pPr>
              <w:spacing w:line="360" w:lineRule="auto"/>
            </w:pPr>
            <w:r>
              <w:t>true表示注册成功</w:t>
            </w:r>
            <w:r>
              <w:rPr>
                <w:rFonts w:hint="eastAsia"/>
              </w:rPr>
              <w:t>，</w:t>
            </w:r>
            <w:r>
              <w:t>false为失败</w:t>
            </w:r>
          </w:p>
        </w:tc>
      </w:tr>
      <w:tr w:rsidR="00AF6E18" w14:paraId="65988480" w14:textId="77777777" w:rsidTr="00BD7730">
        <w:tc>
          <w:tcPr>
            <w:tcW w:w="2840" w:type="dxa"/>
          </w:tcPr>
          <w:p w14:paraId="16021506" w14:textId="77777777" w:rsidR="00AF6E18" w:rsidRDefault="00AF6E18" w:rsidP="00BD7730">
            <w:pPr>
              <w:spacing w:line="360" w:lineRule="auto"/>
            </w:pPr>
            <w:r>
              <w:rPr>
                <w:rFonts w:hint="eastAsia"/>
              </w:rPr>
              <w:t>Renew</w:t>
            </w:r>
          </w:p>
        </w:tc>
        <w:tc>
          <w:tcPr>
            <w:tcW w:w="2841" w:type="dxa"/>
          </w:tcPr>
          <w:p w14:paraId="68ED41B2" w14:textId="77777777" w:rsidR="00AF6E18" w:rsidRDefault="00AF6E18" w:rsidP="00BD7730">
            <w:pPr>
              <w:spacing w:line="360" w:lineRule="auto"/>
            </w:pPr>
            <w:r>
              <w:rPr>
                <w:rFonts w:hint="eastAsia"/>
              </w:rPr>
              <w:t>Bool</w:t>
            </w:r>
          </w:p>
        </w:tc>
        <w:tc>
          <w:tcPr>
            <w:tcW w:w="2841" w:type="dxa"/>
          </w:tcPr>
          <w:p w14:paraId="70FE448B" w14:textId="77777777" w:rsidR="00AF6E18" w:rsidRDefault="00AF6E18" w:rsidP="00BD7730">
            <w:pPr>
              <w:spacing w:line="360" w:lineRule="auto"/>
            </w:pPr>
            <w:r>
              <w:rPr>
                <w:rFonts w:hint="eastAsia"/>
              </w:rPr>
              <w:t>是否为续约，false为首次注册，true为续约</w:t>
            </w:r>
          </w:p>
        </w:tc>
      </w:tr>
    </w:tbl>
    <w:p w14:paraId="27201405" w14:textId="6CA1A054" w:rsidR="00AF6E18" w:rsidRDefault="00AF6E18" w:rsidP="00AF6E18">
      <w:pPr>
        <w:spacing w:line="360" w:lineRule="auto"/>
      </w:pPr>
      <w:r>
        <w:tab/>
      </w:r>
    </w:p>
    <w:p w14:paraId="14ACBE6A" w14:textId="683C7332" w:rsidR="001B4DFE" w:rsidRDefault="00E62B1A" w:rsidP="001B4DFE">
      <w:pPr>
        <w:spacing w:line="360" w:lineRule="auto"/>
      </w:pPr>
      <w:r>
        <w:rPr>
          <w:rFonts w:hint="eastAsia"/>
        </w:rPr>
        <w:t>（3）</w:t>
      </w:r>
      <w:r w:rsidR="00506769">
        <w:t>用户端</w:t>
      </w:r>
      <w:r w:rsidR="001B4DFE">
        <w:rPr>
          <w:rFonts w:hint="eastAsia"/>
        </w:rPr>
        <w:t>：</w:t>
      </w:r>
    </w:p>
    <w:p w14:paraId="42119DA2" w14:textId="18525381" w:rsidR="00B94076" w:rsidRDefault="00506769" w:rsidP="00B94076">
      <w:pPr>
        <w:spacing w:line="360" w:lineRule="auto"/>
      </w:pPr>
      <w:r>
        <w:rPr>
          <w:rFonts w:hint="eastAsia"/>
        </w:rPr>
        <w:t>用户端</w:t>
      </w:r>
      <w:r w:rsidR="00B94076">
        <w:rPr>
          <w:rFonts w:hint="eastAsia"/>
        </w:rPr>
        <w:t>与</w:t>
      </w:r>
      <w:del w:id="1298" w:author="Alex Wang" w:date="2019-04-23T21:22:00Z">
        <w:r w:rsidR="00B94076" w:rsidDel="00AF4E7B">
          <w:rPr>
            <w:rFonts w:hint="eastAsia"/>
          </w:rPr>
          <w:delText>存储节点</w:delText>
        </w:r>
      </w:del>
      <w:ins w:id="1299" w:author="Alex Wang" w:date="2019-04-23T21:22:00Z">
        <w:r w:rsidR="00AF4E7B">
          <w:rPr>
            <w:rFonts w:hint="eastAsia"/>
          </w:rPr>
          <w:t>数据节点</w:t>
        </w:r>
      </w:ins>
      <w:r w:rsidR="00B94076">
        <w:rPr>
          <w:rFonts w:hint="eastAsia"/>
        </w:rPr>
        <w:t>建立连接分两种情况，需要中继节点和不需要中继节点：</w:t>
      </w:r>
    </w:p>
    <w:p w14:paraId="38D92160" w14:textId="3DC6E50D" w:rsidR="00B94076" w:rsidRDefault="00B94076" w:rsidP="00B94076">
      <w:pPr>
        <w:spacing w:line="360" w:lineRule="auto"/>
      </w:pPr>
      <w:r>
        <w:rPr>
          <w:rFonts w:hint="eastAsia"/>
        </w:rPr>
        <w:tab/>
        <w:t>a. 不需要中继节点时，</w:t>
      </w:r>
      <w:r w:rsidR="00506769">
        <w:rPr>
          <w:rFonts w:hint="eastAsia"/>
        </w:rPr>
        <w:t>用户端</w:t>
      </w:r>
      <w:r>
        <w:rPr>
          <w:rFonts w:hint="eastAsia"/>
        </w:rPr>
        <w:t>在存储或下载数据时需要完成以下几项工作，如下图所示：</w:t>
      </w:r>
    </w:p>
    <w:p w14:paraId="7CE22B53" w14:textId="77777777" w:rsidR="001B4DFE" w:rsidRDefault="00B94076" w:rsidP="001B4DFE">
      <w:pPr>
        <w:pStyle w:val="a4"/>
        <w:spacing w:line="360" w:lineRule="auto"/>
        <w:ind w:left="420" w:firstLineChars="0" w:firstLine="0"/>
      </w:pPr>
      <w:r>
        <w:object w:dxaOrig="4128" w:dyaOrig="3324" w14:anchorId="1B8450FD">
          <v:shape id="_x0000_i1030" type="#_x0000_t75" style="width:355.8pt;height:285.6pt" o:ole="">
            <v:imagedata r:id="rId27" o:title=""/>
          </v:shape>
          <o:OLEObject Type="Embed" ProgID="Visio.Drawing.11" ShapeID="_x0000_i1030" DrawAspect="Content" ObjectID="_1617562379" r:id="rId28"/>
        </w:object>
      </w:r>
    </w:p>
    <w:p w14:paraId="0BA50BFD" w14:textId="295A2DD8" w:rsidR="001B4DFE" w:rsidRDefault="00B94076" w:rsidP="001B4DFE">
      <w:pPr>
        <w:pStyle w:val="a4"/>
        <w:spacing w:line="360" w:lineRule="auto"/>
        <w:ind w:left="420" w:firstLineChars="0" w:firstLine="0"/>
      </w:pPr>
      <w:r>
        <w:rPr>
          <w:rFonts w:hint="eastAsia"/>
        </w:rPr>
        <w:t>（</w:t>
      </w:r>
      <w:proofErr w:type="spellStart"/>
      <w:r>
        <w:rPr>
          <w:rFonts w:hint="eastAsia"/>
        </w:rPr>
        <w:t>i</w:t>
      </w:r>
      <w:proofErr w:type="spellEnd"/>
      <w:r>
        <w:rPr>
          <w:rFonts w:hint="eastAsia"/>
        </w:rPr>
        <w:t>）获取</w:t>
      </w:r>
      <w:del w:id="1300" w:author="Alex Wang" w:date="2019-04-23T21:22:00Z">
        <w:r w:rsidR="001B4DFE" w:rsidDel="00AF4E7B">
          <w:rPr>
            <w:rFonts w:hint="eastAsia"/>
          </w:rPr>
          <w:delText>存储节点</w:delText>
        </w:r>
      </w:del>
      <w:ins w:id="1301" w:author="Alex Wang" w:date="2019-04-23T21:22:00Z">
        <w:r w:rsidR="00AF4E7B">
          <w:rPr>
            <w:rFonts w:hint="eastAsia"/>
          </w:rPr>
          <w:t>数据节点</w:t>
        </w:r>
      </w:ins>
      <w:r w:rsidR="001B4DFE">
        <w:rPr>
          <w:rFonts w:hint="eastAsia"/>
        </w:rPr>
        <w:t>：</w:t>
      </w:r>
    </w:p>
    <w:p w14:paraId="55C98DB3" w14:textId="49FFAD5E" w:rsidR="001B4DFE"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上传或下载文件时，超级节点需要向</w:t>
      </w:r>
      <w:r w:rsidR="00506769">
        <w:rPr>
          <w:rFonts w:hint="eastAsia"/>
        </w:rPr>
        <w:t>用户端</w:t>
      </w:r>
      <w:r>
        <w:rPr>
          <w:rFonts w:hint="eastAsia"/>
        </w:rPr>
        <w:t>返回各分片对应的</w:t>
      </w:r>
      <w:del w:id="1302" w:author="Alex Wang" w:date="2019-04-23T21:22:00Z">
        <w:r w:rsidDel="00AF4E7B">
          <w:rPr>
            <w:rFonts w:hint="eastAsia"/>
          </w:rPr>
          <w:delText>存储节点</w:delText>
        </w:r>
      </w:del>
      <w:ins w:id="1303" w:author="Alex Wang" w:date="2019-04-23T21:22:00Z">
        <w:r w:rsidR="00AF4E7B">
          <w:rPr>
            <w:rFonts w:hint="eastAsia"/>
          </w:rPr>
          <w:t>数据节点</w:t>
        </w:r>
      </w:ins>
      <w:r>
        <w:rPr>
          <w:rFonts w:hint="eastAsia"/>
        </w:rPr>
        <w:t>列表，列表每一项都包括相应</w:t>
      </w:r>
      <w:del w:id="1304" w:author="Alex Wang" w:date="2019-04-23T21:22:00Z">
        <w:r w:rsidDel="00AF4E7B">
          <w:rPr>
            <w:rFonts w:hint="eastAsia"/>
          </w:rPr>
          <w:delText>存储节点</w:delText>
        </w:r>
      </w:del>
      <w:ins w:id="1305" w:author="Alex Wang" w:date="2019-04-23T21:22:00Z">
        <w:r w:rsidR="00AF4E7B">
          <w:rPr>
            <w:rFonts w:hint="eastAsia"/>
          </w:rPr>
          <w:t>数据节点</w:t>
        </w:r>
      </w:ins>
      <w:r>
        <w:rPr>
          <w:rFonts w:hint="eastAsia"/>
        </w:rPr>
        <w:t>网络地址信息（图中箭头1）。</w:t>
      </w:r>
    </w:p>
    <w:p w14:paraId="304DECFC" w14:textId="77777777" w:rsidR="00B94076" w:rsidRDefault="00B94076" w:rsidP="00B94076">
      <w:pPr>
        <w:pStyle w:val="a4"/>
        <w:spacing w:line="360" w:lineRule="auto"/>
        <w:ind w:firstLineChars="202" w:firstLine="424"/>
      </w:pPr>
      <w:r>
        <w:rPr>
          <w:rFonts w:hint="eastAsia"/>
        </w:rPr>
        <w:t>（ii）建立连接：</w:t>
      </w:r>
    </w:p>
    <w:p w14:paraId="38895B09" w14:textId="70AADC3E" w:rsidR="00B94076"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获取到</w:t>
      </w:r>
      <w:del w:id="1306" w:author="Alex Wang" w:date="2019-04-23T21:22:00Z">
        <w:r w:rsidDel="00AF4E7B">
          <w:rPr>
            <w:rFonts w:hint="eastAsia"/>
          </w:rPr>
          <w:delText>存储节点</w:delText>
        </w:r>
      </w:del>
      <w:ins w:id="1307" w:author="Alex Wang" w:date="2019-04-23T21:22:00Z">
        <w:r w:rsidR="00AF4E7B">
          <w:rPr>
            <w:rFonts w:hint="eastAsia"/>
          </w:rPr>
          <w:t>数据节点</w:t>
        </w:r>
      </w:ins>
      <w:r>
        <w:rPr>
          <w:rFonts w:hint="eastAsia"/>
        </w:rPr>
        <w:t>的网络接口列表后，分别向各接口发送ping消息，并选择延迟较低的接口作为数据传输接口（图中箭头2、3）。</w:t>
      </w:r>
    </w:p>
    <w:p w14:paraId="087639CC" w14:textId="77777777" w:rsidR="00B94076" w:rsidRDefault="00B94076" w:rsidP="00B94076">
      <w:pPr>
        <w:pStyle w:val="a4"/>
        <w:spacing w:line="360" w:lineRule="auto"/>
        <w:ind w:firstLineChars="202" w:firstLine="424"/>
      </w:pPr>
      <w:r>
        <w:rPr>
          <w:rFonts w:hint="eastAsia"/>
        </w:rPr>
        <w:t>（iii）传输数据</w:t>
      </w:r>
    </w:p>
    <w:p w14:paraId="3A93EC33" w14:textId="7CC2727E" w:rsidR="00B94076" w:rsidRDefault="00B94076" w:rsidP="00B94076">
      <w:pPr>
        <w:spacing w:line="360" w:lineRule="auto"/>
        <w:ind w:firstLine="420"/>
      </w:pPr>
      <w:r>
        <w:rPr>
          <w:rFonts w:hint="eastAsia"/>
        </w:rPr>
        <w:t>如果上一步中已经得到至少一个ping响应，则确定了目标</w:t>
      </w:r>
      <w:del w:id="1308" w:author="Alex Wang" w:date="2019-04-23T21:22:00Z">
        <w:r w:rsidDel="00AF4E7B">
          <w:rPr>
            <w:rFonts w:hint="eastAsia"/>
          </w:rPr>
          <w:delText>存储节点</w:delText>
        </w:r>
      </w:del>
      <w:ins w:id="1309" w:author="Alex Wang" w:date="2019-04-23T21:22:00Z">
        <w:r w:rsidR="00AF4E7B">
          <w:rPr>
            <w:rFonts w:hint="eastAsia"/>
          </w:rPr>
          <w:t>数据节点</w:t>
        </w:r>
      </w:ins>
      <w:r>
        <w:rPr>
          <w:rFonts w:hint="eastAsia"/>
        </w:rPr>
        <w:t>及其网络接口，可</w:t>
      </w:r>
      <w:r>
        <w:rPr>
          <w:rFonts w:hint="eastAsia"/>
        </w:rPr>
        <w:lastRenderedPageBreak/>
        <w:t>以与</w:t>
      </w:r>
      <w:del w:id="1310" w:author="Alex Wang" w:date="2019-04-23T21:22:00Z">
        <w:r w:rsidDel="00AF4E7B">
          <w:rPr>
            <w:rFonts w:hint="eastAsia"/>
          </w:rPr>
          <w:delText>存储节点</w:delText>
        </w:r>
      </w:del>
      <w:ins w:id="1311" w:author="Alex Wang" w:date="2019-04-23T21:22:00Z">
        <w:r w:rsidR="00AF4E7B">
          <w:rPr>
            <w:rFonts w:hint="eastAsia"/>
          </w:rPr>
          <w:t>数据节点</w:t>
        </w:r>
      </w:ins>
      <w:r>
        <w:rPr>
          <w:rFonts w:hint="eastAsia"/>
        </w:rPr>
        <w:t>直接建立传输通道来传输数据，如图中的箭头4所示。</w:t>
      </w:r>
    </w:p>
    <w:p w14:paraId="57D936FE" w14:textId="77777777" w:rsidR="00B94076" w:rsidRPr="00B94076" w:rsidRDefault="00B94076" w:rsidP="00B94076">
      <w:pPr>
        <w:pStyle w:val="a4"/>
        <w:spacing w:line="360" w:lineRule="auto"/>
        <w:ind w:firstLineChars="202" w:firstLine="424"/>
      </w:pPr>
    </w:p>
    <w:p w14:paraId="431F9FA4" w14:textId="0FBFD307" w:rsidR="001B4DFE" w:rsidRPr="00B94076" w:rsidRDefault="00E62B1A" w:rsidP="001B4DFE">
      <w:pPr>
        <w:pStyle w:val="a4"/>
        <w:spacing w:line="360" w:lineRule="auto"/>
        <w:ind w:left="420" w:firstLineChars="0" w:firstLine="0"/>
      </w:pPr>
      <w:r>
        <w:t>b</w:t>
      </w:r>
      <w:r w:rsidR="001B4DFE">
        <w:t>.</w:t>
      </w:r>
      <w:r w:rsidR="001B4DFE">
        <w:rPr>
          <w:rFonts w:hint="eastAsia"/>
        </w:rPr>
        <w:t xml:space="preserve"> </w:t>
      </w:r>
      <w:r w:rsidR="00B94076">
        <w:rPr>
          <w:rFonts w:hint="eastAsia"/>
        </w:rPr>
        <w:t>需要中继节点时，</w:t>
      </w:r>
      <w:r w:rsidR="00506769">
        <w:rPr>
          <w:rFonts w:hint="eastAsia"/>
        </w:rPr>
        <w:t>用户端</w:t>
      </w:r>
      <w:r w:rsidR="00B94076">
        <w:rPr>
          <w:rFonts w:hint="eastAsia"/>
        </w:rPr>
        <w:t>在存储或下载数据时需要完成以下几项工作，如下图所示</w:t>
      </w:r>
      <w:r w:rsidR="001B4DFE">
        <w:rPr>
          <w:rFonts w:hint="eastAsia"/>
        </w:rPr>
        <w:t>：</w:t>
      </w:r>
    </w:p>
    <w:p w14:paraId="2F3C299A" w14:textId="77777777" w:rsidR="001B4DFE" w:rsidRDefault="00B94076" w:rsidP="00B94076">
      <w:pPr>
        <w:pStyle w:val="a4"/>
        <w:spacing w:line="360" w:lineRule="auto"/>
        <w:ind w:firstLineChars="202" w:firstLine="424"/>
      </w:pPr>
      <w:r>
        <w:object w:dxaOrig="4128" w:dyaOrig="3624" w14:anchorId="3E23CA02">
          <v:shape id="_x0000_i1031" type="#_x0000_t75" style="width:342.6pt;height:301.2pt" o:ole="">
            <v:imagedata r:id="rId29" o:title=""/>
          </v:shape>
          <o:OLEObject Type="Embed" ProgID="Visio.Drawing.11" ShapeID="_x0000_i1031" DrawAspect="Content" ObjectID="_1617562380" r:id="rId30"/>
        </w:object>
      </w:r>
    </w:p>
    <w:p w14:paraId="3214B650" w14:textId="4AAF3486" w:rsidR="00B94076" w:rsidRDefault="00B94076" w:rsidP="00B94076">
      <w:pPr>
        <w:pStyle w:val="a4"/>
        <w:spacing w:line="360" w:lineRule="auto"/>
      </w:pPr>
      <w:r>
        <w:rPr>
          <w:rFonts w:hint="eastAsia"/>
        </w:rPr>
        <w:t>（</w:t>
      </w:r>
      <w:proofErr w:type="spellStart"/>
      <w:r>
        <w:rPr>
          <w:rFonts w:hint="eastAsia"/>
        </w:rPr>
        <w:t>i</w:t>
      </w:r>
      <w:proofErr w:type="spellEnd"/>
      <w:r>
        <w:rPr>
          <w:rFonts w:hint="eastAsia"/>
        </w:rPr>
        <w:t>）获取</w:t>
      </w:r>
      <w:del w:id="1312" w:author="Alex Wang" w:date="2019-04-23T21:22:00Z">
        <w:r w:rsidDel="00AF4E7B">
          <w:rPr>
            <w:rFonts w:hint="eastAsia"/>
          </w:rPr>
          <w:delText>存储节点</w:delText>
        </w:r>
      </w:del>
      <w:ins w:id="1313" w:author="Alex Wang" w:date="2019-04-23T21:22:00Z">
        <w:r w:rsidR="00AF4E7B">
          <w:rPr>
            <w:rFonts w:hint="eastAsia"/>
          </w:rPr>
          <w:t>数据节点</w:t>
        </w:r>
      </w:ins>
      <w:r>
        <w:rPr>
          <w:rFonts w:hint="eastAsia"/>
        </w:rPr>
        <w:t>：</w:t>
      </w:r>
    </w:p>
    <w:p w14:paraId="5FA2EBD5" w14:textId="6396C478" w:rsidR="00B94076"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上传或下载文件时，超级节点需要向</w:t>
      </w:r>
      <w:r w:rsidR="00506769">
        <w:rPr>
          <w:rFonts w:hint="eastAsia"/>
        </w:rPr>
        <w:t>用户端</w:t>
      </w:r>
      <w:r>
        <w:rPr>
          <w:rFonts w:hint="eastAsia"/>
        </w:rPr>
        <w:t>返回各分片对应的</w:t>
      </w:r>
      <w:del w:id="1314" w:author="Alex Wang" w:date="2019-04-23T21:22:00Z">
        <w:r w:rsidDel="00AF4E7B">
          <w:rPr>
            <w:rFonts w:hint="eastAsia"/>
          </w:rPr>
          <w:delText>存储节点</w:delText>
        </w:r>
      </w:del>
      <w:ins w:id="1315" w:author="Alex Wang" w:date="2019-04-23T21:22:00Z">
        <w:r w:rsidR="00AF4E7B">
          <w:rPr>
            <w:rFonts w:hint="eastAsia"/>
          </w:rPr>
          <w:t>数据节点</w:t>
        </w:r>
      </w:ins>
      <w:r>
        <w:rPr>
          <w:rFonts w:hint="eastAsia"/>
        </w:rPr>
        <w:t>列表，列表每一项都包括相应</w:t>
      </w:r>
      <w:del w:id="1316" w:author="Alex Wang" w:date="2019-04-23T21:22:00Z">
        <w:r w:rsidDel="00AF4E7B">
          <w:rPr>
            <w:rFonts w:hint="eastAsia"/>
          </w:rPr>
          <w:delText>存储节点</w:delText>
        </w:r>
      </w:del>
      <w:ins w:id="1317" w:author="Alex Wang" w:date="2019-04-23T21:22:00Z">
        <w:r w:rsidR="00AF4E7B">
          <w:rPr>
            <w:rFonts w:hint="eastAsia"/>
          </w:rPr>
          <w:t>数据节点</w:t>
        </w:r>
      </w:ins>
      <w:r>
        <w:rPr>
          <w:rFonts w:hint="eastAsia"/>
        </w:rPr>
        <w:t>网络地址信息（图中箭头1）。如果分配的</w:t>
      </w:r>
      <w:del w:id="1318" w:author="Alex Wang" w:date="2019-04-23T21:22:00Z">
        <w:r w:rsidDel="00AF4E7B">
          <w:rPr>
            <w:rFonts w:hint="eastAsia"/>
          </w:rPr>
          <w:delText>存储节点</w:delText>
        </w:r>
      </w:del>
      <w:ins w:id="1319" w:author="Alex Wang" w:date="2019-04-23T21:22:00Z">
        <w:r w:rsidR="00AF4E7B">
          <w:rPr>
            <w:rFonts w:hint="eastAsia"/>
          </w:rPr>
          <w:t>数据节点</w:t>
        </w:r>
      </w:ins>
      <w:r>
        <w:rPr>
          <w:rFonts w:hint="eastAsia"/>
        </w:rPr>
        <w:t>中有无法直连的节点，超级节点还需要为本次</w:t>
      </w:r>
      <w:r w:rsidR="00A14C70">
        <w:rPr>
          <w:rFonts w:hint="eastAsia"/>
        </w:rPr>
        <w:t>数据传输</w:t>
      </w:r>
      <w:r>
        <w:rPr>
          <w:rFonts w:hint="eastAsia"/>
        </w:rPr>
        <w:t>分配一个中继节点，同时为每个</w:t>
      </w:r>
      <w:r w:rsidR="00BB0377">
        <w:rPr>
          <w:rFonts w:hint="eastAsia"/>
        </w:rPr>
        <w:t>需要中继的</w:t>
      </w:r>
      <w:del w:id="1320" w:author="Alex Wang" w:date="2019-04-23T21:22:00Z">
        <w:r w:rsidR="00BB0377" w:rsidDel="00AF4E7B">
          <w:rPr>
            <w:rFonts w:hint="eastAsia"/>
          </w:rPr>
          <w:delText>存储</w:delText>
        </w:r>
        <w:r w:rsidDel="00AF4E7B">
          <w:rPr>
            <w:rFonts w:hint="eastAsia"/>
          </w:rPr>
          <w:delText>节点</w:delText>
        </w:r>
      </w:del>
      <w:ins w:id="1321" w:author="Alex Wang" w:date="2019-04-23T21:22:00Z">
        <w:r w:rsidR="00AF4E7B">
          <w:rPr>
            <w:rFonts w:hint="eastAsia"/>
          </w:rPr>
          <w:t>数据节点</w:t>
        </w:r>
      </w:ins>
      <w:r>
        <w:rPr>
          <w:rFonts w:hint="eastAsia"/>
        </w:rPr>
        <w:t>分配一个唯一配对标识</w:t>
      </w:r>
      <w:r w:rsidR="000E1A2D">
        <w:rPr>
          <w:rFonts w:hint="eastAsia"/>
        </w:rPr>
        <w:t>（例如VHF）</w:t>
      </w:r>
      <w:r>
        <w:rPr>
          <w:rFonts w:hint="eastAsia"/>
        </w:rPr>
        <w:t>，另外超级节点还需要告知无法直连的</w:t>
      </w:r>
      <w:del w:id="1322" w:author="Alex Wang" w:date="2019-04-23T21:22:00Z">
        <w:r w:rsidDel="00AF4E7B">
          <w:rPr>
            <w:rFonts w:hint="eastAsia"/>
          </w:rPr>
          <w:delText>存储节点</w:delText>
        </w:r>
      </w:del>
      <w:ins w:id="1323" w:author="Alex Wang" w:date="2019-04-23T21:22:00Z">
        <w:r w:rsidR="00AF4E7B">
          <w:rPr>
            <w:rFonts w:hint="eastAsia"/>
          </w:rPr>
          <w:t>数据节点</w:t>
        </w:r>
      </w:ins>
      <w:r>
        <w:rPr>
          <w:rFonts w:hint="eastAsia"/>
        </w:rPr>
        <w:t>需要连接的中继节点及相应的配对标识（图中箭头2）。</w:t>
      </w:r>
    </w:p>
    <w:p w14:paraId="083E433E" w14:textId="29FC2934" w:rsidR="00B94076" w:rsidRDefault="00B94076" w:rsidP="00B94076">
      <w:pPr>
        <w:pStyle w:val="a4"/>
        <w:spacing w:line="360" w:lineRule="auto"/>
        <w:ind w:firstLineChars="202" w:firstLine="424"/>
      </w:pPr>
      <w:r>
        <w:rPr>
          <w:rFonts w:hint="eastAsia"/>
        </w:rPr>
        <w:t>（ii）</w:t>
      </w:r>
      <w:r w:rsidR="00506769">
        <w:rPr>
          <w:rFonts w:hint="eastAsia"/>
        </w:rPr>
        <w:t>用户端</w:t>
      </w:r>
      <w:r>
        <w:rPr>
          <w:rFonts w:hint="eastAsia"/>
        </w:rPr>
        <w:t>和</w:t>
      </w:r>
      <w:del w:id="1324" w:author="Alex Wang" w:date="2019-04-23T21:22:00Z">
        <w:r w:rsidDel="00AF4E7B">
          <w:rPr>
            <w:rFonts w:hint="eastAsia"/>
          </w:rPr>
          <w:delText>存储节点</w:delText>
        </w:r>
      </w:del>
      <w:ins w:id="1325" w:author="Alex Wang" w:date="2019-04-23T21:22:00Z">
        <w:r w:rsidR="00AF4E7B">
          <w:rPr>
            <w:rFonts w:hint="eastAsia"/>
          </w:rPr>
          <w:t>数据节点</w:t>
        </w:r>
      </w:ins>
      <w:r>
        <w:rPr>
          <w:rFonts w:hint="eastAsia"/>
        </w:rPr>
        <w:t>分别与中继节点建立连接并发送配对标识（图中箭头3），并等待成功信息。</w:t>
      </w:r>
    </w:p>
    <w:p w14:paraId="57A65479" w14:textId="77777777" w:rsidR="00B94076" w:rsidRDefault="00B94076" w:rsidP="00B94076">
      <w:pPr>
        <w:pStyle w:val="a4"/>
        <w:spacing w:line="360" w:lineRule="auto"/>
        <w:ind w:firstLineChars="202" w:firstLine="424"/>
      </w:pPr>
      <w:r>
        <w:rPr>
          <w:rFonts w:hint="eastAsia"/>
        </w:rPr>
        <w:t>（iii）当中继节点发现有两个连接配对成功后会发送配对成功消息给双方，告知配对成功（图中箭头4），同时开始为这两个连接中转流量。</w:t>
      </w:r>
    </w:p>
    <w:p w14:paraId="23039394" w14:textId="49C58229" w:rsidR="00B94076" w:rsidRPr="00B94076" w:rsidRDefault="00B94076" w:rsidP="00B94076">
      <w:pPr>
        <w:pStyle w:val="a4"/>
        <w:spacing w:line="360" w:lineRule="auto"/>
        <w:ind w:firstLineChars="202" w:firstLine="424"/>
      </w:pPr>
      <w:r>
        <w:rPr>
          <w:rFonts w:hint="eastAsia"/>
        </w:rPr>
        <w:t>（iv）</w:t>
      </w:r>
      <w:r w:rsidR="00506769">
        <w:rPr>
          <w:rFonts w:hint="eastAsia"/>
        </w:rPr>
        <w:t>用户端</w:t>
      </w:r>
      <w:r>
        <w:rPr>
          <w:rFonts w:hint="eastAsia"/>
        </w:rPr>
        <w:t>和</w:t>
      </w:r>
      <w:del w:id="1326" w:author="Alex Wang" w:date="2019-04-23T21:22:00Z">
        <w:r w:rsidDel="00AF4E7B">
          <w:rPr>
            <w:rFonts w:hint="eastAsia"/>
          </w:rPr>
          <w:delText>存储节点</w:delText>
        </w:r>
      </w:del>
      <w:ins w:id="1327" w:author="Alex Wang" w:date="2019-04-23T21:22:00Z">
        <w:r w:rsidR="00AF4E7B">
          <w:rPr>
            <w:rFonts w:hint="eastAsia"/>
          </w:rPr>
          <w:t>数据节点</w:t>
        </w:r>
      </w:ins>
      <w:r>
        <w:rPr>
          <w:rFonts w:hint="eastAsia"/>
        </w:rPr>
        <w:t>收到配对成功消息后了解到中继连接建立成功，可通过此虚拟链路进行数据交互。</w:t>
      </w:r>
    </w:p>
    <w:p w14:paraId="5B4164A3" w14:textId="77777777" w:rsidR="001B4DFE" w:rsidRDefault="00E62B1A" w:rsidP="001B4DFE">
      <w:pPr>
        <w:pStyle w:val="a4"/>
        <w:spacing w:line="360" w:lineRule="auto"/>
        <w:ind w:left="420" w:firstLineChars="0" w:firstLine="0"/>
      </w:pPr>
      <w:r>
        <w:t>c</w:t>
      </w:r>
      <w:r w:rsidR="001B4DFE">
        <w:t>.</w:t>
      </w:r>
      <w:r w:rsidR="001B4DFE">
        <w:rPr>
          <w:rFonts w:hint="eastAsia"/>
        </w:rPr>
        <w:t xml:space="preserve"> </w:t>
      </w:r>
      <w:r w:rsidR="00B94076">
        <w:rPr>
          <w:rFonts w:hint="eastAsia"/>
        </w:rPr>
        <w:t>可能出现的问题</w:t>
      </w:r>
      <w:r w:rsidR="001B4DFE">
        <w:rPr>
          <w:rFonts w:hint="eastAsia"/>
        </w:rPr>
        <w:t>:</w:t>
      </w:r>
    </w:p>
    <w:p w14:paraId="76BEB32E" w14:textId="0059F8BF" w:rsidR="00B94076" w:rsidRDefault="00B94076" w:rsidP="00B94076">
      <w:pPr>
        <w:spacing w:line="360" w:lineRule="auto"/>
      </w:pPr>
      <w:r>
        <w:rPr>
          <w:rFonts w:hint="eastAsia"/>
        </w:rPr>
        <w:lastRenderedPageBreak/>
        <w:tab/>
        <w:t>当上传过程中可能由于</w:t>
      </w:r>
      <w:del w:id="1328" w:author="Alex Wang" w:date="2019-04-23T21:22:00Z">
        <w:r w:rsidDel="00AF4E7B">
          <w:rPr>
            <w:rFonts w:hint="eastAsia"/>
          </w:rPr>
          <w:delText>存储节点</w:delText>
        </w:r>
      </w:del>
      <w:ins w:id="1329" w:author="Alex Wang" w:date="2019-04-23T21:22:00Z">
        <w:r w:rsidR="00AF4E7B">
          <w:rPr>
            <w:rFonts w:hint="eastAsia"/>
          </w:rPr>
          <w:t>数据节点</w:t>
        </w:r>
      </w:ins>
      <w:proofErr w:type="gramStart"/>
      <w:r>
        <w:rPr>
          <w:rFonts w:hint="eastAsia"/>
        </w:rPr>
        <w:t>宕</w:t>
      </w:r>
      <w:proofErr w:type="gramEnd"/>
      <w:r>
        <w:rPr>
          <w:rFonts w:hint="eastAsia"/>
        </w:rPr>
        <w:t>机或网络变动导致分片上</w:t>
      </w:r>
      <w:proofErr w:type="gramStart"/>
      <w:r>
        <w:rPr>
          <w:rFonts w:hint="eastAsia"/>
        </w:rPr>
        <w:t>传失败</w:t>
      </w:r>
      <w:proofErr w:type="gramEnd"/>
      <w:r>
        <w:rPr>
          <w:rFonts w:hint="eastAsia"/>
        </w:rPr>
        <w:t>但</w:t>
      </w:r>
      <w:r w:rsidR="00506769">
        <w:rPr>
          <w:rFonts w:hint="eastAsia"/>
        </w:rPr>
        <w:t>用户</w:t>
      </w:r>
      <w:proofErr w:type="gramStart"/>
      <w:r w:rsidR="00506769">
        <w:rPr>
          <w:rFonts w:hint="eastAsia"/>
        </w:rPr>
        <w:t>端</w:t>
      </w:r>
      <w:r>
        <w:rPr>
          <w:rFonts w:hint="eastAsia"/>
        </w:rPr>
        <w:t>没有</w:t>
      </w:r>
      <w:proofErr w:type="gramEnd"/>
      <w:r>
        <w:rPr>
          <w:rFonts w:hint="eastAsia"/>
        </w:rPr>
        <w:t>收到响应，此时</w:t>
      </w:r>
      <w:r w:rsidR="00506769">
        <w:rPr>
          <w:rFonts w:hint="eastAsia"/>
        </w:rPr>
        <w:t>用户端</w:t>
      </w:r>
      <w:proofErr w:type="gramStart"/>
      <w:r>
        <w:rPr>
          <w:rFonts w:hint="eastAsia"/>
        </w:rPr>
        <w:t>不</w:t>
      </w:r>
      <w:proofErr w:type="gramEnd"/>
      <w:r>
        <w:rPr>
          <w:rFonts w:hint="eastAsia"/>
        </w:rPr>
        <w:t>马上进行重试，而是收集本次上传中所有上</w:t>
      </w:r>
      <w:proofErr w:type="gramStart"/>
      <w:r>
        <w:rPr>
          <w:rFonts w:hint="eastAsia"/>
        </w:rPr>
        <w:t>传失败</w:t>
      </w:r>
      <w:proofErr w:type="gramEnd"/>
      <w:r>
        <w:rPr>
          <w:rFonts w:hint="eastAsia"/>
        </w:rPr>
        <w:t>或无响应的分片信息重新向超级节点请求分配</w:t>
      </w:r>
      <w:del w:id="1330" w:author="Alex Wang" w:date="2019-04-23T21:22:00Z">
        <w:r w:rsidDel="00AF4E7B">
          <w:rPr>
            <w:rFonts w:hint="eastAsia"/>
          </w:rPr>
          <w:delText>存储节点</w:delText>
        </w:r>
      </w:del>
      <w:ins w:id="1331" w:author="Alex Wang" w:date="2019-04-23T21:22:00Z">
        <w:r w:rsidR="00AF4E7B">
          <w:rPr>
            <w:rFonts w:hint="eastAsia"/>
          </w:rPr>
          <w:t>数据节点</w:t>
        </w:r>
      </w:ins>
      <w:r>
        <w:rPr>
          <w:rFonts w:hint="eastAsia"/>
        </w:rPr>
        <w:t>，此时可能有三种情况：</w:t>
      </w:r>
    </w:p>
    <w:p w14:paraId="0CECD01E" w14:textId="546F0519" w:rsidR="00B94076" w:rsidRDefault="00B94076" w:rsidP="00B94076">
      <w:pPr>
        <w:spacing w:line="360" w:lineRule="auto"/>
      </w:pPr>
      <w:r>
        <w:rPr>
          <w:rFonts w:hint="eastAsia"/>
        </w:rPr>
        <w:tab/>
        <w:t>（</w:t>
      </w:r>
      <w:proofErr w:type="spellStart"/>
      <w:r>
        <w:rPr>
          <w:rFonts w:hint="eastAsia"/>
        </w:rPr>
        <w:t>i</w:t>
      </w:r>
      <w:proofErr w:type="spellEnd"/>
      <w:r>
        <w:rPr>
          <w:rFonts w:hint="eastAsia"/>
        </w:rPr>
        <w:t>）</w:t>
      </w:r>
      <w:del w:id="1332" w:author="Alex Wang" w:date="2019-04-23T21:22:00Z">
        <w:r w:rsidDel="00AF4E7B">
          <w:rPr>
            <w:rFonts w:hint="eastAsia"/>
          </w:rPr>
          <w:delText>存储节点</w:delText>
        </w:r>
      </w:del>
      <w:ins w:id="1333" w:author="Alex Wang" w:date="2019-04-23T21:22:00Z">
        <w:r w:rsidR="00AF4E7B">
          <w:rPr>
            <w:rFonts w:hint="eastAsia"/>
          </w:rPr>
          <w:t>数据节点</w:t>
        </w:r>
      </w:ins>
      <w:r w:rsidR="006B28B3">
        <w:rPr>
          <w:rFonts w:hint="eastAsia"/>
        </w:rPr>
        <w:t>确实</w:t>
      </w:r>
      <w:r>
        <w:rPr>
          <w:rFonts w:hint="eastAsia"/>
        </w:rPr>
        <w:t>上传失败，此时超级节点将为该分片重新分配</w:t>
      </w:r>
      <w:del w:id="1334" w:author="Alex Wang" w:date="2019-04-23T21:22:00Z">
        <w:r w:rsidDel="00AF4E7B">
          <w:rPr>
            <w:rFonts w:hint="eastAsia"/>
          </w:rPr>
          <w:delText>存储节点</w:delText>
        </w:r>
      </w:del>
      <w:ins w:id="1335" w:author="Alex Wang" w:date="2019-04-23T21:22:00Z">
        <w:r w:rsidR="00AF4E7B">
          <w:rPr>
            <w:rFonts w:hint="eastAsia"/>
          </w:rPr>
          <w:t>数据节点</w:t>
        </w:r>
      </w:ins>
    </w:p>
    <w:p w14:paraId="73F8D1A8" w14:textId="422373F1" w:rsidR="00B94076" w:rsidRDefault="00B94076" w:rsidP="00B94076">
      <w:pPr>
        <w:spacing w:line="360" w:lineRule="auto"/>
      </w:pPr>
      <w:r>
        <w:rPr>
          <w:rFonts w:hint="eastAsia"/>
        </w:rPr>
        <w:tab/>
        <w:t>（ii）</w:t>
      </w:r>
      <w:del w:id="1336" w:author="Alex Wang" w:date="2019-04-23T21:22:00Z">
        <w:r w:rsidDel="00AF4E7B">
          <w:rPr>
            <w:rFonts w:hint="eastAsia"/>
          </w:rPr>
          <w:delText>存储节点</w:delText>
        </w:r>
      </w:del>
      <w:ins w:id="1337" w:author="Alex Wang" w:date="2019-04-23T21:22:00Z">
        <w:r w:rsidR="00AF4E7B">
          <w:rPr>
            <w:rFonts w:hint="eastAsia"/>
          </w:rPr>
          <w:t>数据节点</w:t>
        </w:r>
      </w:ins>
      <w:r>
        <w:rPr>
          <w:rFonts w:hint="eastAsia"/>
        </w:rPr>
        <w:t>上</w:t>
      </w:r>
      <w:proofErr w:type="gramStart"/>
      <w:r>
        <w:rPr>
          <w:rFonts w:hint="eastAsia"/>
        </w:rPr>
        <w:t>传成功</w:t>
      </w:r>
      <w:proofErr w:type="gramEnd"/>
      <w:r>
        <w:rPr>
          <w:rFonts w:hint="eastAsia"/>
        </w:rPr>
        <w:t>且超级节点已记录，此时超级节点将</w:t>
      </w:r>
      <w:r w:rsidR="00EC36D0">
        <w:rPr>
          <w:rFonts w:hint="eastAsia"/>
        </w:rPr>
        <w:t>再次告知</w:t>
      </w:r>
      <w:r w:rsidR="00506769">
        <w:rPr>
          <w:rFonts w:hint="eastAsia"/>
        </w:rPr>
        <w:t>用户端</w:t>
      </w:r>
    </w:p>
    <w:p w14:paraId="2B90142A" w14:textId="5DD32ECD" w:rsidR="001B4DFE" w:rsidRPr="00DD70B8" w:rsidRDefault="00B94076" w:rsidP="00B94076">
      <w:pPr>
        <w:pStyle w:val="a4"/>
        <w:spacing w:line="360" w:lineRule="auto"/>
        <w:ind w:left="420" w:firstLineChars="0" w:firstLine="0"/>
      </w:pPr>
      <w:r>
        <w:rPr>
          <w:rFonts w:hint="eastAsia"/>
        </w:rPr>
        <w:t>（iii）</w:t>
      </w:r>
      <w:del w:id="1338" w:author="Alex Wang" w:date="2019-04-23T21:22:00Z">
        <w:r w:rsidDel="00AF4E7B">
          <w:rPr>
            <w:rFonts w:hint="eastAsia"/>
          </w:rPr>
          <w:delText>存储节点</w:delText>
        </w:r>
      </w:del>
      <w:ins w:id="1339" w:author="Alex Wang" w:date="2019-04-23T21:22:00Z">
        <w:r w:rsidR="00AF4E7B">
          <w:rPr>
            <w:rFonts w:hint="eastAsia"/>
          </w:rPr>
          <w:t>数据节点</w:t>
        </w:r>
      </w:ins>
      <w:r>
        <w:rPr>
          <w:rFonts w:hint="eastAsia"/>
        </w:rPr>
        <w:t>上</w:t>
      </w:r>
      <w:proofErr w:type="gramStart"/>
      <w:r>
        <w:rPr>
          <w:rFonts w:hint="eastAsia"/>
        </w:rPr>
        <w:t>传成功</w:t>
      </w:r>
      <w:proofErr w:type="gramEnd"/>
      <w:r>
        <w:rPr>
          <w:rFonts w:hint="eastAsia"/>
        </w:rPr>
        <w:t>但</w:t>
      </w:r>
      <w:r w:rsidR="007B17BC">
        <w:rPr>
          <w:rFonts w:hint="eastAsia"/>
        </w:rPr>
        <w:t>向</w:t>
      </w:r>
      <w:r>
        <w:rPr>
          <w:rFonts w:hint="eastAsia"/>
        </w:rPr>
        <w:t>超级节点</w:t>
      </w:r>
      <w:r w:rsidR="007B17BC">
        <w:rPr>
          <w:rFonts w:hint="eastAsia"/>
        </w:rPr>
        <w:t>发送上</w:t>
      </w:r>
      <w:proofErr w:type="gramStart"/>
      <w:r w:rsidR="007B17BC">
        <w:rPr>
          <w:rFonts w:hint="eastAsia"/>
        </w:rPr>
        <w:t>传</w:t>
      </w:r>
      <w:r>
        <w:rPr>
          <w:rFonts w:hint="eastAsia"/>
        </w:rPr>
        <w:t>记录</w:t>
      </w:r>
      <w:proofErr w:type="gramEnd"/>
      <w:r w:rsidR="007B17BC">
        <w:rPr>
          <w:rFonts w:hint="eastAsia"/>
        </w:rPr>
        <w:t>失败</w:t>
      </w:r>
      <w:r>
        <w:rPr>
          <w:rFonts w:hint="eastAsia"/>
        </w:rPr>
        <w:t>，此时超级节点将</w:t>
      </w:r>
      <w:r w:rsidR="00535314">
        <w:rPr>
          <w:rFonts w:hint="eastAsia"/>
        </w:rPr>
        <w:t>视为</w:t>
      </w:r>
      <w:r w:rsidR="000F7417">
        <w:rPr>
          <w:rFonts w:hint="eastAsia"/>
        </w:rPr>
        <w:t>上传不成功，将为该</w:t>
      </w:r>
      <w:r w:rsidR="007303F9">
        <w:rPr>
          <w:rFonts w:hint="eastAsia"/>
        </w:rPr>
        <w:t>数据分片</w:t>
      </w:r>
      <w:r w:rsidR="000F7417">
        <w:rPr>
          <w:rFonts w:hint="eastAsia"/>
        </w:rPr>
        <w:t>重新分配</w:t>
      </w:r>
      <w:del w:id="1340" w:author="Alex Wang" w:date="2019-04-23T21:22:00Z">
        <w:r w:rsidR="000F7417" w:rsidDel="00AF4E7B">
          <w:rPr>
            <w:rFonts w:hint="eastAsia"/>
          </w:rPr>
          <w:delText>存储节点</w:delText>
        </w:r>
      </w:del>
      <w:ins w:id="1341" w:author="Alex Wang" w:date="2019-04-23T21:22:00Z">
        <w:r w:rsidR="00AF4E7B">
          <w:rPr>
            <w:rFonts w:hint="eastAsia"/>
          </w:rPr>
          <w:t>数据节点</w:t>
        </w:r>
      </w:ins>
      <w:r w:rsidR="000F7417">
        <w:rPr>
          <w:rFonts w:hint="eastAsia"/>
        </w:rPr>
        <w:t>；原始</w:t>
      </w:r>
      <w:del w:id="1342" w:author="Alex Wang" w:date="2019-04-23T21:22:00Z">
        <w:r w:rsidR="000F7417" w:rsidDel="00AF4E7B">
          <w:rPr>
            <w:rFonts w:hint="eastAsia"/>
          </w:rPr>
          <w:delText>存储节点</w:delText>
        </w:r>
      </w:del>
      <w:ins w:id="1343" w:author="Alex Wang" w:date="2019-04-23T21:22:00Z">
        <w:r w:rsidR="00AF4E7B">
          <w:rPr>
            <w:rFonts w:hint="eastAsia"/>
          </w:rPr>
          <w:t>数据节点</w:t>
        </w:r>
      </w:ins>
      <w:r w:rsidR="000F7417">
        <w:rPr>
          <w:rFonts w:hint="eastAsia"/>
        </w:rPr>
        <w:t>因为一直没收到超级节点的确认消息，</w:t>
      </w:r>
      <w:r w:rsidR="002A1E22">
        <w:rPr>
          <w:rFonts w:hint="eastAsia"/>
        </w:rPr>
        <w:t>在监听到VNU相关的存储操作已经完成的区块信息后丢弃相关的数据分片</w:t>
      </w:r>
    </w:p>
    <w:p w14:paraId="51626C18" w14:textId="77777777" w:rsidR="001B4DFE" w:rsidRPr="001B4DFE" w:rsidRDefault="001B4DFE" w:rsidP="001B4DFE">
      <w:pPr>
        <w:pStyle w:val="a4"/>
        <w:spacing w:line="360" w:lineRule="auto"/>
        <w:ind w:firstLineChars="0" w:firstLine="0"/>
        <w:rPr>
          <w:rFonts w:cs="Times New Roman"/>
        </w:rPr>
      </w:pPr>
    </w:p>
    <w:p w14:paraId="47D9B095" w14:textId="77777777" w:rsidR="007D010C" w:rsidRPr="007D010C" w:rsidRDefault="007D010C" w:rsidP="007D010C">
      <w:pPr>
        <w:numPr>
          <w:ilvl w:val="0"/>
          <w:numId w:val="1"/>
        </w:numPr>
        <w:spacing w:line="360" w:lineRule="auto"/>
        <w:rPr>
          <w:rFonts w:cs="Times New Roman"/>
        </w:rPr>
      </w:pPr>
      <w:r w:rsidRPr="007D010C">
        <w:rPr>
          <w:rFonts w:cs="Times New Roman" w:hint="eastAsia"/>
        </w:rPr>
        <w:t>超级节点：</w:t>
      </w:r>
    </w:p>
    <w:p w14:paraId="05581222" w14:textId="77777777" w:rsidR="007D010C" w:rsidRPr="007D010C" w:rsidRDefault="007D010C" w:rsidP="007D010C">
      <w:pPr>
        <w:spacing w:line="360" w:lineRule="auto"/>
        <w:ind w:firstLine="420"/>
        <w:rPr>
          <w:rFonts w:cs="Times New Roman"/>
        </w:rPr>
      </w:pPr>
      <w:r w:rsidRPr="007D010C">
        <w:rPr>
          <w:rFonts w:cs="Times New Roman" w:hint="eastAsia"/>
        </w:rPr>
        <w:t>超级节点作为整个</w:t>
      </w:r>
      <w:r w:rsidRPr="007D010C">
        <w:rPr>
          <w:rFonts w:cs="Times New Roman"/>
        </w:rPr>
        <w:t>YottaChain</w:t>
      </w:r>
      <w:r w:rsidRPr="007D010C">
        <w:rPr>
          <w:rFonts w:cs="Times New Roman" w:hint="eastAsia"/>
        </w:rPr>
        <w:t>的关键组件，主要提供以下几个功能：</w:t>
      </w:r>
    </w:p>
    <w:p w14:paraId="1EBC5934" w14:textId="08CAC08C" w:rsidR="007D010C" w:rsidRPr="007D010C" w:rsidRDefault="007D010C" w:rsidP="007D010C">
      <w:pPr>
        <w:spacing w:line="360" w:lineRule="auto"/>
        <w:rPr>
          <w:rFonts w:cs="Times New Roman"/>
        </w:rPr>
      </w:pPr>
      <w:r w:rsidRPr="007D010C">
        <w:rPr>
          <w:rFonts w:cs="Times New Roman" w:hint="eastAsia"/>
        </w:rPr>
        <w:t>·负责管理</w:t>
      </w:r>
      <w:r w:rsidR="00F349DB">
        <w:rPr>
          <w:rFonts w:cs="Times New Roman" w:hint="eastAsia"/>
        </w:rPr>
        <w:t>存储</w:t>
      </w:r>
      <w:r w:rsidRPr="007D010C">
        <w:rPr>
          <w:rFonts w:cs="Times New Roman" w:hint="eastAsia"/>
        </w:rPr>
        <w:t>数据库、用户数据库</w:t>
      </w:r>
      <w:r w:rsidR="00D45104">
        <w:rPr>
          <w:rFonts w:cs="Times New Roman" w:hint="eastAsia"/>
        </w:rPr>
        <w:t>、</w:t>
      </w:r>
      <w:r w:rsidRPr="007D010C">
        <w:rPr>
          <w:rFonts w:cs="Times New Roman" w:hint="eastAsia"/>
        </w:rPr>
        <w:t>矿工数据库</w:t>
      </w:r>
      <w:r w:rsidR="001222C6">
        <w:rPr>
          <w:rFonts w:cs="Times New Roman" w:hint="eastAsia"/>
        </w:rPr>
        <w:t>。</w:t>
      </w:r>
    </w:p>
    <w:p w14:paraId="3AB6D1DE" w14:textId="09B75607" w:rsidR="007D010C" w:rsidRPr="007D010C" w:rsidRDefault="007D010C" w:rsidP="007D010C">
      <w:pPr>
        <w:spacing w:line="360" w:lineRule="auto"/>
        <w:rPr>
          <w:rFonts w:cs="Times New Roman"/>
        </w:rPr>
      </w:pPr>
      <w:r w:rsidRPr="007D010C">
        <w:rPr>
          <w:rFonts w:cs="Times New Roman" w:hint="eastAsia"/>
        </w:rPr>
        <w:t>·负责协调</w:t>
      </w:r>
      <w:r w:rsidR="00506769">
        <w:rPr>
          <w:rFonts w:cs="Times New Roman" w:hint="eastAsia"/>
        </w:rPr>
        <w:t>用户端</w:t>
      </w:r>
      <w:r w:rsidRPr="007D010C">
        <w:rPr>
          <w:rFonts w:cs="Times New Roman" w:hint="eastAsia"/>
        </w:rPr>
        <w:t>和</w:t>
      </w:r>
      <w:del w:id="1344" w:author="Alex Wang" w:date="2019-04-23T21:22:00Z">
        <w:r w:rsidRPr="007D010C" w:rsidDel="00AF4E7B">
          <w:rPr>
            <w:rFonts w:cs="Times New Roman" w:hint="eastAsia"/>
          </w:rPr>
          <w:delText>存储节点</w:delText>
        </w:r>
      </w:del>
      <w:ins w:id="1345" w:author="Alex Wang" w:date="2019-04-23T21:22:00Z">
        <w:r w:rsidR="00AF4E7B">
          <w:rPr>
            <w:rFonts w:cs="Times New Roman" w:hint="eastAsia"/>
          </w:rPr>
          <w:t>数据节点</w:t>
        </w:r>
      </w:ins>
      <w:r w:rsidRPr="007D010C">
        <w:rPr>
          <w:rFonts w:cs="Times New Roman" w:hint="eastAsia"/>
        </w:rPr>
        <w:t>之间的文件副本</w:t>
      </w:r>
      <w:r w:rsidRPr="007D010C">
        <w:rPr>
          <w:rFonts w:cs="Times New Roman"/>
        </w:rPr>
        <w:t>/</w:t>
      </w:r>
      <w:r w:rsidRPr="007D010C">
        <w:rPr>
          <w:rFonts w:cs="Times New Roman" w:hint="eastAsia"/>
        </w:rPr>
        <w:t>分片的存储行为</w:t>
      </w:r>
    </w:p>
    <w:p w14:paraId="129E1169" w14:textId="3D472FF2" w:rsidR="007D010C" w:rsidRDefault="007D010C" w:rsidP="007D010C">
      <w:pPr>
        <w:spacing w:line="360" w:lineRule="auto"/>
        <w:rPr>
          <w:rFonts w:cs="Times New Roman"/>
        </w:rPr>
      </w:pPr>
      <w:r w:rsidRPr="007D010C">
        <w:rPr>
          <w:rFonts w:cs="Times New Roman" w:hint="eastAsia"/>
        </w:rPr>
        <w:t>·负责区块链的生成和保存</w:t>
      </w:r>
    </w:p>
    <w:p w14:paraId="6F072117" w14:textId="4878631D" w:rsidR="00565081" w:rsidRPr="007D010C" w:rsidRDefault="00565081" w:rsidP="007D010C">
      <w:pPr>
        <w:spacing w:line="360" w:lineRule="auto"/>
        <w:rPr>
          <w:rFonts w:cs="Times New Roman"/>
        </w:rPr>
      </w:pPr>
      <w:r w:rsidRPr="007D010C">
        <w:rPr>
          <w:rFonts w:cs="Times New Roman" w:hint="eastAsia"/>
        </w:rPr>
        <w:t>·</w:t>
      </w:r>
      <w:r>
        <w:rPr>
          <w:rFonts w:cs="Times New Roman" w:hint="eastAsia"/>
        </w:rPr>
        <w:t>提供智能合约功能</w:t>
      </w:r>
    </w:p>
    <w:p w14:paraId="550EA1DD" w14:textId="5710E991" w:rsidR="007D010C" w:rsidRDefault="007D010C" w:rsidP="007D010C">
      <w:pPr>
        <w:spacing w:line="360" w:lineRule="auto"/>
        <w:rPr>
          <w:ins w:id="1346" w:author="Alex Wang" w:date="2019-04-07T14:03:00Z"/>
          <w:rFonts w:cs="Times New Roman"/>
        </w:rPr>
      </w:pPr>
      <w:r w:rsidRPr="007D010C">
        <w:rPr>
          <w:rFonts w:cs="Times New Roman" w:hint="eastAsia"/>
        </w:rPr>
        <w:t>·负责对激励数据进行计算和更新</w:t>
      </w:r>
    </w:p>
    <w:p w14:paraId="3EDD486D" w14:textId="1D1E0CF1" w:rsidR="00CD6359" w:rsidRPr="007D010C" w:rsidRDefault="00CD6359" w:rsidP="007D010C">
      <w:pPr>
        <w:spacing w:line="360" w:lineRule="auto"/>
        <w:rPr>
          <w:rFonts w:cs="Times New Roman"/>
        </w:rPr>
      </w:pPr>
      <w:ins w:id="1347" w:author="Alex Wang" w:date="2019-04-07T14:03:00Z">
        <w:r>
          <w:rPr>
            <w:rFonts w:cs="Times New Roman" w:hint="eastAsia"/>
          </w:rPr>
          <w:t>负责提供被屏蔽密钥服务；</w:t>
        </w:r>
      </w:ins>
    </w:p>
    <w:p w14:paraId="04D0DD10" w14:textId="77777777" w:rsidR="007D010C" w:rsidRPr="007D010C" w:rsidRDefault="007D010C" w:rsidP="007D010C">
      <w:pPr>
        <w:spacing w:line="360" w:lineRule="auto"/>
        <w:rPr>
          <w:rFonts w:cs="Times New Roman"/>
        </w:rPr>
      </w:pPr>
      <w:r w:rsidRPr="007D010C">
        <w:rPr>
          <w:rFonts w:cs="Times New Roman" w:hint="eastAsia"/>
        </w:rPr>
        <w:t>·超级节点具有图形化管理端，可对超级节点进行监控和配置</w:t>
      </w:r>
    </w:p>
    <w:p w14:paraId="5BBD70E6" w14:textId="147890C7" w:rsidR="007D010C" w:rsidRPr="007D010C" w:rsidRDefault="007D010C" w:rsidP="007D010C">
      <w:pPr>
        <w:spacing w:line="360" w:lineRule="auto"/>
        <w:rPr>
          <w:rFonts w:cs="Times New Roman"/>
        </w:rPr>
      </w:pPr>
    </w:p>
    <w:p w14:paraId="1EE9308C" w14:textId="0C56194D" w:rsidR="002E1474" w:rsidRDefault="0065001C" w:rsidP="007D010C">
      <w:pPr>
        <w:numPr>
          <w:ilvl w:val="0"/>
          <w:numId w:val="2"/>
        </w:numPr>
        <w:spacing w:line="360" w:lineRule="auto"/>
        <w:rPr>
          <w:rFonts w:cs="Times New Roman"/>
        </w:rPr>
      </w:pPr>
      <w:r>
        <w:rPr>
          <w:rFonts w:cs="Times New Roman" w:hint="eastAsia"/>
        </w:rPr>
        <w:t>存储</w:t>
      </w:r>
      <w:r w:rsidR="007D010C" w:rsidRPr="007D010C">
        <w:rPr>
          <w:rFonts w:cs="Times New Roman" w:hint="eastAsia"/>
        </w:rPr>
        <w:t>数据库</w:t>
      </w:r>
      <w:r w:rsidR="003B6DB0">
        <w:rPr>
          <w:rFonts w:cs="Times New Roman" w:hint="eastAsia"/>
        </w:rPr>
        <w:t>，包括</w:t>
      </w:r>
      <w:ins w:id="1348" w:author="Alex Wang" w:date="2019-04-07T19:31:00Z">
        <w:r w:rsidR="00A61217">
          <w:rPr>
            <w:rFonts w:cs="Times New Roman" w:hint="eastAsia"/>
          </w:rPr>
          <w:t>全局</w:t>
        </w:r>
      </w:ins>
      <w:ins w:id="1349" w:author="Alex Wang" w:date="2019-04-03T16:10:00Z">
        <w:r w:rsidR="00DC4F49">
          <w:rPr>
            <w:rFonts w:cs="Times New Roman" w:hint="eastAsia"/>
          </w:rPr>
          <w:t>文件去重表D</w:t>
        </w:r>
        <w:r w:rsidR="00DC4F49">
          <w:rPr>
            <w:rFonts w:cs="Times New Roman"/>
          </w:rPr>
          <w:t>F</w:t>
        </w:r>
        <w:r w:rsidR="00DC4F49">
          <w:rPr>
            <w:rFonts w:cs="Times New Roman" w:hint="eastAsia"/>
          </w:rPr>
          <w:t>D、</w:t>
        </w:r>
      </w:ins>
      <w:r w:rsidR="003903D1">
        <w:rPr>
          <w:rFonts w:cs="Times New Roman" w:hint="eastAsia"/>
        </w:rPr>
        <w:t>数据块表</w:t>
      </w:r>
      <w:r w:rsidR="00B32950">
        <w:rPr>
          <w:rFonts w:cs="Times New Roman" w:hint="eastAsia"/>
        </w:rPr>
        <w:t>DB和数据</w:t>
      </w:r>
      <w:proofErr w:type="gramStart"/>
      <w:r w:rsidR="00B32950">
        <w:rPr>
          <w:rFonts w:cs="Times New Roman" w:hint="eastAsia"/>
        </w:rPr>
        <w:t>分片表</w:t>
      </w:r>
      <w:proofErr w:type="gramEnd"/>
      <w:r w:rsidR="00B32950">
        <w:rPr>
          <w:rFonts w:cs="Times New Roman" w:hint="eastAsia"/>
        </w:rPr>
        <w:t>DF</w:t>
      </w:r>
      <w:ins w:id="1350" w:author="Alex Wang" w:date="2019-04-07T12:47:00Z">
        <w:r w:rsidR="00F8573D">
          <w:rPr>
            <w:rFonts w:cs="Times New Roman" w:hint="eastAsia"/>
          </w:rPr>
          <w:t>N</w:t>
        </w:r>
      </w:ins>
      <w:r w:rsidR="00B23A41">
        <w:rPr>
          <w:rFonts w:cs="Times New Roman" w:hint="eastAsia"/>
        </w:rPr>
        <w:t>，</w:t>
      </w:r>
      <w:ins w:id="1351" w:author="Alex Wang" w:date="2019-04-07T14:02:00Z">
        <w:r w:rsidR="00111454">
          <w:rPr>
            <w:rFonts w:cs="Times New Roman" w:hint="eastAsia"/>
          </w:rPr>
          <w:t>其中DFD是</w:t>
        </w:r>
      </w:ins>
      <w:ins w:id="1352" w:author="Alex Wang" w:date="2019-04-18T11:36:00Z">
        <w:r w:rsidR="00795737">
          <w:rPr>
            <w:rFonts w:cs="Times New Roman" w:hint="eastAsia"/>
          </w:rPr>
          <w:t>每个文件的H</w:t>
        </w:r>
        <w:r w:rsidR="00795737">
          <w:rPr>
            <w:rFonts w:cs="Times New Roman"/>
          </w:rPr>
          <w:t>ash</w:t>
        </w:r>
        <w:r w:rsidR="00795737">
          <w:rPr>
            <w:rFonts w:cs="Times New Roman" w:hint="eastAsia"/>
          </w:rPr>
          <w:t>值V</w:t>
        </w:r>
        <w:r w:rsidR="00795737">
          <w:rPr>
            <w:rFonts w:cs="Times New Roman"/>
          </w:rPr>
          <w:t>HW</w:t>
        </w:r>
        <w:r w:rsidR="00795737">
          <w:rPr>
            <w:rFonts w:cs="Times New Roman" w:hint="eastAsia"/>
          </w:rPr>
          <w:t>对应的超级节点S</w:t>
        </w:r>
        <w:r w:rsidR="00795737">
          <w:rPr>
            <w:rFonts w:cs="Times New Roman"/>
          </w:rPr>
          <w:t>NF</w:t>
        </w:r>
        <w:r w:rsidR="00795737">
          <w:rPr>
            <w:rFonts w:cs="Times New Roman" w:hint="eastAsia"/>
          </w:rPr>
          <w:t>负责维护</w:t>
        </w:r>
      </w:ins>
      <w:ins w:id="1353" w:author="Alex Wang" w:date="2019-04-07T14:02:00Z">
        <w:r w:rsidR="00111454">
          <w:rPr>
            <w:rFonts w:cs="Times New Roman" w:hint="eastAsia"/>
          </w:rPr>
          <w:t>，DB和DFN</w:t>
        </w:r>
      </w:ins>
      <w:r w:rsidR="00B23A41">
        <w:rPr>
          <w:rFonts w:cs="Times New Roman" w:hint="eastAsia"/>
        </w:rPr>
        <w:t>由每个数据块</w:t>
      </w:r>
      <w:ins w:id="1354" w:author="Alex Wang" w:date="2019-04-18T11:36:00Z">
        <w:r w:rsidR="00795737">
          <w:rPr>
            <w:rFonts w:cs="Times New Roman" w:hint="eastAsia"/>
          </w:rPr>
          <w:t>的明文H</w:t>
        </w:r>
        <w:r w:rsidR="00795737">
          <w:rPr>
            <w:rFonts w:cs="Times New Roman"/>
          </w:rPr>
          <w:t>ash</w:t>
        </w:r>
        <w:r w:rsidR="00795737">
          <w:rPr>
            <w:rFonts w:cs="Times New Roman" w:hint="eastAsia"/>
          </w:rPr>
          <w:t>值V</w:t>
        </w:r>
        <w:r w:rsidR="00795737">
          <w:rPr>
            <w:rFonts w:cs="Times New Roman"/>
          </w:rPr>
          <w:t>HP</w:t>
        </w:r>
      </w:ins>
      <w:r w:rsidR="00B23A41">
        <w:rPr>
          <w:rFonts w:cs="Times New Roman" w:hint="eastAsia"/>
        </w:rPr>
        <w:t>对应的超级节点</w:t>
      </w:r>
      <w:del w:id="1355" w:author="Alex Wang" w:date="2019-04-03T13:11:00Z">
        <w:r w:rsidR="00B23A41" w:rsidDel="00427C59">
          <w:rPr>
            <w:rFonts w:cs="Times New Roman" w:hint="eastAsia"/>
          </w:rPr>
          <w:delText>BPD</w:delText>
        </w:r>
      </w:del>
      <w:ins w:id="1356" w:author="Alex Wang" w:date="2019-04-03T13:11:00Z">
        <w:r w:rsidR="00427C59">
          <w:rPr>
            <w:rFonts w:cs="Times New Roman" w:hint="eastAsia"/>
          </w:rPr>
          <w:t>SND</w:t>
        </w:r>
      </w:ins>
      <w:r w:rsidR="00B23A41">
        <w:rPr>
          <w:rFonts w:cs="Times New Roman" w:hint="eastAsia"/>
        </w:rPr>
        <w:t>负责维护</w:t>
      </w:r>
      <w:r w:rsidR="00B32950">
        <w:rPr>
          <w:rFonts w:cs="Times New Roman" w:hint="eastAsia"/>
        </w:rPr>
        <w:t>。</w:t>
      </w:r>
    </w:p>
    <w:p w14:paraId="176098A1" w14:textId="77777777" w:rsidR="00DC4F49" w:rsidRPr="0072427B" w:rsidRDefault="00DC4F49" w:rsidP="00DE247E">
      <w:pPr>
        <w:spacing w:line="360" w:lineRule="auto"/>
        <w:rPr>
          <w:ins w:id="1357" w:author="Alex Wang" w:date="2019-04-03T16:07:00Z"/>
          <w:rFonts w:cs="Times New Roman"/>
        </w:rPr>
      </w:pPr>
    </w:p>
    <w:p w14:paraId="29FF0038" w14:textId="3981B5E0" w:rsidR="00DC4F49" w:rsidRDefault="00945C3A" w:rsidP="00DC4F49">
      <w:pPr>
        <w:spacing w:line="360" w:lineRule="auto"/>
        <w:rPr>
          <w:ins w:id="1358" w:author="Alex Wang" w:date="2019-04-21T15:48:00Z"/>
          <w:rFonts w:cs="Times New Roman"/>
        </w:rPr>
      </w:pPr>
      <w:ins w:id="1359" w:author="Alex Wang" w:date="2019-04-07T19:31:00Z">
        <w:r>
          <w:rPr>
            <w:rFonts w:cs="Times New Roman" w:hint="eastAsia"/>
          </w:rPr>
          <w:t>全局</w:t>
        </w:r>
      </w:ins>
      <w:ins w:id="1360" w:author="Alex Wang" w:date="2019-04-03T16:07:00Z">
        <w:r w:rsidR="00DC4F49">
          <w:rPr>
            <w:rFonts w:cs="Times New Roman" w:hint="eastAsia"/>
          </w:rPr>
          <w:t>文件去重表D</w:t>
        </w:r>
        <w:r w:rsidR="00DC4F49">
          <w:rPr>
            <w:rFonts w:cs="Times New Roman"/>
          </w:rPr>
          <w:t>F</w:t>
        </w:r>
        <w:r w:rsidR="00DC4F49">
          <w:rPr>
            <w:rFonts w:cs="Times New Roman" w:hint="eastAsia"/>
          </w:rPr>
          <w:t>D，记录所有的文件的数据块信息：</w:t>
        </w:r>
      </w:ins>
    </w:p>
    <w:p w14:paraId="5418BF99" w14:textId="547B22ED" w:rsidR="0042402B" w:rsidRPr="008F6801" w:rsidRDefault="00DC4F49" w:rsidP="00DC4F49">
      <w:pPr>
        <w:spacing w:line="360" w:lineRule="auto"/>
        <w:ind w:firstLine="420"/>
        <w:rPr>
          <w:ins w:id="1361" w:author="Alex Wang" w:date="2019-04-03T16:07:00Z"/>
          <w:rFonts w:cs="Times New Roman"/>
        </w:rPr>
      </w:pPr>
      <w:ins w:id="1362" w:author="Alex Wang" w:date="2019-04-03T16:07:00Z">
        <w:r>
          <w:rPr>
            <w:rFonts w:cs="Times New Roman" w:hint="eastAsia"/>
          </w:rPr>
          <w:t>VHW</w:t>
        </w:r>
        <w:r w:rsidRPr="008F6801">
          <w:rPr>
            <w:rFonts w:cs="Times New Roman"/>
          </w:rPr>
          <w:t>：byte[3</w:t>
        </w:r>
        <w:r>
          <w:rPr>
            <w:rFonts w:cs="Times New Roman"/>
          </w:rPr>
          <w:t>2</w:t>
        </w:r>
        <w:r w:rsidRPr="008F6801">
          <w:rPr>
            <w:rFonts w:cs="Times New Roman"/>
          </w:rPr>
          <w:t>]，主</w:t>
        </w:r>
        <w:r>
          <w:rPr>
            <w:rFonts w:cs="Times New Roman" w:hint="eastAsia"/>
          </w:rPr>
          <w:t>键</w:t>
        </w:r>
        <w:r w:rsidRPr="008F6801">
          <w:rPr>
            <w:rFonts w:cs="Times New Roman"/>
          </w:rPr>
          <w:t>，</w:t>
        </w:r>
        <w:r>
          <w:rPr>
            <w:rFonts w:cs="Times New Roman" w:hint="eastAsia"/>
          </w:rPr>
          <w:t>文件</w:t>
        </w:r>
        <w:r w:rsidRPr="008F6801">
          <w:rPr>
            <w:rFonts w:cs="Times New Roman"/>
          </w:rPr>
          <w:t>全文Hash值</w:t>
        </w:r>
      </w:ins>
    </w:p>
    <w:p w14:paraId="77DA19EF" w14:textId="7746D1B6" w:rsidR="00D56CEB" w:rsidRDefault="00D56CEB" w:rsidP="00D56CEB">
      <w:pPr>
        <w:spacing w:line="360" w:lineRule="auto"/>
        <w:rPr>
          <w:ins w:id="1363" w:author="Alex Wang" w:date="2019-04-21T15:49:00Z"/>
          <w:rFonts w:cs="Times New Roman"/>
        </w:rPr>
      </w:pPr>
      <w:ins w:id="1364" w:author="Alex Wang" w:date="2019-04-21T15:49:00Z">
        <w:r>
          <w:rPr>
            <w:rFonts w:cs="Times New Roman"/>
          </w:rPr>
          <w:tab/>
        </w:r>
        <w:r>
          <w:rPr>
            <w:rFonts w:cs="Times New Roman" w:hint="eastAsia"/>
          </w:rPr>
          <w:t>VND：b</w:t>
        </w:r>
        <w:r>
          <w:rPr>
            <w:rFonts w:cs="Times New Roman"/>
          </w:rPr>
          <w:t>yte[8]</w:t>
        </w:r>
        <w:r>
          <w:rPr>
            <w:rFonts w:cs="Times New Roman" w:hint="eastAsia"/>
          </w:rPr>
          <w:t>，在DFD中的流水号</w:t>
        </w:r>
      </w:ins>
      <w:ins w:id="1365" w:author="Alex Wang" w:date="2019-04-21T15:50:00Z">
        <w:r w:rsidR="00E85B7C">
          <w:rPr>
            <w:rFonts w:cs="Times New Roman" w:hint="eastAsia"/>
          </w:rPr>
          <w:t>，全局唯一</w:t>
        </w:r>
      </w:ins>
    </w:p>
    <w:p w14:paraId="51878D2A" w14:textId="77777777" w:rsidR="00DC4F49" w:rsidRPr="008F6801" w:rsidRDefault="00DC4F49" w:rsidP="00DC4F49">
      <w:pPr>
        <w:spacing w:line="360" w:lineRule="auto"/>
        <w:rPr>
          <w:ins w:id="1366" w:author="Alex Wang" w:date="2019-04-03T16:07:00Z"/>
          <w:rFonts w:cs="Times New Roman"/>
        </w:rPr>
      </w:pPr>
      <w:ins w:id="1367" w:author="Alex Wang" w:date="2019-04-03T16:07:00Z">
        <w:r w:rsidRPr="008F6801">
          <w:rPr>
            <w:rFonts w:cs="Times New Roman"/>
          </w:rPr>
          <w:tab/>
          <w:t>NLINK：byte[</w:t>
        </w:r>
        <w:r>
          <w:rPr>
            <w:rFonts w:cs="Times New Roman"/>
          </w:rPr>
          <w:t>2</w:t>
        </w:r>
        <w:r w:rsidRPr="008F6801">
          <w:rPr>
            <w:rFonts w:cs="Times New Roman"/>
          </w:rPr>
          <w:t>]，引用计数（</w:t>
        </w:r>
        <w:r>
          <w:rPr>
            <w:rFonts w:cs="Times New Roman" w:hint="eastAsia"/>
          </w:rPr>
          <w:t>即保存了该文件的用户数。</w:t>
        </w:r>
        <w:r w:rsidRPr="008F6801">
          <w:rPr>
            <w:rFonts w:cs="Times New Roman"/>
          </w:rPr>
          <w:t>如果引用次数达到</w:t>
        </w:r>
        <w:r>
          <w:rPr>
            <w:rFonts w:cs="Times New Roman"/>
          </w:rPr>
          <w:t>0</w:t>
        </w:r>
        <w:r>
          <w:rPr>
            <w:rFonts w:cs="Times New Roman" w:hint="eastAsia"/>
          </w:rPr>
          <w:t>xffff</w:t>
        </w:r>
        <w:r w:rsidRPr="008F6801">
          <w:rPr>
            <w:rFonts w:cs="Times New Roman"/>
          </w:rPr>
          <w:t>次，则该文件</w:t>
        </w:r>
        <w:r>
          <w:rPr>
            <w:rFonts w:cs="Times New Roman" w:hint="eastAsia"/>
          </w:rPr>
          <w:t>将永久保留</w:t>
        </w:r>
        <w:r w:rsidRPr="008F6801">
          <w:rPr>
            <w:rFonts w:cs="Times New Roman"/>
          </w:rPr>
          <w:t>，不再删除，即</w:t>
        </w:r>
        <w:r>
          <w:rPr>
            <w:rFonts w:cs="Times New Roman" w:hint="eastAsia"/>
          </w:rPr>
          <w:t>被某用户删除时</w:t>
        </w:r>
        <w:r w:rsidRPr="008F6801">
          <w:rPr>
            <w:rFonts w:cs="Times New Roman"/>
          </w:rPr>
          <w:t>不再执行引用次数减1的操作）</w:t>
        </w:r>
      </w:ins>
    </w:p>
    <w:p w14:paraId="583F66A3" w14:textId="77777777" w:rsidR="00DC4F49" w:rsidRPr="008F6801" w:rsidRDefault="00DC4F49" w:rsidP="00DC4F49">
      <w:pPr>
        <w:spacing w:line="360" w:lineRule="auto"/>
        <w:rPr>
          <w:ins w:id="1368" w:author="Alex Wang" w:date="2019-04-03T16:07:00Z"/>
          <w:rFonts w:cs="Times New Roman"/>
        </w:rPr>
      </w:pPr>
      <w:ins w:id="1369" w:author="Alex Wang" w:date="2019-04-03T16:07:00Z">
        <w:r w:rsidRPr="008F6801">
          <w:rPr>
            <w:rFonts w:cs="Times New Roman"/>
          </w:rPr>
          <w:tab/>
          <w:t>BLKS：变长，记录该文件所有</w:t>
        </w:r>
        <w:r>
          <w:rPr>
            <w:rFonts w:cs="Times New Roman" w:hint="eastAsia"/>
          </w:rPr>
          <w:t>数据</w:t>
        </w:r>
        <w:r w:rsidRPr="008F6801">
          <w:rPr>
            <w:rFonts w:cs="Times New Roman"/>
          </w:rPr>
          <w:t>块列表信息，</w:t>
        </w:r>
        <w:r>
          <w:rPr>
            <w:rFonts w:cs="Times New Roman" w:hint="eastAsia"/>
          </w:rPr>
          <w:t>每一项</w:t>
        </w:r>
        <w:r w:rsidRPr="008F6801">
          <w:rPr>
            <w:rFonts w:cs="Times New Roman"/>
          </w:rPr>
          <w:t>格式如下：</w:t>
        </w:r>
      </w:ins>
    </w:p>
    <w:p w14:paraId="13516804" w14:textId="53D1019D" w:rsidR="00DC4F49" w:rsidRPr="008E2843" w:rsidRDefault="00DC4F49" w:rsidP="00DC4F49">
      <w:pPr>
        <w:spacing w:line="360" w:lineRule="auto"/>
        <w:rPr>
          <w:ins w:id="1370" w:author="Alex Wang" w:date="2019-04-03T16:07:00Z"/>
          <w:rFonts w:cs="Times New Roman"/>
        </w:rPr>
      </w:pPr>
      <w:ins w:id="1371" w:author="Alex Wang" w:date="2019-04-03T16:07:00Z">
        <w:r w:rsidRPr="008F6801">
          <w:rPr>
            <w:rFonts w:cs="Times New Roman"/>
          </w:rPr>
          <w:tab/>
          <w:t>[</w:t>
        </w:r>
        <w:r>
          <w:rPr>
            <w:rFonts w:cs="Times New Roman" w:hint="eastAsia"/>
          </w:rPr>
          <w:t>VBI</w:t>
        </w:r>
        <w:r w:rsidRPr="008F6801">
          <w:rPr>
            <w:rFonts w:cs="Times New Roman"/>
          </w:rPr>
          <w:t>，块唯一ID，8字节] [块长度（3字节）] 【存储模式（1字节</w:t>
        </w:r>
        <w:r>
          <w:rPr>
            <w:rFonts w:cs="Times New Roman" w:hint="eastAsia"/>
          </w:rPr>
          <w:t>，其中</w:t>
        </w:r>
      </w:ins>
      <w:ins w:id="1372" w:author="Alex Wang" w:date="2019-04-07T14:24:00Z">
        <w:r w:rsidR="007B5DB0">
          <w:rPr>
            <w:rFonts w:cs="Times New Roman" w:hint="eastAsia"/>
          </w:rPr>
          <w:t>第</w:t>
        </w:r>
      </w:ins>
      <w:ins w:id="1373" w:author="Alex Wang" w:date="2019-04-03T16:07:00Z">
        <w:r>
          <w:rPr>
            <w:rFonts w:cs="Times New Roman"/>
          </w:rPr>
          <w:t>0</w:t>
        </w:r>
        <w:r>
          <w:rPr>
            <w:rFonts w:cs="Times New Roman" w:hint="eastAsia"/>
          </w:rPr>
          <w:t>-</w:t>
        </w:r>
        <w:r>
          <w:rPr>
            <w:rFonts w:cs="Times New Roman"/>
          </w:rPr>
          <w:t>2</w:t>
        </w:r>
        <w:r>
          <w:rPr>
            <w:rFonts w:cs="Times New Roman" w:hint="eastAsia"/>
          </w:rPr>
          <w:t>位为冗</w:t>
        </w:r>
        <w:r>
          <w:rPr>
            <w:rFonts w:cs="Times New Roman" w:hint="eastAsia"/>
          </w:rPr>
          <w:lastRenderedPageBreak/>
          <w:t>余编码算法编号，其中副本和直接存储在元数据数据库中为两个特殊的编号</w:t>
        </w:r>
      </w:ins>
      <w:ins w:id="1374" w:author="Alex Wang" w:date="2019-04-07T09:53:00Z">
        <w:r w:rsidR="00DA3C1D">
          <w:rPr>
            <w:rFonts w:cs="Times New Roman" w:hint="eastAsia"/>
          </w:rPr>
          <w:t>；</w:t>
        </w:r>
      </w:ins>
      <w:ins w:id="1375" w:author="Alex Wang" w:date="2019-04-07T14:24:00Z">
        <w:r w:rsidR="007B5DB0">
          <w:rPr>
            <w:rFonts w:cs="Times New Roman" w:hint="eastAsia"/>
          </w:rPr>
          <w:t>第</w:t>
        </w:r>
      </w:ins>
      <w:ins w:id="1376" w:author="Alex Wang" w:date="2019-04-03T16:07:00Z">
        <w:r>
          <w:rPr>
            <w:rFonts w:cs="Times New Roman" w:hint="eastAsia"/>
          </w:rPr>
          <w:t>4-</w:t>
        </w:r>
        <w:r>
          <w:rPr>
            <w:rFonts w:cs="Times New Roman"/>
          </w:rPr>
          <w:t>6</w:t>
        </w:r>
        <w:r>
          <w:rPr>
            <w:rFonts w:cs="Times New Roman" w:hint="eastAsia"/>
          </w:rPr>
          <w:t>位为压缩算法编号，第3位和第7位保留，填0</w:t>
        </w:r>
        <w:r w:rsidRPr="008F6801">
          <w:rPr>
            <w:rFonts w:cs="Times New Roman"/>
          </w:rPr>
          <w:t>）】</w:t>
        </w:r>
      </w:ins>
      <w:ins w:id="1377" w:author="Alex Wang" w:date="2019-04-18T11:33:00Z">
        <w:r w:rsidR="00AC3C3D">
          <w:rPr>
            <w:rFonts w:cs="Times New Roman" w:hint="eastAsia"/>
          </w:rPr>
          <w:t>【</w:t>
        </w:r>
      </w:ins>
      <w:ins w:id="1378" w:author="Alex Wang" w:date="2019-04-03T16:07:00Z">
        <w:r w:rsidRPr="008F6801">
          <w:rPr>
            <w:rFonts w:cs="Times New Roman"/>
          </w:rPr>
          <w:t xml:space="preserve">该块原文长度，3字节 </w:t>
        </w:r>
      </w:ins>
      <w:ins w:id="1379" w:author="Alex Wang" w:date="2019-04-18T11:34:00Z">
        <w:r w:rsidR="00AC3C3D">
          <w:rPr>
            <w:rFonts w:cs="Times New Roman" w:hint="eastAsia"/>
          </w:rPr>
          <w:t>】</w:t>
        </w:r>
      </w:ins>
      <w:ins w:id="1380" w:author="Alex Wang" w:date="2019-04-21T10:41:00Z">
        <w:r w:rsidR="00415A1B">
          <w:rPr>
            <w:rFonts w:cs="Times New Roman" w:hint="eastAsia"/>
          </w:rPr>
          <w:t>【数据</w:t>
        </w:r>
        <w:r w:rsidR="00415A1B" w:rsidRPr="00B003D1">
          <w:rPr>
            <w:rFonts w:cs="Times New Roman"/>
          </w:rPr>
          <w:t>分片数</w:t>
        </w:r>
      </w:ins>
      <w:ins w:id="1381" w:author="Alex Wang" w:date="2019-04-21T10:42:00Z">
        <w:r w:rsidR="00415A1B">
          <w:rPr>
            <w:rFonts w:cs="Times New Roman" w:hint="eastAsia"/>
          </w:rPr>
          <w:t>VNF，1字节</w:t>
        </w:r>
      </w:ins>
      <w:ins w:id="1382" w:author="Alex Wang" w:date="2019-04-21T10:41:00Z">
        <w:r w:rsidR="00415A1B">
          <w:rPr>
            <w:rFonts w:cs="Times New Roman" w:hint="eastAsia"/>
          </w:rPr>
          <w:t>】</w:t>
        </w:r>
      </w:ins>
      <w:ins w:id="1383" w:author="Alex Wang" w:date="2019-04-18T11:33:00Z">
        <w:r w:rsidR="00AC3C3D">
          <w:rPr>
            <w:rFonts w:cs="Times New Roman" w:hint="eastAsia"/>
          </w:rPr>
          <w:t>【</w:t>
        </w:r>
      </w:ins>
      <w:ins w:id="1384" w:author="Alex Wang" w:date="2019-04-18T11:34:00Z">
        <w:r w:rsidR="00AC3C3D">
          <w:rPr>
            <w:rFonts w:cs="Times New Roman" w:hint="eastAsia"/>
          </w:rPr>
          <w:t>各数据分片的H</w:t>
        </w:r>
        <w:r w:rsidR="00AC3C3D">
          <w:rPr>
            <w:rFonts w:cs="Times New Roman"/>
          </w:rPr>
          <w:t>ash</w:t>
        </w:r>
        <w:r w:rsidR="00AC3C3D">
          <w:rPr>
            <w:rFonts w:cs="Times New Roman" w:hint="eastAsia"/>
          </w:rPr>
          <w:t>值VHF</w:t>
        </w:r>
      </w:ins>
      <w:ins w:id="1385" w:author="Alex Wang" w:date="2019-04-18T11:35:00Z">
        <w:r w:rsidR="00AC3C3D">
          <w:rPr>
            <w:rFonts w:cs="Times New Roman" w:hint="eastAsia"/>
          </w:rPr>
          <w:t>的列表的H</w:t>
        </w:r>
        <w:r w:rsidR="00AC3C3D">
          <w:rPr>
            <w:rFonts w:cs="Times New Roman"/>
          </w:rPr>
          <w:t>ash</w:t>
        </w:r>
        <w:r w:rsidR="00AC3C3D">
          <w:rPr>
            <w:rFonts w:cs="Times New Roman" w:hint="eastAsia"/>
          </w:rPr>
          <w:t>值V</w:t>
        </w:r>
        <w:r w:rsidR="00AC3C3D">
          <w:rPr>
            <w:rFonts w:cs="Times New Roman"/>
          </w:rPr>
          <w:t>HB</w:t>
        </w:r>
      </w:ins>
      <w:ins w:id="1386" w:author="Alex Wang" w:date="2019-04-18T11:33:00Z">
        <w:r w:rsidR="00AC3C3D">
          <w:rPr>
            <w:rFonts w:cs="Times New Roman" w:hint="eastAsia"/>
          </w:rPr>
          <w:t>】</w:t>
        </w:r>
      </w:ins>
      <w:ins w:id="1387" w:author="Alex Wang" w:date="2019-04-18T11:37:00Z">
        <w:r w:rsidR="0072427B">
          <w:rPr>
            <w:rFonts w:cs="Times New Roman" w:hint="eastAsia"/>
          </w:rPr>
          <w:t>【去重密钥K</w:t>
        </w:r>
        <w:r w:rsidR="0072427B">
          <w:rPr>
            <w:rFonts w:cs="Times New Roman"/>
          </w:rPr>
          <w:t>ED</w:t>
        </w:r>
        <w:r w:rsidR="0072427B">
          <w:rPr>
            <w:rFonts w:cs="Times New Roman" w:hint="eastAsia"/>
          </w:rPr>
          <w:t>】</w:t>
        </w:r>
      </w:ins>
    </w:p>
    <w:p w14:paraId="43845134" w14:textId="77777777" w:rsidR="00DC4F49" w:rsidRDefault="00DC4F49" w:rsidP="00DE247E">
      <w:pPr>
        <w:spacing w:line="360" w:lineRule="auto"/>
        <w:rPr>
          <w:ins w:id="1388" w:author="Alex Wang" w:date="2019-04-03T16:07:00Z"/>
          <w:rFonts w:cs="Times New Roman"/>
        </w:rPr>
      </w:pPr>
    </w:p>
    <w:p w14:paraId="0DA10957" w14:textId="35100B0A" w:rsidR="007D010C" w:rsidRPr="007D010C" w:rsidRDefault="00B32950" w:rsidP="00DE247E">
      <w:pPr>
        <w:spacing w:line="360" w:lineRule="auto"/>
        <w:rPr>
          <w:rFonts w:cs="Times New Roman"/>
        </w:rPr>
      </w:pPr>
      <w:r>
        <w:rPr>
          <w:rFonts w:cs="Times New Roman" w:hint="eastAsia"/>
        </w:rPr>
        <w:t>数据块表DB记录每个数据块的信息</w:t>
      </w:r>
      <w:r w:rsidR="007D010C" w:rsidRPr="007D010C">
        <w:rPr>
          <w:rFonts w:cs="Times New Roman" w:hint="eastAsia"/>
        </w:rPr>
        <w:t>：</w:t>
      </w:r>
      <w:r w:rsidRPr="007D010C">
        <w:rPr>
          <w:rFonts w:cs="Times New Roman"/>
        </w:rPr>
        <w:t xml:space="preserve"> </w:t>
      </w:r>
    </w:p>
    <w:p w14:paraId="29F66A9B" w14:textId="77777777" w:rsidR="00B003D1" w:rsidRPr="00B003D1" w:rsidRDefault="00B003D1" w:rsidP="00DE247E">
      <w:pPr>
        <w:spacing w:line="360" w:lineRule="auto"/>
        <w:ind w:firstLine="420"/>
        <w:rPr>
          <w:rFonts w:cs="Times New Roman"/>
        </w:rPr>
      </w:pPr>
      <w:r w:rsidRPr="00B003D1">
        <w:rPr>
          <w:rFonts w:cs="Times New Roman"/>
        </w:rPr>
        <w:t xml:space="preserve">VBI：byte[8]，主键，给该数据块生成一个唯一编号 </w:t>
      </w:r>
    </w:p>
    <w:p w14:paraId="6D647C85" w14:textId="534B8F60" w:rsidR="00B003D1" w:rsidRDefault="00B003D1" w:rsidP="00B003D1">
      <w:pPr>
        <w:spacing w:line="360" w:lineRule="auto"/>
        <w:rPr>
          <w:rFonts w:cs="Times New Roman"/>
        </w:rPr>
      </w:pPr>
      <w:r w:rsidRPr="00B003D1">
        <w:rPr>
          <w:rFonts w:cs="Times New Roman"/>
        </w:rPr>
        <w:tab/>
        <w:t>VHP：byte[32]，索引，该数据块的明文</w:t>
      </w:r>
      <w:del w:id="1389" w:author="Alex Wang" w:date="2019-04-03T16:11:00Z">
        <w:r w:rsidRPr="00B003D1" w:rsidDel="003D6E5D">
          <w:rPr>
            <w:rFonts w:cs="Times New Roman"/>
          </w:rPr>
          <w:delText>SHA256</w:delText>
        </w:r>
      </w:del>
      <w:r w:rsidRPr="00B003D1">
        <w:rPr>
          <w:rFonts w:cs="Times New Roman"/>
        </w:rPr>
        <w:t>摘要</w:t>
      </w:r>
    </w:p>
    <w:p w14:paraId="14C842E6" w14:textId="610861C2" w:rsidR="00FC11AA" w:rsidRPr="00B003D1" w:rsidDel="003935CC" w:rsidRDefault="00FC11AA">
      <w:pPr>
        <w:spacing w:line="360" w:lineRule="auto"/>
        <w:rPr>
          <w:del w:id="1390" w:author="Alex Wang" w:date="2019-04-23T19:37:00Z"/>
          <w:rFonts w:cs="Times New Roman"/>
        </w:rPr>
      </w:pPr>
      <w:r>
        <w:rPr>
          <w:rFonts w:cs="Times New Roman"/>
        </w:rPr>
        <w:tab/>
      </w:r>
      <w:del w:id="1391" w:author="Alex Wang" w:date="2019-04-23T19:37:00Z">
        <w:r w:rsidDel="003935CC">
          <w:rPr>
            <w:rFonts w:cs="Times New Roman" w:hint="eastAsia"/>
          </w:rPr>
          <w:delText>Len</w:delText>
        </w:r>
        <w:r w:rsidR="00A3088D" w:rsidDel="003935CC">
          <w:rPr>
            <w:rFonts w:cs="Times New Roman" w:hint="eastAsia"/>
          </w:rPr>
          <w:delText>：b</w:delText>
        </w:r>
        <w:r w:rsidR="00A3088D" w:rsidDel="003935CC">
          <w:rPr>
            <w:rFonts w:cs="Times New Roman"/>
          </w:rPr>
          <w:delText>yte[2]</w:delText>
        </w:r>
        <w:r w:rsidR="00A3088D" w:rsidDel="003935CC">
          <w:rPr>
            <w:rFonts w:cs="Times New Roman" w:hint="eastAsia"/>
          </w:rPr>
          <w:delText>，该数据块的长度</w:delText>
        </w:r>
      </w:del>
    </w:p>
    <w:p w14:paraId="6EF1081A" w14:textId="199B3FF2" w:rsidR="00B003D1" w:rsidRDefault="00B003D1">
      <w:pPr>
        <w:spacing w:line="360" w:lineRule="auto"/>
        <w:rPr>
          <w:ins w:id="1392" w:author="Alex Wang" w:date="2019-04-23T19:07:00Z"/>
          <w:rFonts w:cs="Times New Roman"/>
        </w:rPr>
      </w:pPr>
      <w:del w:id="1393" w:author="Alex Wang" w:date="2019-04-23T19:37:00Z">
        <w:r w:rsidRPr="00B003D1" w:rsidDel="003935CC">
          <w:rPr>
            <w:rFonts w:cs="Times New Roman"/>
          </w:rPr>
          <w:tab/>
        </w:r>
      </w:del>
      <w:r w:rsidRPr="00B003D1">
        <w:rPr>
          <w:rFonts w:cs="Times New Roman"/>
        </w:rPr>
        <w:t>KED：byte[32]，去重密钥</w:t>
      </w:r>
      <w:del w:id="1394" w:author="Alex Wang" w:date="2019-04-23T19:36:00Z">
        <w:r w:rsidRPr="00B003D1" w:rsidDel="00000757">
          <w:rPr>
            <w:rFonts w:cs="Times New Roman"/>
          </w:rPr>
          <w:tab/>
        </w:r>
        <w:r w:rsidRPr="00B003D1" w:rsidDel="00000757">
          <w:rPr>
            <w:rFonts w:cs="Times New Roman"/>
          </w:rPr>
          <w:tab/>
        </w:r>
      </w:del>
    </w:p>
    <w:p w14:paraId="76E654B8" w14:textId="686EC668" w:rsidR="00977466" w:rsidRPr="00B003D1" w:rsidRDefault="00977466" w:rsidP="00B003D1">
      <w:pPr>
        <w:spacing w:line="360" w:lineRule="auto"/>
        <w:rPr>
          <w:rFonts w:cs="Times New Roman"/>
        </w:rPr>
      </w:pPr>
      <w:ins w:id="1395" w:author="Alex Wang" w:date="2019-04-23T19:07:00Z">
        <w:r>
          <w:rPr>
            <w:rFonts w:cs="Times New Roman"/>
          </w:rPr>
          <w:tab/>
        </w:r>
        <w:r>
          <w:rPr>
            <w:rFonts w:cs="Times New Roman" w:hint="eastAsia"/>
          </w:rPr>
          <w:t>VHB：b</w:t>
        </w:r>
        <w:r>
          <w:rPr>
            <w:rFonts w:cs="Times New Roman"/>
          </w:rPr>
          <w:t>yte</w:t>
        </w:r>
      </w:ins>
      <w:ins w:id="1396" w:author="Alex Wang" w:date="2019-04-23T19:08:00Z">
        <w:r w:rsidR="006B05DC">
          <w:rPr>
            <w:rFonts w:cs="Times New Roman"/>
          </w:rPr>
          <w:t>[16]</w:t>
        </w:r>
        <w:r w:rsidR="006B05DC">
          <w:rPr>
            <w:rFonts w:cs="Times New Roman" w:hint="eastAsia"/>
          </w:rPr>
          <w:t>，该数据</w:t>
        </w:r>
        <w:proofErr w:type="gramStart"/>
        <w:r w:rsidR="006B05DC">
          <w:rPr>
            <w:rFonts w:cs="Times New Roman" w:hint="eastAsia"/>
          </w:rPr>
          <w:t>块所有</w:t>
        </w:r>
        <w:proofErr w:type="gramEnd"/>
        <w:r w:rsidR="006B05DC">
          <w:rPr>
            <w:rFonts w:cs="Times New Roman" w:hint="eastAsia"/>
          </w:rPr>
          <w:t>数据分片的H</w:t>
        </w:r>
        <w:r w:rsidR="006B05DC">
          <w:rPr>
            <w:rFonts w:cs="Times New Roman"/>
          </w:rPr>
          <w:t>ash</w:t>
        </w:r>
        <w:r w:rsidR="006B05DC">
          <w:rPr>
            <w:rFonts w:cs="Times New Roman" w:hint="eastAsia"/>
          </w:rPr>
          <w:t>值V</w:t>
        </w:r>
        <w:r w:rsidR="006B05DC">
          <w:rPr>
            <w:rFonts w:cs="Times New Roman"/>
          </w:rPr>
          <w:t>HF</w:t>
        </w:r>
        <w:r w:rsidR="006B05DC">
          <w:rPr>
            <w:rFonts w:cs="Times New Roman" w:hint="eastAsia"/>
          </w:rPr>
          <w:t>连在一起的H</w:t>
        </w:r>
        <w:r w:rsidR="006B05DC">
          <w:rPr>
            <w:rFonts w:cs="Times New Roman"/>
          </w:rPr>
          <w:t>ash</w:t>
        </w:r>
        <w:r w:rsidR="006B05DC">
          <w:rPr>
            <w:rFonts w:cs="Times New Roman" w:hint="eastAsia"/>
          </w:rPr>
          <w:t>值</w:t>
        </w:r>
      </w:ins>
    </w:p>
    <w:p w14:paraId="2FD0B4FF" w14:textId="784AF0E9" w:rsidR="00B003D1" w:rsidRDefault="00B003D1" w:rsidP="00B003D1">
      <w:pPr>
        <w:spacing w:line="360" w:lineRule="auto"/>
        <w:rPr>
          <w:rFonts w:cs="Times New Roman"/>
        </w:rPr>
      </w:pPr>
      <w:r w:rsidRPr="00B003D1">
        <w:rPr>
          <w:rFonts w:cs="Times New Roman"/>
        </w:rPr>
        <w:tab/>
        <w:t>VNF：byte[1]，</w:t>
      </w:r>
      <w:r w:rsidR="00363EC9">
        <w:rPr>
          <w:rFonts w:cs="Times New Roman" w:hint="eastAsia"/>
        </w:rPr>
        <w:t>冗余后数据</w:t>
      </w:r>
      <w:r w:rsidRPr="00B003D1">
        <w:rPr>
          <w:rFonts w:cs="Times New Roman"/>
        </w:rPr>
        <w:t>分片数</w:t>
      </w:r>
    </w:p>
    <w:p w14:paraId="745DFF13" w14:textId="291D85E5" w:rsidR="00EE79EA" w:rsidRDefault="00B003D1" w:rsidP="00B003D1">
      <w:pPr>
        <w:spacing w:line="360" w:lineRule="auto"/>
        <w:rPr>
          <w:rFonts w:cs="Times New Roman"/>
        </w:rPr>
      </w:pPr>
      <w:r w:rsidRPr="00B003D1">
        <w:rPr>
          <w:rFonts w:cs="Times New Roman"/>
        </w:rPr>
        <w:tab/>
        <w:t>NLINK：byte[3]，引用计数，如果引用次数达到0xffffff，则该文件将永远不再删除，即</w:t>
      </w:r>
      <w:ins w:id="1397" w:author="Alex Wang" w:date="2019-04-07T14:59:00Z">
        <w:r w:rsidR="00DF193A">
          <w:rPr>
            <w:rFonts w:cs="Times New Roman" w:hint="eastAsia"/>
          </w:rPr>
          <w:t>再</w:t>
        </w:r>
      </w:ins>
      <w:del w:id="1398" w:author="Alex Wang" w:date="2019-04-07T14:58:00Z">
        <w:r w:rsidRPr="00B003D1" w:rsidDel="00DF193A">
          <w:rPr>
            <w:rFonts w:cs="Times New Roman"/>
          </w:rPr>
          <w:delText>在</w:delText>
        </w:r>
      </w:del>
      <w:r w:rsidRPr="00B003D1">
        <w:rPr>
          <w:rFonts w:cs="Times New Roman"/>
        </w:rPr>
        <w:t>删除时不再执行引用次数减1的操作</w:t>
      </w:r>
      <w:r w:rsidR="00EE79EA">
        <w:rPr>
          <w:rFonts w:cs="Times New Roman" w:hint="eastAsia"/>
        </w:rPr>
        <w:t>。</w:t>
      </w:r>
    </w:p>
    <w:p w14:paraId="2F837555" w14:textId="77777777" w:rsidR="00A2440E" w:rsidRDefault="00A2440E" w:rsidP="00B003D1">
      <w:pPr>
        <w:spacing w:line="360" w:lineRule="auto"/>
        <w:rPr>
          <w:rFonts w:cs="Times New Roman"/>
        </w:rPr>
      </w:pPr>
    </w:p>
    <w:p w14:paraId="582A4309" w14:textId="2D2043A8" w:rsidR="007D537E" w:rsidRDefault="007D010C" w:rsidP="007D537E">
      <w:pPr>
        <w:spacing w:line="360" w:lineRule="auto"/>
        <w:rPr>
          <w:rFonts w:cs="Times New Roman"/>
        </w:rPr>
      </w:pPr>
      <w:del w:id="1399" w:author="Alex Wang" w:date="2019-04-07T14:00:00Z">
        <w:r w:rsidRPr="007D010C" w:rsidDel="00AA6C57">
          <w:rPr>
            <w:rFonts w:cs="Times New Roman"/>
          </w:rPr>
          <w:tab/>
        </w:r>
      </w:del>
      <w:r w:rsidR="007D537E">
        <w:rPr>
          <w:rFonts w:cs="Times New Roman" w:hint="eastAsia"/>
        </w:rPr>
        <w:t>数据</w:t>
      </w:r>
      <w:proofErr w:type="gramStart"/>
      <w:r w:rsidR="007D537E">
        <w:rPr>
          <w:rFonts w:cs="Times New Roman" w:hint="eastAsia"/>
        </w:rPr>
        <w:t>分片表</w:t>
      </w:r>
      <w:proofErr w:type="gramEnd"/>
      <w:ins w:id="1400" w:author="Alex Wang" w:date="2019-04-07T09:47:00Z">
        <w:r w:rsidR="00085E10">
          <w:rPr>
            <w:rFonts w:cs="Times New Roman" w:hint="eastAsia"/>
          </w:rPr>
          <w:t>DF</w:t>
        </w:r>
      </w:ins>
      <w:ins w:id="1401" w:author="Alex Wang" w:date="2019-04-07T12:44:00Z">
        <w:r w:rsidR="00644929">
          <w:rPr>
            <w:rFonts w:cs="Times New Roman" w:hint="eastAsia"/>
          </w:rPr>
          <w:t>N</w:t>
        </w:r>
      </w:ins>
      <w:r w:rsidR="007D537E">
        <w:rPr>
          <w:rFonts w:cs="Times New Roman" w:hint="eastAsia"/>
        </w:rPr>
        <w:t>，记录每个数据分片的存储</w:t>
      </w:r>
      <w:ins w:id="1402" w:author="Alex Wang" w:date="2019-04-07T12:43:00Z">
        <w:r w:rsidR="00720310">
          <w:rPr>
            <w:rFonts w:cs="Times New Roman" w:hint="eastAsia"/>
          </w:rPr>
          <w:t>位置</w:t>
        </w:r>
      </w:ins>
      <w:del w:id="1403" w:author="Alex Wang" w:date="2019-04-07T12:43:00Z">
        <w:r w:rsidR="007D537E" w:rsidDel="00720310">
          <w:rPr>
            <w:rFonts w:cs="Times New Roman" w:hint="eastAsia"/>
          </w:rPr>
          <w:delText>信息</w:delText>
        </w:r>
      </w:del>
      <w:r w:rsidR="007D537E">
        <w:rPr>
          <w:rFonts w:cs="Times New Roman" w:hint="eastAsia"/>
        </w:rPr>
        <w:t>:</w:t>
      </w:r>
    </w:p>
    <w:p w14:paraId="685A8CBB" w14:textId="1AB303A1" w:rsidR="007D537E" w:rsidRPr="00D607D6" w:rsidRDefault="007D537E" w:rsidP="007D537E">
      <w:pPr>
        <w:spacing w:line="360" w:lineRule="auto"/>
        <w:rPr>
          <w:rFonts w:cs="Times New Roman"/>
        </w:rPr>
      </w:pPr>
      <w:r w:rsidRPr="00D607D6">
        <w:rPr>
          <w:rFonts w:cs="Times New Roman"/>
        </w:rPr>
        <w:tab/>
      </w:r>
      <w:r w:rsidR="00BB6377">
        <w:rPr>
          <w:rFonts w:cs="Times New Roman" w:hint="eastAsia"/>
        </w:rPr>
        <w:t>VBI</w:t>
      </w:r>
      <w:r w:rsidRPr="00D607D6">
        <w:rPr>
          <w:rFonts w:cs="Times New Roman"/>
        </w:rPr>
        <w:t>：byte[8]，主键</w:t>
      </w:r>
    </w:p>
    <w:p w14:paraId="74D5C150" w14:textId="77777777" w:rsidR="007D537E" w:rsidRPr="00D607D6" w:rsidRDefault="007D537E" w:rsidP="007D537E">
      <w:pPr>
        <w:spacing w:line="360" w:lineRule="auto"/>
        <w:rPr>
          <w:rFonts w:cs="Times New Roman"/>
        </w:rPr>
      </w:pPr>
      <w:r w:rsidRPr="00D607D6">
        <w:rPr>
          <w:rFonts w:cs="Times New Roman"/>
        </w:rPr>
        <w:tab/>
        <w:t>VHF：byte[</w:t>
      </w:r>
      <w:r>
        <w:rPr>
          <w:rFonts w:cs="Times New Roman"/>
        </w:rPr>
        <w:t>16</w:t>
      </w:r>
      <w:r w:rsidRPr="00D607D6">
        <w:rPr>
          <w:rFonts w:cs="Times New Roman"/>
        </w:rPr>
        <w:t>]，每个数据分片的Hash值</w:t>
      </w:r>
    </w:p>
    <w:p w14:paraId="47662308" w14:textId="596BFF11" w:rsidR="007D537E" w:rsidRPr="008E2843" w:rsidRDefault="007D537E" w:rsidP="007D537E">
      <w:pPr>
        <w:spacing w:line="360" w:lineRule="auto"/>
        <w:rPr>
          <w:rFonts w:cs="Times New Roman"/>
        </w:rPr>
      </w:pPr>
      <w:r w:rsidRPr="00D607D6">
        <w:rPr>
          <w:rFonts w:cs="Times New Roman"/>
        </w:rPr>
        <w:tab/>
        <w:t>NODEID：byte[4]，</w:t>
      </w:r>
      <w:r w:rsidR="00790A85">
        <w:rPr>
          <w:rFonts w:cs="Times New Roman" w:hint="eastAsia"/>
        </w:rPr>
        <w:t>该数据分片所在</w:t>
      </w:r>
      <w:del w:id="1404" w:author="Alex Wang" w:date="2019-04-23T21:22:00Z">
        <w:r w:rsidR="00790A85" w:rsidDel="00AF4E7B">
          <w:rPr>
            <w:rFonts w:cs="Times New Roman" w:hint="eastAsia"/>
          </w:rPr>
          <w:delText>存储节点</w:delText>
        </w:r>
      </w:del>
      <w:ins w:id="1405" w:author="Alex Wang" w:date="2019-04-23T21:22:00Z">
        <w:r w:rsidR="00AF4E7B">
          <w:rPr>
            <w:rFonts w:cs="Times New Roman" w:hint="eastAsia"/>
          </w:rPr>
          <w:t>数据节点</w:t>
        </w:r>
      </w:ins>
      <w:r w:rsidR="00790A85">
        <w:rPr>
          <w:rFonts w:cs="Times New Roman" w:hint="eastAsia"/>
        </w:rPr>
        <w:t>的ID</w:t>
      </w:r>
    </w:p>
    <w:p w14:paraId="75F003A7" w14:textId="6B176744" w:rsidR="007D010C" w:rsidRPr="007D010C" w:rsidRDefault="007D010C" w:rsidP="00B003D1">
      <w:pPr>
        <w:spacing w:line="360" w:lineRule="auto"/>
        <w:rPr>
          <w:rFonts w:cs="Times New Roman"/>
        </w:rPr>
      </w:pPr>
    </w:p>
    <w:p w14:paraId="31C83D5F" w14:textId="64BACE56" w:rsidR="00942DD2" w:rsidRDefault="007D010C" w:rsidP="00F22C9A">
      <w:pPr>
        <w:numPr>
          <w:ilvl w:val="0"/>
          <w:numId w:val="2"/>
        </w:numPr>
        <w:spacing w:line="360" w:lineRule="auto"/>
        <w:rPr>
          <w:rFonts w:cs="Times New Roman"/>
        </w:rPr>
      </w:pPr>
      <w:r w:rsidRPr="00F22C9A">
        <w:rPr>
          <w:rFonts w:cs="Times New Roman" w:hint="eastAsia"/>
        </w:rPr>
        <w:t>用户数据库</w:t>
      </w:r>
      <w:r w:rsidR="00F22C9A" w:rsidRPr="00F22C9A">
        <w:rPr>
          <w:rFonts w:cs="Times New Roman" w:hint="eastAsia"/>
        </w:rPr>
        <w:t>，</w:t>
      </w:r>
      <w:r w:rsidRPr="00F22C9A">
        <w:rPr>
          <w:rFonts w:cs="Times New Roman" w:hint="eastAsia"/>
        </w:rPr>
        <w:t>包含用户表</w:t>
      </w:r>
      <w:r w:rsidR="00A2440E" w:rsidRPr="00DE247E">
        <w:rPr>
          <w:rFonts w:cs="Times New Roman" w:hint="eastAsia"/>
        </w:rPr>
        <w:t>、用户目录表</w:t>
      </w:r>
      <w:r w:rsidR="00844584">
        <w:rPr>
          <w:rFonts w:cs="Times New Roman" w:hint="eastAsia"/>
        </w:rPr>
        <w:t>、</w:t>
      </w:r>
      <w:r w:rsidR="00A2440E" w:rsidRPr="00DE247E">
        <w:rPr>
          <w:rFonts w:cs="Times New Roman" w:hint="eastAsia"/>
        </w:rPr>
        <w:t>用户文件</w:t>
      </w:r>
      <w:r w:rsidRPr="00DE247E">
        <w:rPr>
          <w:rFonts w:cs="Times New Roman" w:hint="eastAsia"/>
        </w:rPr>
        <w:t>表</w:t>
      </w:r>
      <w:r w:rsidR="00811A1B">
        <w:rPr>
          <w:rFonts w:cs="Times New Roman" w:hint="eastAsia"/>
        </w:rPr>
        <w:t>、</w:t>
      </w:r>
      <w:r w:rsidR="00844584">
        <w:rPr>
          <w:rFonts w:cs="Times New Roman" w:hint="eastAsia"/>
        </w:rPr>
        <w:t>用户文件去重表</w:t>
      </w:r>
      <w:r w:rsidR="00811A1B">
        <w:rPr>
          <w:rFonts w:cs="Times New Roman" w:hint="eastAsia"/>
        </w:rPr>
        <w:t>和新文件列表</w:t>
      </w:r>
      <w:r w:rsidR="00E5015D">
        <w:rPr>
          <w:rFonts w:cs="Times New Roman" w:hint="eastAsia"/>
        </w:rPr>
        <w:t>，由每个用户所对应的超级节点</w:t>
      </w:r>
      <w:del w:id="1406" w:author="Alex Wang" w:date="2019-04-03T13:11:00Z">
        <w:r w:rsidR="00E5015D" w:rsidDel="00427C59">
          <w:rPr>
            <w:rFonts w:cs="Times New Roman" w:hint="eastAsia"/>
          </w:rPr>
          <w:delText>BPU</w:delText>
        </w:r>
      </w:del>
      <w:ins w:id="1407" w:author="Alex Wang" w:date="2019-04-03T13:11:00Z">
        <w:r w:rsidR="00427C59">
          <w:rPr>
            <w:rFonts w:cs="Times New Roman" w:hint="eastAsia"/>
          </w:rPr>
          <w:t>SNU</w:t>
        </w:r>
      </w:ins>
      <w:r w:rsidR="00E5015D">
        <w:rPr>
          <w:rFonts w:cs="Times New Roman" w:hint="eastAsia"/>
        </w:rPr>
        <w:t>负责维护</w:t>
      </w:r>
      <w:r w:rsidR="00942DD2">
        <w:rPr>
          <w:rFonts w:cs="Times New Roman" w:hint="eastAsia"/>
        </w:rPr>
        <w:t>。</w:t>
      </w:r>
    </w:p>
    <w:p w14:paraId="1F87C5ED" w14:textId="04A10E0A" w:rsidR="00F65EA6" w:rsidRDefault="007D010C" w:rsidP="00942DD2">
      <w:pPr>
        <w:spacing w:line="360" w:lineRule="auto"/>
        <w:rPr>
          <w:rFonts w:cs="Times New Roman"/>
        </w:rPr>
      </w:pPr>
      <w:r w:rsidRPr="00DE247E">
        <w:rPr>
          <w:rFonts w:cs="Times New Roman" w:hint="eastAsia"/>
        </w:rPr>
        <w:t>用户</w:t>
      </w:r>
      <w:proofErr w:type="gramStart"/>
      <w:r w:rsidRPr="00DE247E">
        <w:rPr>
          <w:rFonts w:cs="Times New Roman" w:hint="eastAsia"/>
        </w:rPr>
        <w:t>表</w:t>
      </w:r>
      <w:r w:rsidR="00942DD2">
        <w:rPr>
          <w:rFonts w:cs="Times New Roman" w:hint="eastAsia"/>
        </w:rPr>
        <w:t>记录</w:t>
      </w:r>
      <w:proofErr w:type="gramEnd"/>
      <w:r w:rsidR="00942DD2">
        <w:rPr>
          <w:rFonts w:cs="Times New Roman" w:hint="eastAsia"/>
        </w:rPr>
        <w:t>用户数据</w:t>
      </w:r>
      <w:r w:rsidR="00F430B7">
        <w:rPr>
          <w:rFonts w:cs="Times New Roman" w:hint="eastAsia"/>
        </w:rPr>
        <w:t>，该表是同步到所有超级节点的</w:t>
      </w:r>
      <w:r w:rsidR="00F65EA6">
        <w:rPr>
          <w:rFonts w:cs="Times New Roman" w:hint="eastAsia"/>
        </w:rPr>
        <w:t>：</w:t>
      </w:r>
    </w:p>
    <w:p w14:paraId="53686DC7" w14:textId="5257F78D" w:rsidR="00F65EA6" w:rsidRPr="00A87910" w:rsidRDefault="00F65EA6" w:rsidP="00DE247E">
      <w:pPr>
        <w:spacing w:line="360" w:lineRule="exact"/>
        <w:ind w:firstLine="420"/>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UID：byte[4]，主</w:t>
      </w:r>
      <w:r>
        <w:rPr>
          <w:rFonts w:ascii="微软雅黑" w:eastAsia="微软雅黑" w:hAnsi="微软雅黑" w:hint="eastAsia"/>
          <w:color w:val="385623" w:themeColor="accent6" w:themeShade="80"/>
          <w:szCs w:val="21"/>
        </w:rPr>
        <w:t>键</w:t>
      </w:r>
      <w:r w:rsidRPr="00A87910">
        <w:rPr>
          <w:rFonts w:ascii="微软雅黑" w:eastAsia="微软雅黑" w:hAnsi="微软雅黑" w:hint="eastAsia"/>
          <w:color w:val="385623" w:themeColor="accent6" w:themeShade="80"/>
          <w:szCs w:val="21"/>
        </w:rPr>
        <w:t>，用户ID</w:t>
      </w:r>
    </w:p>
    <w:p w14:paraId="684843EE" w14:textId="64456B30" w:rsidR="00F65EA6" w:rsidRDefault="00F65EA6" w:rsidP="00F65EA6">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ab/>
      </w:r>
      <w:r w:rsidR="0024600E">
        <w:rPr>
          <w:rFonts w:ascii="微软雅黑" w:eastAsia="微软雅黑" w:hAnsi="微软雅黑" w:hint="eastAsia"/>
          <w:color w:val="385623" w:themeColor="accent6" w:themeShade="80"/>
          <w:szCs w:val="21"/>
        </w:rPr>
        <w:t>S</w:t>
      </w:r>
      <w:r w:rsidR="0024600E">
        <w:rPr>
          <w:rFonts w:ascii="微软雅黑" w:eastAsia="微软雅黑" w:hAnsi="微软雅黑"/>
          <w:color w:val="385623" w:themeColor="accent6" w:themeShade="80"/>
          <w:szCs w:val="21"/>
        </w:rPr>
        <w:t>3</w:t>
      </w:r>
      <w:r w:rsidR="0024600E">
        <w:rPr>
          <w:rFonts w:ascii="微软雅黑" w:eastAsia="微软雅黑" w:hAnsi="微软雅黑" w:hint="eastAsia"/>
          <w:color w:val="385623" w:themeColor="accent6" w:themeShade="80"/>
          <w:szCs w:val="21"/>
        </w:rPr>
        <w:t>S</w:t>
      </w:r>
      <w:r w:rsidRPr="00A87910">
        <w:rPr>
          <w:rFonts w:ascii="微软雅黑" w:eastAsia="微软雅黑" w:hAnsi="微软雅黑"/>
          <w:color w:val="385623" w:themeColor="accent6" w:themeShade="80"/>
          <w:szCs w:val="21"/>
        </w:rPr>
        <w:t>ecretKey</w:t>
      </w:r>
      <w:r w:rsidRPr="00A87910">
        <w:rPr>
          <w:rFonts w:ascii="微软雅黑" w:eastAsia="微软雅黑" w:hAnsi="微软雅黑" w:hint="eastAsia"/>
          <w:color w:val="385623" w:themeColor="accent6" w:themeShade="80"/>
          <w:szCs w:val="21"/>
        </w:rPr>
        <w:t>：</w:t>
      </w:r>
      <w:r w:rsidR="0024600E">
        <w:rPr>
          <w:rFonts w:ascii="微软雅黑" w:eastAsia="微软雅黑" w:hAnsi="微软雅黑" w:hint="eastAsia"/>
          <w:color w:val="385623" w:themeColor="accent6" w:themeShade="80"/>
          <w:szCs w:val="21"/>
        </w:rPr>
        <w:t>S</w:t>
      </w:r>
      <w:r w:rsidR="0024600E">
        <w:rPr>
          <w:rFonts w:ascii="微软雅黑" w:eastAsia="微软雅黑" w:hAnsi="微软雅黑"/>
          <w:color w:val="385623" w:themeColor="accent6" w:themeShade="80"/>
          <w:szCs w:val="21"/>
        </w:rPr>
        <w:t xml:space="preserve">3 </w:t>
      </w:r>
      <w:r w:rsidRPr="00A87910">
        <w:rPr>
          <w:rFonts w:ascii="微软雅黑" w:eastAsia="微软雅黑" w:hAnsi="微软雅黑" w:hint="eastAsia"/>
          <w:color w:val="385623" w:themeColor="accent6" w:themeShade="80"/>
          <w:szCs w:val="21"/>
        </w:rPr>
        <w:t>API访问</w:t>
      </w:r>
      <w:r>
        <w:rPr>
          <w:rFonts w:ascii="微软雅黑" w:eastAsia="微软雅黑" w:hAnsi="微软雅黑" w:hint="eastAsia"/>
          <w:color w:val="385623" w:themeColor="accent6" w:themeShade="80"/>
          <w:szCs w:val="21"/>
        </w:rPr>
        <w:t>鉴权</w:t>
      </w:r>
      <w:r w:rsidRPr="00A87910">
        <w:rPr>
          <w:rFonts w:ascii="微软雅黑" w:eastAsia="微软雅黑" w:hAnsi="微软雅黑" w:hint="eastAsia"/>
          <w:color w:val="385623" w:themeColor="accent6" w:themeShade="80"/>
          <w:szCs w:val="21"/>
        </w:rPr>
        <w:t>密钥</w:t>
      </w:r>
    </w:p>
    <w:p w14:paraId="562E021A" w14:textId="58A562E3" w:rsidR="0024600E" w:rsidRDefault="0024600E"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tab/>
      </w:r>
      <w:r>
        <w:rPr>
          <w:rFonts w:ascii="微软雅黑" w:eastAsia="微软雅黑" w:hAnsi="微软雅黑" w:hint="eastAsia"/>
          <w:color w:val="385623" w:themeColor="accent6" w:themeShade="80"/>
          <w:szCs w:val="21"/>
        </w:rPr>
        <w:t>EOSID：</w:t>
      </w:r>
      <w:ins w:id="1408" w:author="Alex Wang" w:date="2019-04-07T09:49:00Z">
        <w:r w:rsidR="00AA283B">
          <w:rPr>
            <w:rFonts w:ascii="微软雅黑" w:eastAsia="微软雅黑" w:hAnsi="微软雅黑" w:hint="eastAsia"/>
            <w:color w:val="385623" w:themeColor="accent6" w:themeShade="80"/>
            <w:szCs w:val="21"/>
          </w:rPr>
          <w:t>I</w:t>
        </w:r>
        <w:r w:rsidR="00AA283B">
          <w:rPr>
            <w:rFonts w:ascii="微软雅黑" w:eastAsia="微软雅黑" w:hAnsi="微软雅黑"/>
            <w:color w:val="385623" w:themeColor="accent6" w:themeShade="80"/>
            <w:szCs w:val="21"/>
          </w:rPr>
          <w:t>nt64</w:t>
        </w:r>
        <w:r w:rsidR="00AA283B">
          <w:rPr>
            <w:rFonts w:ascii="微软雅黑" w:eastAsia="微软雅黑" w:hAnsi="微软雅黑" w:hint="eastAsia"/>
            <w:color w:val="385623" w:themeColor="accent6" w:themeShade="80"/>
            <w:szCs w:val="21"/>
          </w:rPr>
          <w:t>，</w:t>
        </w:r>
      </w:ins>
      <w:r w:rsidR="00AF523D">
        <w:rPr>
          <w:rFonts w:ascii="微软雅黑" w:eastAsia="微软雅黑" w:hAnsi="微软雅黑" w:hint="eastAsia"/>
          <w:color w:val="385623" w:themeColor="accent6" w:themeShade="80"/>
          <w:szCs w:val="21"/>
        </w:rPr>
        <w:t>对应的</w:t>
      </w:r>
      <w:r>
        <w:rPr>
          <w:rFonts w:ascii="微软雅黑" w:eastAsia="微软雅黑" w:hAnsi="微软雅黑" w:hint="eastAsia"/>
          <w:color w:val="385623" w:themeColor="accent6" w:themeShade="80"/>
          <w:szCs w:val="21"/>
        </w:rPr>
        <w:t>EOS</w:t>
      </w:r>
      <w:r w:rsidR="00AF523D">
        <w:rPr>
          <w:rFonts w:ascii="微软雅黑" w:eastAsia="微软雅黑" w:hAnsi="微软雅黑" w:hint="eastAsia"/>
          <w:color w:val="385623" w:themeColor="accent6" w:themeShade="80"/>
          <w:szCs w:val="21"/>
        </w:rPr>
        <w:t>账户</w:t>
      </w:r>
    </w:p>
    <w:p w14:paraId="2527AE5E" w14:textId="20402265" w:rsidR="00AF523D" w:rsidRDefault="00AF523D"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tab/>
      </w:r>
      <w:proofErr w:type="spellStart"/>
      <w:r w:rsidR="00232BFA">
        <w:rPr>
          <w:rFonts w:ascii="微软雅黑" w:eastAsia="微软雅黑" w:hAnsi="微软雅黑" w:hint="eastAsia"/>
          <w:color w:val="385623" w:themeColor="accent6" w:themeShade="80"/>
          <w:szCs w:val="21"/>
        </w:rPr>
        <w:t>KUE</w:t>
      </w:r>
      <w:r w:rsidRPr="007D010C">
        <w:rPr>
          <w:rFonts w:cs="Times New Roman"/>
        </w:rPr>
        <w:t>p</w:t>
      </w:r>
      <w:proofErr w:type="spellEnd"/>
      <w:r>
        <w:rPr>
          <w:rFonts w:ascii="微软雅黑" w:eastAsia="微软雅黑" w:hAnsi="微软雅黑" w:hint="eastAsia"/>
          <w:color w:val="385623" w:themeColor="accent6" w:themeShade="80"/>
          <w:szCs w:val="21"/>
        </w:rPr>
        <w:t>：b</w:t>
      </w:r>
      <w:r>
        <w:rPr>
          <w:rFonts w:ascii="微软雅黑" w:eastAsia="微软雅黑" w:hAnsi="微软雅黑"/>
          <w:color w:val="385623" w:themeColor="accent6" w:themeShade="80"/>
          <w:szCs w:val="21"/>
        </w:rPr>
        <w:t>yte[32]</w:t>
      </w:r>
      <w:r>
        <w:rPr>
          <w:rFonts w:ascii="微软雅黑" w:eastAsia="微软雅黑" w:hAnsi="微软雅黑" w:hint="eastAsia"/>
          <w:color w:val="385623" w:themeColor="accent6" w:themeShade="80"/>
          <w:szCs w:val="21"/>
        </w:rPr>
        <w:t>，用户加密公</w:t>
      </w:r>
      <w:proofErr w:type="gramStart"/>
      <w:r>
        <w:rPr>
          <w:rFonts w:ascii="微软雅黑" w:eastAsia="微软雅黑" w:hAnsi="微软雅黑" w:hint="eastAsia"/>
          <w:color w:val="385623" w:themeColor="accent6" w:themeShade="80"/>
          <w:szCs w:val="21"/>
        </w:rPr>
        <w:t>钥</w:t>
      </w:r>
      <w:proofErr w:type="gramEnd"/>
    </w:p>
    <w:p w14:paraId="1276DF3E" w14:textId="69D5199C" w:rsidR="00AF523D" w:rsidRPr="00A87910" w:rsidRDefault="00AF523D"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tab/>
      </w:r>
      <w:proofErr w:type="spellStart"/>
      <w:r>
        <w:rPr>
          <w:rFonts w:ascii="微软雅黑" w:eastAsia="微软雅黑" w:hAnsi="微软雅黑" w:hint="eastAsia"/>
          <w:color w:val="385623" w:themeColor="accent6" w:themeShade="80"/>
          <w:szCs w:val="21"/>
        </w:rPr>
        <w:t>KU</w:t>
      </w:r>
      <w:r w:rsidR="00986E64">
        <w:rPr>
          <w:rFonts w:ascii="微软雅黑" w:eastAsia="微软雅黑" w:hAnsi="微软雅黑" w:hint="eastAsia"/>
          <w:color w:val="385623" w:themeColor="accent6" w:themeShade="80"/>
          <w:szCs w:val="21"/>
        </w:rPr>
        <w:t>S</w:t>
      </w:r>
      <w:r w:rsidR="00986E64" w:rsidRPr="007D010C">
        <w:rPr>
          <w:rFonts w:cs="Times New Roman"/>
        </w:rPr>
        <w:t>p</w:t>
      </w:r>
      <w:proofErr w:type="spellEnd"/>
      <w:r w:rsidR="00986E64">
        <w:rPr>
          <w:rFonts w:ascii="微软雅黑" w:eastAsia="微软雅黑" w:hAnsi="微软雅黑" w:hint="eastAsia"/>
          <w:color w:val="385623" w:themeColor="accent6" w:themeShade="80"/>
          <w:szCs w:val="21"/>
        </w:rPr>
        <w:t>：b</w:t>
      </w:r>
      <w:r w:rsidR="00986E64">
        <w:rPr>
          <w:rFonts w:ascii="微软雅黑" w:eastAsia="微软雅黑" w:hAnsi="微软雅黑"/>
          <w:color w:val="385623" w:themeColor="accent6" w:themeShade="80"/>
          <w:szCs w:val="21"/>
        </w:rPr>
        <w:t>yte[32]</w:t>
      </w:r>
      <w:r w:rsidR="00986E64">
        <w:rPr>
          <w:rFonts w:ascii="微软雅黑" w:eastAsia="微软雅黑" w:hAnsi="微软雅黑" w:hint="eastAsia"/>
          <w:color w:val="385623" w:themeColor="accent6" w:themeShade="80"/>
          <w:szCs w:val="21"/>
        </w:rPr>
        <w:t>，用户签名公</w:t>
      </w:r>
      <w:proofErr w:type="gramStart"/>
      <w:r w:rsidR="00986E64">
        <w:rPr>
          <w:rFonts w:ascii="微软雅黑" w:eastAsia="微软雅黑" w:hAnsi="微软雅黑" w:hint="eastAsia"/>
          <w:color w:val="385623" w:themeColor="accent6" w:themeShade="80"/>
          <w:szCs w:val="21"/>
        </w:rPr>
        <w:t>钥</w:t>
      </w:r>
      <w:proofErr w:type="gramEnd"/>
    </w:p>
    <w:p w14:paraId="017369D6" w14:textId="74DD1D8F" w:rsidR="00DD721C" w:rsidRDefault="00DD721C" w:rsidP="00986E64">
      <w:pPr>
        <w:spacing w:line="360" w:lineRule="exact"/>
        <w:rPr>
          <w:rFonts w:cs="Times New Roman"/>
        </w:rPr>
      </w:pPr>
      <w:r>
        <w:rPr>
          <w:rFonts w:ascii="微软雅黑" w:eastAsia="微软雅黑" w:hAnsi="微软雅黑"/>
          <w:color w:val="385623" w:themeColor="accent6" w:themeShade="80"/>
          <w:szCs w:val="21"/>
        </w:rPr>
        <w:tab/>
      </w:r>
      <w:proofErr w:type="spellStart"/>
      <w:r>
        <w:rPr>
          <w:rFonts w:ascii="微软雅黑" w:eastAsia="微软雅黑" w:hAnsi="微软雅黑"/>
          <w:color w:val="385623" w:themeColor="accent6" w:themeShade="80"/>
          <w:szCs w:val="21"/>
        </w:rPr>
        <w:t>UsedSpace</w:t>
      </w:r>
      <w:proofErr w:type="spellEnd"/>
      <w:r>
        <w:rPr>
          <w:rFonts w:ascii="微软雅黑" w:eastAsia="微软雅黑" w:hAnsi="微软雅黑"/>
          <w:color w:val="385623" w:themeColor="accent6" w:themeShade="80"/>
          <w:szCs w:val="21"/>
        </w:rPr>
        <w:t>:</w:t>
      </w:r>
      <w:r w:rsidRPr="00DD721C">
        <w:rPr>
          <w:rFonts w:cs="Times New Roman" w:hint="eastAsia"/>
        </w:rPr>
        <w:t xml:space="preserve"> </w:t>
      </w:r>
      <w:r w:rsidRPr="008E2843">
        <w:rPr>
          <w:rFonts w:cs="Times New Roman" w:hint="eastAsia"/>
        </w:rPr>
        <w:t>数据总存储容量</w:t>
      </w:r>
    </w:p>
    <w:p w14:paraId="61C3EAF0" w14:textId="15643603" w:rsidR="00DD721C" w:rsidRDefault="00B26258" w:rsidP="00986E64">
      <w:pPr>
        <w:spacing w:line="360" w:lineRule="exact"/>
        <w:rPr>
          <w:ins w:id="1409" w:author="Alex Wang" w:date="2019-03-11T07:09:00Z"/>
          <w:rFonts w:cs="Times New Roman"/>
        </w:rPr>
      </w:pPr>
      <w:ins w:id="1410" w:author="Alex Wang" w:date="2019-04-07T09:50:00Z">
        <w:r>
          <w:rPr>
            <w:rFonts w:cs="Times New Roman"/>
          </w:rPr>
          <w:tab/>
        </w:r>
      </w:ins>
      <w:del w:id="1411" w:author="Alex Wang" w:date="2019-04-07T09:49:00Z">
        <w:r w:rsidR="00DD721C" w:rsidDel="00B26258">
          <w:rPr>
            <w:rFonts w:cs="Times New Roman"/>
          </w:rPr>
          <w:tab/>
        </w:r>
      </w:del>
      <w:del w:id="1412" w:author="Alex Wang" w:date="2019-03-11T07:10:00Z">
        <w:r w:rsidR="00E93072" w:rsidDel="006144A3">
          <w:rPr>
            <w:rFonts w:cs="Times New Roman"/>
          </w:rPr>
          <w:delText>TotalBase</w:delText>
        </w:r>
      </w:del>
      <w:proofErr w:type="spellStart"/>
      <w:r w:rsidR="00E93072">
        <w:rPr>
          <w:rFonts w:cs="Times New Roman"/>
        </w:rPr>
        <w:t>Cost</w:t>
      </w:r>
      <w:ins w:id="1413" w:author="Alex Wang" w:date="2019-03-11T07:12:00Z">
        <w:r w:rsidR="006144A3">
          <w:rPr>
            <w:rFonts w:cs="Times New Roman" w:hint="eastAsia"/>
          </w:rPr>
          <w:t>Per</w:t>
        </w:r>
        <w:r w:rsidR="006144A3">
          <w:rPr>
            <w:rFonts w:cs="Times New Roman"/>
          </w:rPr>
          <w:t>Cycle</w:t>
        </w:r>
      </w:ins>
      <w:proofErr w:type="spellEnd"/>
      <w:r w:rsidR="00E93072">
        <w:rPr>
          <w:rFonts w:cs="Times New Roman"/>
        </w:rPr>
        <w:t xml:space="preserve">: </w:t>
      </w:r>
      <w:r w:rsidR="008C70C5">
        <w:rPr>
          <w:rFonts w:cs="Times New Roman" w:hint="eastAsia"/>
        </w:rPr>
        <w:t>每周期总费用</w:t>
      </w:r>
    </w:p>
    <w:p w14:paraId="61E382C2" w14:textId="2C9E7B19" w:rsidR="006144A3" w:rsidRPr="00DE247E" w:rsidRDefault="006144A3" w:rsidP="00986E64">
      <w:pPr>
        <w:spacing w:line="360" w:lineRule="exact"/>
        <w:rPr>
          <w:rFonts w:ascii="微软雅黑" w:eastAsia="微软雅黑" w:hAnsi="微软雅黑"/>
          <w:color w:val="385623" w:themeColor="accent6" w:themeShade="80"/>
          <w:szCs w:val="21"/>
        </w:rPr>
      </w:pPr>
      <w:ins w:id="1414" w:author="Alex Wang" w:date="2019-03-11T07:09:00Z">
        <w:r>
          <w:rPr>
            <w:rFonts w:cs="Times New Roman"/>
          </w:rPr>
          <w:tab/>
        </w:r>
      </w:ins>
      <w:proofErr w:type="spellStart"/>
      <w:ins w:id="1415" w:author="Alex Wang" w:date="2019-03-11T07:12:00Z">
        <w:r>
          <w:rPr>
            <w:rFonts w:cs="Times New Roman"/>
          </w:rPr>
          <w:t>FirstNode</w:t>
        </w:r>
        <w:proofErr w:type="spellEnd"/>
        <w:r>
          <w:rPr>
            <w:rFonts w:cs="Times New Roman"/>
          </w:rPr>
          <w:t xml:space="preserve">: </w:t>
        </w:r>
        <w:r>
          <w:rPr>
            <w:rFonts w:cs="Times New Roman" w:hint="eastAsia"/>
          </w:rPr>
          <w:t>第一个</w:t>
        </w:r>
      </w:ins>
      <w:ins w:id="1416" w:author="Alex Wang" w:date="2019-04-23T21:22:00Z">
        <w:r w:rsidR="00AF4E7B">
          <w:rPr>
            <w:rFonts w:cs="Times New Roman" w:hint="eastAsia"/>
          </w:rPr>
          <w:t>数据节点</w:t>
        </w:r>
      </w:ins>
      <w:ins w:id="1417" w:author="Alex Wang" w:date="2019-03-11T07:12:00Z">
        <w:r>
          <w:rPr>
            <w:rFonts w:cs="Times New Roman" w:hint="eastAsia"/>
          </w:rPr>
          <w:t>ID，没有</w:t>
        </w:r>
      </w:ins>
      <w:ins w:id="1418" w:author="Alex Wang" w:date="2019-03-11T07:13:00Z">
        <w:r w:rsidR="00220A6C">
          <w:rPr>
            <w:rFonts w:cs="Times New Roman" w:hint="eastAsia"/>
          </w:rPr>
          <w:t>的话</w:t>
        </w:r>
      </w:ins>
      <w:ins w:id="1419" w:author="Alex Wang" w:date="2019-03-11T07:12:00Z">
        <w:r>
          <w:rPr>
            <w:rFonts w:cs="Times New Roman" w:hint="eastAsia"/>
          </w:rPr>
          <w:t>填0</w:t>
        </w:r>
      </w:ins>
      <w:ins w:id="1420" w:author="Alex Wang" w:date="2019-03-11T07:14:00Z">
        <w:r w:rsidR="002B78B6">
          <w:rPr>
            <w:rFonts w:cs="Times New Roman" w:hint="eastAsia"/>
          </w:rPr>
          <w:t>。用链表方式记录该用户名下所有</w:t>
        </w:r>
      </w:ins>
      <w:ins w:id="1421" w:author="Alex Wang" w:date="2019-04-23T21:22:00Z">
        <w:r w:rsidR="00AF4E7B">
          <w:rPr>
            <w:rFonts w:cs="Times New Roman" w:hint="eastAsia"/>
          </w:rPr>
          <w:t>数据节点</w:t>
        </w:r>
      </w:ins>
    </w:p>
    <w:p w14:paraId="23416025" w14:textId="6BEAC339" w:rsidR="007D010C" w:rsidRDefault="007D010C" w:rsidP="00942DD2">
      <w:pPr>
        <w:spacing w:line="360" w:lineRule="auto"/>
        <w:rPr>
          <w:rFonts w:cs="Times New Roman"/>
        </w:rPr>
      </w:pPr>
    </w:p>
    <w:p w14:paraId="0D0FBC84" w14:textId="6DC4CD1C" w:rsidR="00CD5E66" w:rsidRDefault="00CD5E66" w:rsidP="00CD5E66">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用户目录表</w:t>
      </w:r>
      <w:r w:rsidR="001B70C6">
        <w:rPr>
          <w:rFonts w:ascii="微软雅黑" w:eastAsia="微软雅黑" w:hAnsi="微软雅黑" w:hint="eastAsia"/>
          <w:color w:val="385623" w:themeColor="accent6" w:themeShade="80"/>
          <w:szCs w:val="21"/>
        </w:rPr>
        <w:t>，记录目录信息，</w:t>
      </w:r>
      <w:ins w:id="1422" w:author="Alex Wang" w:date="2019-04-07T09:50:00Z">
        <w:r w:rsidR="00D34F07">
          <w:rPr>
            <w:rFonts w:ascii="微软雅黑" w:eastAsia="微软雅黑" w:hAnsi="微软雅黑" w:hint="eastAsia"/>
            <w:color w:val="385623" w:themeColor="accent6" w:themeShade="80"/>
            <w:szCs w:val="21"/>
          </w:rPr>
          <w:t>YTFS扩展层管理命名空间</w:t>
        </w:r>
      </w:ins>
      <w:del w:id="1423" w:author="Alex Wang" w:date="2019-04-07T09:50:00Z">
        <w:r w:rsidR="001B70C6" w:rsidDel="00D34F07">
          <w:rPr>
            <w:rFonts w:ascii="微软雅黑" w:eastAsia="微软雅黑" w:hAnsi="微软雅黑" w:hint="eastAsia"/>
            <w:color w:val="385623" w:themeColor="accent6" w:themeShade="80"/>
            <w:szCs w:val="21"/>
          </w:rPr>
          <w:delText>主要是S3等存储协议层</w:delText>
        </w:r>
      </w:del>
      <w:r w:rsidR="001B70C6">
        <w:rPr>
          <w:rFonts w:ascii="微软雅黑" w:eastAsia="微软雅黑" w:hAnsi="微软雅黑" w:hint="eastAsia"/>
          <w:color w:val="385623" w:themeColor="accent6" w:themeShade="80"/>
          <w:szCs w:val="21"/>
        </w:rPr>
        <w:t>使用:</w:t>
      </w:r>
    </w:p>
    <w:p w14:paraId="2FBFC269" w14:textId="23950188" w:rsidR="00CD5E66" w:rsidRPr="00B9649F" w:rsidRDefault="00CD5E66" w:rsidP="00CD5E66">
      <w:pPr>
        <w:spacing w:line="360" w:lineRule="exact"/>
        <w:rPr>
          <w:rFonts w:ascii="微软雅黑" w:eastAsia="微软雅黑" w:hAnsi="微软雅黑"/>
          <w:color w:val="385623" w:themeColor="accent6" w:themeShade="80"/>
          <w:szCs w:val="21"/>
        </w:rPr>
      </w:pPr>
      <w:r>
        <w:rPr>
          <w:rFonts w:ascii="微软雅黑" w:eastAsia="微软雅黑" w:hAnsi="微软雅黑" w:hint="eastAsia"/>
          <w:color w:val="385623" w:themeColor="accent6" w:themeShade="80"/>
          <w:szCs w:val="21"/>
        </w:rPr>
        <w:lastRenderedPageBreak/>
        <w:tab/>
      </w:r>
      <w:proofErr w:type="spellStart"/>
      <w:r>
        <w:rPr>
          <w:rFonts w:ascii="微软雅黑" w:eastAsia="微软雅黑" w:hAnsi="微软雅黑" w:hint="eastAsia"/>
          <w:color w:val="385623" w:themeColor="accent6" w:themeShade="80"/>
          <w:szCs w:val="21"/>
        </w:rPr>
        <w:t>D</w:t>
      </w:r>
      <w:r w:rsidRPr="00B9649F">
        <w:rPr>
          <w:rFonts w:ascii="微软雅黑" w:eastAsia="微软雅黑" w:hAnsi="微软雅黑" w:hint="eastAsia"/>
          <w:color w:val="385623" w:themeColor="accent6" w:themeShade="80"/>
          <w:szCs w:val="21"/>
        </w:rPr>
        <w:t>irId</w:t>
      </w:r>
      <w:proofErr w:type="spellEnd"/>
      <w:r w:rsidRPr="00B9649F">
        <w:rPr>
          <w:rFonts w:ascii="微软雅黑" w:eastAsia="微软雅黑" w:hAnsi="微软雅黑" w:hint="eastAsia"/>
          <w:color w:val="385623" w:themeColor="accent6" w:themeShade="80"/>
          <w:szCs w:val="21"/>
        </w:rPr>
        <w:t>：</w:t>
      </w:r>
      <w:proofErr w:type="spellStart"/>
      <w:r w:rsidRPr="00B9649F">
        <w:rPr>
          <w:rFonts w:ascii="微软雅黑" w:eastAsia="微软雅黑" w:hAnsi="微软雅黑" w:hint="eastAsia"/>
          <w:color w:val="385623" w:themeColor="accent6" w:themeShade="80"/>
          <w:szCs w:val="21"/>
        </w:rPr>
        <w:t>ObjectID</w:t>
      </w:r>
      <w:proofErr w:type="spellEnd"/>
      <w:r w:rsidRPr="00B9649F">
        <w:rPr>
          <w:rFonts w:ascii="微软雅黑" w:eastAsia="微软雅黑" w:hAnsi="微软雅黑" w:hint="eastAsia"/>
          <w:color w:val="385623" w:themeColor="accent6" w:themeShade="80"/>
          <w:szCs w:val="21"/>
        </w:rPr>
        <w:t>，</w:t>
      </w:r>
      <w:r>
        <w:rPr>
          <w:rFonts w:ascii="微软雅黑" w:eastAsia="微软雅黑" w:hAnsi="微软雅黑" w:hint="eastAsia"/>
          <w:color w:val="385623" w:themeColor="accent6" w:themeShade="80"/>
          <w:szCs w:val="21"/>
        </w:rPr>
        <w:t>主键，</w:t>
      </w:r>
      <w:proofErr w:type="spellStart"/>
      <w:r w:rsidRPr="00B9649F">
        <w:rPr>
          <w:rFonts w:ascii="微软雅黑" w:eastAsia="微软雅黑" w:hAnsi="微软雅黑" w:hint="eastAsia"/>
          <w:color w:val="385623" w:themeColor="accent6" w:themeShade="80"/>
          <w:szCs w:val="21"/>
        </w:rPr>
        <w:t>mongodb</w:t>
      </w:r>
      <w:proofErr w:type="spellEnd"/>
      <w:r w:rsidRPr="00B9649F">
        <w:rPr>
          <w:rFonts w:ascii="微软雅黑" w:eastAsia="微软雅黑" w:hAnsi="微软雅黑" w:hint="eastAsia"/>
          <w:color w:val="385623" w:themeColor="accent6" w:themeShade="80"/>
          <w:szCs w:val="21"/>
        </w:rPr>
        <w:t>中的</w:t>
      </w:r>
      <w:proofErr w:type="spellStart"/>
      <w:r w:rsidRPr="00B9649F">
        <w:rPr>
          <w:rFonts w:ascii="微软雅黑" w:eastAsia="微软雅黑" w:hAnsi="微软雅黑" w:hint="eastAsia"/>
          <w:color w:val="385623" w:themeColor="accent6" w:themeShade="80"/>
          <w:szCs w:val="21"/>
        </w:rPr>
        <w:t>uuid</w:t>
      </w:r>
      <w:proofErr w:type="spellEnd"/>
      <w:r w:rsidRPr="00B9649F">
        <w:rPr>
          <w:rFonts w:ascii="微软雅黑" w:eastAsia="微软雅黑" w:hAnsi="微软雅黑" w:hint="eastAsia"/>
          <w:color w:val="385623" w:themeColor="accent6" w:themeShade="80"/>
          <w:szCs w:val="21"/>
        </w:rPr>
        <w:t>，12字节长度</w:t>
      </w:r>
    </w:p>
    <w:p w14:paraId="6A92014C" w14:textId="77777777" w:rsidR="00CD5E66" w:rsidRPr="00B9649F" w:rsidRDefault="00CD5E66" w:rsidP="00CD5E66">
      <w:pPr>
        <w:spacing w:line="360" w:lineRule="exact"/>
        <w:rPr>
          <w:rFonts w:ascii="微软雅黑" w:eastAsia="微软雅黑" w:hAnsi="微软雅黑"/>
          <w:color w:val="385623" w:themeColor="accent6" w:themeShade="80"/>
          <w:szCs w:val="21"/>
        </w:rPr>
      </w:pPr>
      <w:r w:rsidRPr="00B9649F">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ParentId</w:t>
      </w:r>
      <w:proofErr w:type="spellEnd"/>
      <w:r w:rsidRPr="00B9649F">
        <w:rPr>
          <w:rFonts w:ascii="微软雅黑" w:eastAsia="微软雅黑" w:hAnsi="微软雅黑" w:hint="eastAsia"/>
          <w:color w:val="385623" w:themeColor="accent6" w:themeShade="80"/>
          <w:szCs w:val="21"/>
        </w:rPr>
        <w:t xml:space="preserve">： </w:t>
      </w:r>
      <w:proofErr w:type="spellStart"/>
      <w:r w:rsidRPr="00B9649F">
        <w:rPr>
          <w:rFonts w:ascii="微软雅黑" w:eastAsia="微软雅黑" w:hAnsi="微软雅黑" w:hint="eastAsia"/>
          <w:color w:val="385623" w:themeColor="accent6" w:themeShade="80"/>
          <w:szCs w:val="21"/>
        </w:rPr>
        <w:t>ObjectId</w:t>
      </w:r>
      <w:proofErr w:type="spellEnd"/>
      <w:r w:rsidRPr="00B9649F">
        <w:rPr>
          <w:rFonts w:ascii="微软雅黑" w:eastAsia="微软雅黑" w:hAnsi="微软雅黑" w:hint="eastAsia"/>
          <w:color w:val="385623" w:themeColor="accent6" w:themeShade="80"/>
          <w:szCs w:val="21"/>
        </w:rPr>
        <w:t xml:space="preserve"> ，父目录ID，</w:t>
      </w:r>
      <w:proofErr w:type="gramStart"/>
      <w:r w:rsidRPr="00B9649F">
        <w:rPr>
          <w:rFonts w:ascii="微软雅黑" w:eastAsia="微软雅黑" w:hAnsi="微软雅黑" w:hint="eastAsia"/>
          <w:color w:val="385623" w:themeColor="accent6" w:themeShade="80"/>
          <w:szCs w:val="21"/>
        </w:rPr>
        <w:t>用户第</w:t>
      </w:r>
      <w:proofErr w:type="gramEnd"/>
      <w:r w:rsidRPr="00B9649F">
        <w:rPr>
          <w:rFonts w:ascii="微软雅黑" w:eastAsia="微软雅黑" w:hAnsi="微软雅黑" w:hint="eastAsia"/>
          <w:color w:val="385623" w:themeColor="accent6" w:themeShade="80"/>
          <w:szCs w:val="21"/>
        </w:rPr>
        <w:t>一级目录的父目录id就是用户表的UID</w:t>
      </w:r>
    </w:p>
    <w:p w14:paraId="7E48A190" w14:textId="77777777" w:rsidR="00CD5E66" w:rsidRPr="00B9649F" w:rsidRDefault="00CD5E66" w:rsidP="00CD5E66">
      <w:pPr>
        <w:spacing w:line="360" w:lineRule="exact"/>
        <w:rPr>
          <w:rFonts w:ascii="微软雅黑" w:eastAsia="微软雅黑" w:hAnsi="微软雅黑"/>
          <w:color w:val="385623" w:themeColor="accent6" w:themeShade="80"/>
          <w:szCs w:val="21"/>
        </w:rPr>
      </w:pPr>
      <w:r w:rsidRPr="00B9649F">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dirName</w:t>
      </w:r>
      <w:proofErr w:type="spellEnd"/>
      <w:r w:rsidRPr="00B9649F">
        <w:rPr>
          <w:rFonts w:ascii="微软雅黑" w:eastAsia="微软雅黑" w:hAnsi="微软雅黑" w:hint="eastAsia"/>
          <w:color w:val="385623" w:themeColor="accent6" w:themeShade="80"/>
          <w:szCs w:val="21"/>
        </w:rPr>
        <w:t>：变长，目录名</w:t>
      </w:r>
    </w:p>
    <w:p w14:paraId="1A162ED9" w14:textId="69F162F0" w:rsidR="001B70C6" w:rsidRDefault="001B70C6" w:rsidP="00942DD2">
      <w:pPr>
        <w:spacing w:line="360" w:lineRule="auto"/>
        <w:rPr>
          <w:rFonts w:cs="Times New Roman"/>
        </w:rPr>
      </w:pPr>
    </w:p>
    <w:p w14:paraId="3EE043FF" w14:textId="6DFCD174" w:rsidR="00672079" w:rsidRDefault="00672079" w:rsidP="00672079">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用户</w:t>
      </w:r>
      <w:r w:rsidRPr="00B9649F">
        <w:rPr>
          <w:rFonts w:ascii="微软雅黑" w:eastAsia="微软雅黑" w:hAnsi="微软雅黑" w:hint="eastAsia"/>
          <w:color w:val="385623" w:themeColor="accent6" w:themeShade="80"/>
          <w:szCs w:val="21"/>
        </w:rPr>
        <w:t>文件表</w:t>
      </w:r>
      <w:r>
        <w:rPr>
          <w:rFonts w:ascii="微软雅黑" w:eastAsia="微软雅黑" w:hAnsi="微软雅黑" w:hint="eastAsia"/>
          <w:color w:val="385623" w:themeColor="accent6" w:themeShade="80"/>
          <w:szCs w:val="21"/>
        </w:rPr>
        <w:t>，记录各目录下的文件信息，</w:t>
      </w:r>
      <w:ins w:id="1424" w:author="Alex Wang" w:date="2019-04-07T09:51:00Z">
        <w:r w:rsidR="002F0D6C">
          <w:rPr>
            <w:rFonts w:ascii="微软雅黑" w:eastAsia="微软雅黑" w:hAnsi="微软雅黑" w:hint="eastAsia"/>
            <w:color w:val="385623" w:themeColor="accent6" w:themeShade="80"/>
            <w:szCs w:val="21"/>
          </w:rPr>
          <w:t>YTFS扩展层管理命名空间使用</w:t>
        </w:r>
      </w:ins>
      <w:del w:id="1425" w:author="Alex Wang" w:date="2019-04-07T09:51:00Z">
        <w:r w:rsidDel="002F0D6C">
          <w:rPr>
            <w:rFonts w:ascii="微软雅黑" w:eastAsia="微软雅黑" w:hAnsi="微软雅黑" w:hint="eastAsia"/>
            <w:color w:val="385623" w:themeColor="accent6" w:themeShade="80"/>
            <w:szCs w:val="21"/>
          </w:rPr>
          <w:delText>主要是S3等存储协议层使用</w:delText>
        </w:r>
      </w:del>
      <w:r>
        <w:rPr>
          <w:rFonts w:ascii="微软雅黑" w:eastAsia="微软雅黑" w:hAnsi="微软雅黑" w:hint="eastAsia"/>
          <w:color w:val="385623" w:themeColor="accent6" w:themeShade="80"/>
          <w:szCs w:val="21"/>
        </w:rPr>
        <w:t>:</w:t>
      </w:r>
    </w:p>
    <w:p w14:paraId="3C9D6920" w14:textId="6C4D1B27" w:rsidR="00672079" w:rsidRPr="00D44B29" w:rsidRDefault="00672079" w:rsidP="00672079">
      <w:pPr>
        <w:spacing w:line="360" w:lineRule="exact"/>
        <w:rPr>
          <w:rFonts w:ascii="微软雅黑" w:eastAsia="微软雅黑" w:hAnsi="微软雅黑"/>
          <w:color w:val="385623" w:themeColor="accent6" w:themeShade="80"/>
          <w:szCs w:val="21"/>
        </w:rPr>
      </w:pPr>
      <w:r>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ParentId</w:t>
      </w:r>
      <w:proofErr w:type="spellEnd"/>
      <w:r>
        <w:rPr>
          <w:rFonts w:ascii="微软雅黑" w:eastAsia="微软雅黑" w:hAnsi="微软雅黑" w:hint="eastAsia"/>
          <w:color w:val="385623" w:themeColor="accent6" w:themeShade="80"/>
          <w:szCs w:val="21"/>
        </w:rPr>
        <w:t>：与</w:t>
      </w:r>
      <w:proofErr w:type="spellStart"/>
      <w:r w:rsidRPr="00D44B29">
        <w:rPr>
          <w:rFonts w:ascii="微软雅黑" w:eastAsia="微软雅黑" w:hAnsi="微软雅黑" w:hint="eastAsia"/>
          <w:color w:val="385623" w:themeColor="accent6" w:themeShade="80"/>
          <w:szCs w:val="21"/>
        </w:rPr>
        <w:t>fileName</w:t>
      </w:r>
      <w:proofErr w:type="spellEnd"/>
      <w:r w:rsidRPr="00D44B29">
        <w:rPr>
          <w:rFonts w:ascii="微软雅黑" w:eastAsia="微软雅黑" w:hAnsi="微软雅黑" w:hint="eastAsia"/>
          <w:color w:val="385623" w:themeColor="accent6" w:themeShade="80"/>
          <w:szCs w:val="21"/>
        </w:rPr>
        <w:t>组合唯一</w:t>
      </w:r>
      <w:r w:rsidR="00380F58">
        <w:rPr>
          <w:rFonts w:ascii="微软雅黑" w:eastAsia="微软雅黑" w:hAnsi="微软雅黑" w:hint="eastAsia"/>
          <w:color w:val="385623" w:themeColor="accent6" w:themeShade="80"/>
          <w:szCs w:val="21"/>
        </w:rPr>
        <w:t>键</w:t>
      </w:r>
    </w:p>
    <w:p w14:paraId="7DD6C225" w14:textId="5643676E" w:rsidR="00672079" w:rsidRPr="00025D24" w:rsidRDefault="00672079" w:rsidP="00672079">
      <w:pPr>
        <w:spacing w:line="360" w:lineRule="exact"/>
        <w:rPr>
          <w:rFonts w:ascii="微软雅黑" w:eastAsia="微软雅黑" w:hAnsi="微软雅黑"/>
          <w:color w:val="385623" w:themeColor="accent6" w:themeShade="80"/>
          <w:szCs w:val="21"/>
        </w:rPr>
      </w:pPr>
      <w:r w:rsidRPr="00D44B29">
        <w:rPr>
          <w:rFonts w:ascii="微软雅黑" w:eastAsia="微软雅黑" w:hAnsi="微软雅黑" w:hint="eastAsia"/>
          <w:color w:val="385623" w:themeColor="accent6" w:themeShade="80"/>
          <w:szCs w:val="21"/>
        </w:rPr>
        <w:tab/>
      </w:r>
      <w:proofErr w:type="spellStart"/>
      <w:r w:rsidRPr="00D44B29">
        <w:rPr>
          <w:rFonts w:ascii="微软雅黑" w:eastAsia="微软雅黑" w:hAnsi="微软雅黑" w:hint="eastAsia"/>
          <w:color w:val="385623" w:themeColor="accent6" w:themeShade="80"/>
          <w:szCs w:val="21"/>
        </w:rPr>
        <w:t>fileName</w:t>
      </w:r>
      <w:proofErr w:type="spellEnd"/>
      <w:r w:rsidRPr="00D44B29">
        <w:rPr>
          <w:rFonts w:ascii="微软雅黑" w:eastAsia="微软雅黑" w:hAnsi="微软雅黑" w:hint="eastAsia"/>
          <w:color w:val="385623" w:themeColor="accent6" w:themeShade="80"/>
          <w:szCs w:val="21"/>
        </w:rPr>
        <w:t>：与</w:t>
      </w:r>
      <w:proofErr w:type="spellStart"/>
      <w:r w:rsidRPr="00D44B29">
        <w:rPr>
          <w:rFonts w:ascii="微软雅黑" w:eastAsia="微软雅黑" w:hAnsi="微软雅黑" w:hint="eastAsia"/>
          <w:color w:val="385623" w:themeColor="accent6" w:themeShade="80"/>
          <w:szCs w:val="21"/>
        </w:rPr>
        <w:t>parentId</w:t>
      </w:r>
      <w:proofErr w:type="spellEnd"/>
      <w:r w:rsidRPr="00D44B29">
        <w:rPr>
          <w:rFonts w:ascii="微软雅黑" w:eastAsia="微软雅黑" w:hAnsi="微软雅黑" w:hint="eastAsia"/>
          <w:color w:val="385623" w:themeColor="accent6" w:themeShade="80"/>
          <w:szCs w:val="21"/>
        </w:rPr>
        <w:t>组合唯一</w:t>
      </w:r>
      <w:r w:rsidR="00380F58">
        <w:rPr>
          <w:rFonts w:ascii="微软雅黑" w:eastAsia="微软雅黑" w:hAnsi="微软雅黑" w:hint="eastAsia"/>
          <w:color w:val="385623" w:themeColor="accent6" w:themeShade="80"/>
          <w:szCs w:val="21"/>
        </w:rPr>
        <w:t>键</w:t>
      </w:r>
    </w:p>
    <w:p w14:paraId="32E2F742" w14:textId="77777777" w:rsidR="00672079" w:rsidRPr="00D44B29" w:rsidRDefault="00672079" w:rsidP="00672079">
      <w:pPr>
        <w:spacing w:line="360" w:lineRule="exact"/>
        <w:rPr>
          <w:rFonts w:ascii="微软雅黑" w:eastAsia="微软雅黑" w:hAnsi="微软雅黑"/>
          <w:color w:val="385623" w:themeColor="accent6" w:themeShade="80"/>
          <w:szCs w:val="21"/>
        </w:rPr>
      </w:pPr>
      <w:r w:rsidRPr="00D44B29">
        <w:rPr>
          <w:rFonts w:ascii="微软雅黑" w:eastAsia="微软雅黑" w:hAnsi="微软雅黑" w:hint="eastAsia"/>
          <w:color w:val="385623" w:themeColor="accent6" w:themeShade="80"/>
          <w:szCs w:val="21"/>
        </w:rPr>
        <w:tab/>
      </w:r>
      <w:r w:rsidRPr="003041B7">
        <w:rPr>
          <w:rFonts w:ascii="微软雅黑" w:eastAsia="微软雅黑" w:hAnsi="微软雅黑" w:hint="eastAsia"/>
          <w:color w:val="385623" w:themeColor="accent6" w:themeShade="80"/>
          <w:szCs w:val="21"/>
        </w:rPr>
        <w:t>VNU</w:t>
      </w:r>
      <w:r>
        <w:rPr>
          <w:rFonts w:ascii="微软雅黑" w:eastAsia="微软雅黑" w:hAnsi="微软雅黑" w:hint="eastAsia"/>
          <w:color w:val="385623" w:themeColor="accent6" w:themeShade="80"/>
          <w:szCs w:val="21"/>
        </w:rPr>
        <w:t>：</w:t>
      </w:r>
      <w:del w:id="1426" w:author="Alex Wang" w:date="2019-03-11T07:20:00Z">
        <w:r w:rsidDel="00814EB9">
          <w:rPr>
            <w:rFonts w:ascii="微软雅黑" w:eastAsia="微软雅黑" w:hAnsi="微软雅黑" w:hint="eastAsia"/>
            <w:color w:val="385623" w:themeColor="accent6" w:themeShade="80"/>
            <w:szCs w:val="21"/>
          </w:rPr>
          <w:delText>byte[12]，</w:delText>
        </w:r>
      </w:del>
      <w:r>
        <w:rPr>
          <w:rFonts w:ascii="微软雅黑" w:eastAsia="微软雅黑" w:hAnsi="微软雅黑" w:hint="eastAsia"/>
          <w:color w:val="385623" w:themeColor="accent6" w:themeShade="80"/>
          <w:szCs w:val="21"/>
        </w:rPr>
        <w:t>对应</w:t>
      </w:r>
      <w:r w:rsidRPr="00861D74">
        <w:rPr>
          <w:rFonts w:ascii="微软雅黑" w:eastAsia="微软雅黑" w:hAnsi="微软雅黑" w:hint="eastAsia"/>
          <w:color w:val="385623" w:themeColor="accent6" w:themeShade="80"/>
          <w:szCs w:val="21"/>
        </w:rPr>
        <w:t>用户文件</w:t>
      </w:r>
      <w:r>
        <w:rPr>
          <w:rFonts w:ascii="微软雅黑" w:eastAsia="微软雅黑" w:hAnsi="微软雅黑" w:hint="eastAsia"/>
          <w:color w:val="385623" w:themeColor="accent6" w:themeShade="80"/>
          <w:szCs w:val="21"/>
        </w:rPr>
        <w:t>去重</w:t>
      </w:r>
      <w:r w:rsidRPr="00AE1649">
        <w:rPr>
          <w:rFonts w:ascii="微软雅黑" w:eastAsia="微软雅黑" w:hAnsi="微软雅黑" w:hint="eastAsia"/>
          <w:color w:val="385623" w:themeColor="accent6" w:themeShade="80"/>
          <w:szCs w:val="21"/>
        </w:rPr>
        <w:t>表</w:t>
      </w:r>
      <w:r>
        <w:rPr>
          <w:rFonts w:ascii="微软雅黑" w:eastAsia="微软雅黑" w:hAnsi="微软雅黑" w:hint="eastAsia"/>
          <w:color w:val="385623" w:themeColor="accent6" w:themeShade="80"/>
          <w:szCs w:val="21"/>
        </w:rPr>
        <w:t>中VNU</w:t>
      </w:r>
    </w:p>
    <w:p w14:paraId="48347585" w14:textId="77777777" w:rsidR="00672079" w:rsidRPr="00CE7C20" w:rsidRDefault="00672079" w:rsidP="00672079">
      <w:pPr>
        <w:spacing w:line="360" w:lineRule="exact"/>
        <w:rPr>
          <w:rFonts w:ascii="微软雅黑" w:eastAsia="微软雅黑" w:hAnsi="微软雅黑"/>
          <w:color w:val="385623" w:themeColor="accent6" w:themeShade="80"/>
          <w:szCs w:val="21"/>
        </w:rPr>
      </w:pPr>
      <w:r w:rsidRPr="00CE7C20">
        <w:rPr>
          <w:rFonts w:ascii="微软雅黑" w:eastAsia="微软雅黑" w:hAnsi="微软雅黑" w:hint="eastAsia"/>
          <w:color w:val="385623" w:themeColor="accent6" w:themeShade="80"/>
          <w:szCs w:val="21"/>
        </w:rPr>
        <w:tab/>
        <w:t>attributes：用户文件属性及</w:t>
      </w:r>
      <w:proofErr w:type="spellStart"/>
      <w:r w:rsidRPr="00CE7C20">
        <w:rPr>
          <w:rFonts w:ascii="微软雅黑" w:eastAsia="微软雅黑" w:hAnsi="微软雅黑" w:hint="eastAsia"/>
          <w:color w:val="385623" w:themeColor="accent6" w:themeShade="80"/>
          <w:szCs w:val="21"/>
        </w:rPr>
        <w:t>acl</w:t>
      </w:r>
      <w:proofErr w:type="spellEnd"/>
      <w:r w:rsidRPr="00CE7C20">
        <w:rPr>
          <w:rFonts w:ascii="微软雅黑" w:eastAsia="微软雅黑" w:hAnsi="微软雅黑" w:hint="eastAsia"/>
          <w:color w:val="385623" w:themeColor="accent6" w:themeShade="80"/>
          <w:szCs w:val="21"/>
        </w:rPr>
        <w:t>等</w:t>
      </w:r>
    </w:p>
    <w:p w14:paraId="6C6D79A3" w14:textId="77777777" w:rsidR="00672079" w:rsidRDefault="00672079" w:rsidP="00942DD2">
      <w:pPr>
        <w:spacing w:line="360" w:lineRule="auto"/>
        <w:rPr>
          <w:rFonts w:cs="Times New Roman"/>
        </w:rPr>
      </w:pPr>
    </w:p>
    <w:p w14:paraId="6CEB8FCB" w14:textId="5D251A00" w:rsidR="00A61E9B" w:rsidRDefault="00CD5E66" w:rsidP="00A61E9B">
      <w:pPr>
        <w:spacing w:line="360" w:lineRule="auto"/>
        <w:rPr>
          <w:rFonts w:cs="Times New Roman"/>
        </w:rPr>
      </w:pPr>
      <w:r>
        <w:rPr>
          <w:rFonts w:cs="Times New Roman" w:hint="eastAsia"/>
        </w:rPr>
        <w:t>用户</w:t>
      </w:r>
      <w:r w:rsidR="001B70C6">
        <w:rPr>
          <w:rFonts w:cs="Times New Roman" w:hint="eastAsia"/>
        </w:rPr>
        <w:t>文件</w:t>
      </w:r>
      <w:r w:rsidR="00A61E9B">
        <w:rPr>
          <w:rFonts w:cs="Times New Roman" w:hint="eastAsia"/>
        </w:rPr>
        <w:t>去重</w:t>
      </w:r>
      <w:r w:rsidR="001B70C6">
        <w:rPr>
          <w:rFonts w:cs="Times New Roman" w:hint="eastAsia"/>
        </w:rPr>
        <w:t>表</w:t>
      </w:r>
      <w:r w:rsidR="00811A1B">
        <w:rPr>
          <w:rFonts w:cs="Times New Roman" w:hint="eastAsia"/>
        </w:rPr>
        <w:t>DUD</w:t>
      </w:r>
      <w:r w:rsidR="00A61E9B">
        <w:rPr>
          <w:rFonts w:cs="Times New Roman" w:hint="eastAsia"/>
        </w:rPr>
        <w:t>，记录用户所有的文件的数据信息：</w:t>
      </w:r>
    </w:p>
    <w:p w14:paraId="23F84061" w14:textId="67B2D589" w:rsidR="00A61E9B" w:rsidRPr="008F6801" w:rsidDel="00CF65F5" w:rsidRDefault="00A61E9B" w:rsidP="00A61E9B">
      <w:pPr>
        <w:spacing w:line="360" w:lineRule="auto"/>
        <w:ind w:firstLine="420"/>
        <w:rPr>
          <w:moveFrom w:id="1427" w:author="Alex Wang" w:date="2019-03-18T15:16:00Z"/>
          <w:rFonts w:cs="Times New Roman"/>
        </w:rPr>
      </w:pPr>
      <w:moveFromRangeStart w:id="1428" w:author="Alex Wang" w:date="2019-03-18T15:16:00Z" w:name="move3814584"/>
      <w:moveFrom w:id="1429" w:author="Alex Wang" w:date="2019-03-18T15:16:00Z">
        <w:r w:rsidRPr="008F6801" w:rsidDel="00CF65F5">
          <w:rPr>
            <w:rFonts w:cs="Times New Roman"/>
          </w:rPr>
          <w:t>FILEID：byte[36]，主</w:t>
        </w:r>
        <w:r w:rsidDel="00CF65F5">
          <w:rPr>
            <w:rFonts w:cs="Times New Roman" w:hint="eastAsia"/>
          </w:rPr>
          <w:t>键</w:t>
        </w:r>
        <w:r w:rsidRPr="008F6801" w:rsidDel="00CF65F5">
          <w:rPr>
            <w:rFonts w:cs="Times New Roman"/>
          </w:rPr>
          <w:t>，用户ID（4字节）+全文Hash值VHW（32字节）</w:t>
        </w:r>
      </w:moveFrom>
    </w:p>
    <w:moveFromRangeEnd w:id="1428"/>
    <w:p w14:paraId="05CA96CB" w14:textId="234F3E6F" w:rsidR="00A61E9B" w:rsidRPr="008F6801" w:rsidRDefault="00A61E9B" w:rsidP="00A61E9B">
      <w:pPr>
        <w:spacing w:line="360" w:lineRule="auto"/>
        <w:rPr>
          <w:rFonts w:cs="Times New Roman"/>
        </w:rPr>
      </w:pPr>
      <w:r w:rsidRPr="008F6801">
        <w:rPr>
          <w:rFonts w:cs="Times New Roman"/>
        </w:rPr>
        <w:tab/>
        <w:t>VNU：byte[</w:t>
      </w:r>
      <w:ins w:id="1430" w:author="Alex Wang" w:date="2019-03-11T07:20:00Z">
        <w:r w:rsidR="00814EB9">
          <w:rPr>
            <w:rFonts w:cs="Times New Roman"/>
          </w:rPr>
          <w:t>8</w:t>
        </w:r>
      </w:ins>
      <w:del w:id="1431" w:author="Alex Wang" w:date="2019-03-11T07:20:00Z">
        <w:r w:rsidRPr="008F6801" w:rsidDel="00814EB9">
          <w:rPr>
            <w:rFonts w:cs="Times New Roman"/>
          </w:rPr>
          <w:delText>12</w:delText>
        </w:r>
      </w:del>
      <w:r w:rsidRPr="008F6801">
        <w:rPr>
          <w:rFonts w:cs="Times New Roman"/>
        </w:rPr>
        <w:t>]，</w:t>
      </w:r>
      <w:ins w:id="1432" w:author="Alex Wang" w:date="2019-03-18T15:15:00Z">
        <w:r w:rsidR="00ED7F65">
          <w:rPr>
            <w:rFonts w:cs="Times New Roman" w:hint="eastAsia"/>
          </w:rPr>
          <w:t>主键</w:t>
        </w:r>
      </w:ins>
      <w:del w:id="1433" w:author="Alex Wang" w:date="2019-03-18T15:15:00Z">
        <w:r w:rsidRPr="008F6801" w:rsidDel="00ED7F65">
          <w:rPr>
            <w:rFonts w:cs="Times New Roman"/>
          </w:rPr>
          <w:delText>索引</w:delText>
        </w:r>
      </w:del>
      <w:r w:rsidRPr="008F6801">
        <w:rPr>
          <w:rFonts w:cs="Times New Roman"/>
        </w:rPr>
        <w:t>，</w:t>
      </w:r>
      <w:r>
        <w:rPr>
          <w:rFonts w:cs="Times New Roman" w:hint="eastAsia"/>
        </w:rPr>
        <w:t>文件流水ID</w:t>
      </w:r>
      <w:r w:rsidRPr="008F6801">
        <w:rPr>
          <w:rFonts w:cs="Times New Roman"/>
        </w:rPr>
        <w:t>，唯一</w:t>
      </w:r>
    </w:p>
    <w:p w14:paraId="0DCD317C" w14:textId="77777777" w:rsidR="00CF65F5" w:rsidRDefault="00CF65F5" w:rsidP="00CF65F5">
      <w:pPr>
        <w:spacing w:line="360" w:lineRule="auto"/>
        <w:ind w:firstLine="420"/>
        <w:rPr>
          <w:ins w:id="1434" w:author="Alex Wang" w:date="2019-03-18T15:16:00Z"/>
          <w:rFonts w:cs="Times New Roman"/>
        </w:rPr>
      </w:pPr>
      <w:moveToRangeStart w:id="1435" w:author="Alex Wang" w:date="2019-03-18T15:16:00Z" w:name="move3814584"/>
      <w:moveTo w:id="1436" w:author="Alex Wang" w:date="2019-03-18T15:16:00Z">
        <w:del w:id="1437" w:author="Alex Wang" w:date="2019-03-18T15:16:00Z">
          <w:r w:rsidRPr="008F6801" w:rsidDel="00CF65F5">
            <w:rPr>
              <w:rFonts w:cs="Times New Roman"/>
            </w:rPr>
            <w:delText>FILE</w:delText>
          </w:r>
        </w:del>
      </w:moveTo>
      <w:proofErr w:type="spellStart"/>
      <w:ins w:id="1438" w:author="Alex Wang" w:date="2019-03-18T15:16:00Z">
        <w:r>
          <w:rPr>
            <w:rFonts w:cs="Times New Roman" w:hint="eastAsia"/>
          </w:rPr>
          <w:t>U</w:t>
        </w:r>
        <w:r>
          <w:rPr>
            <w:rFonts w:cs="Times New Roman"/>
          </w:rPr>
          <w:t>ser</w:t>
        </w:r>
      </w:ins>
      <w:moveTo w:id="1439" w:author="Alex Wang" w:date="2019-03-18T15:16:00Z">
        <w:r w:rsidRPr="008F6801">
          <w:rPr>
            <w:rFonts w:cs="Times New Roman"/>
          </w:rPr>
          <w:t>ID</w:t>
        </w:r>
        <w:proofErr w:type="spellEnd"/>
        <w:r w:rsidRPr="008F6801">
          <w:rPr>
            <w:rFonts w:cs="Times New Roman"/>
          </w:rPr>
          <w:t>：byte[</w:t>
        </w:r>
      </w:moveTo>
      <w:ins w:id="1440" w:author="Alex Wang" w:date="2019-03-18T15:16:00Z">
        <w:r>
          <w:rPr>
            <w:rFonts w:cs="Times New Roman"/>
          </w:rPr>
          <w:t>4</w:t>
        </w:r>
      </w:ins>
      <w:moveTo w:id="1441" w:author="Alex Wang" w:date="2019-03-18T15:16:00Z">
        <w:del w:id="1442" w:author="Alex Wang" w:date="2019-03-18T15:16:00Z">
          <w:r w:rsidRPr="008F6801" w:rsidDel="00CF65F5">
            <w:rPr>
              <w:rFonts w:cs="Times New Roman"/>
            </w:rPr>
            <w:delText>36</w:delText>
          </w:r>
        </w:del>
        <w:r w:rsidRPr="008F6801">
          <w:rPr>
            <w:rFonts w:cs="Times New Roman"/>
          </w:rPr>
          <w:t>]，</w:t>
        </w:r>
      </w:moveTo>
      <w:ins w:id="1443" w:author="Alex Wang" w:date="2019-03-18T15:16:00Z">
        <w:r>
          <w:rPr>
            <w:rFonts w:cs="Times New Roman" w:hint="eastAsia"/>
          </w:rPr>
          <w:t>索引</w:t>
        </w:r>
      </w:ins>
      <w:moveTo w:id="1444" w:author="Alex Wang" w:date="2019-03-18T15:16:00Z">
        <w:del w:id="1445" w:author="Alex Wang" w:date="2019-03-18T15:16:00Z">
          <w:r w:rsidRPr="008F6801" w:rsidDel="00CF65F5">
            <w:rPr>
              <w:rFonts w:cs="Times New Roman"/>
            </w:rPr>
            <w:delText>主</w:delText>
          </w:r>
          <w:r w:rsidDel="00CF65F5">
            <w:rPr>
              <w:rFonts w:cs="Times New Roman" w:hint="eastAsia"/>
            </w:rPr>
            <w:delText>键</w:delText>
          </w:r>
        </w:del>
        <w:r w:rsidRPr="008F6801">
          <w:rPr>
            <w:rFonts w:cs="Times New Roman"/>
          </w:rPr>
          <w:t>，用户ID</w:t>
        </w:r>
      </w:moveTo>
    </w:p>
    <w:p w14:paraId="1A03B4EA" w14:textId="282BBA5B" w:rsidR="00311F3A" w:rsidRPr="008F6801" w:rsidDel="00311F3A" w:rsidRDefault="00CF65F5" w:rsidP="005014C3">
      <w:pPr>
        <w:spacing w:line="360" w:lineRule="auto"/>
        <w:ind w:firstLine="420"/>
        <w:rPr>
          <w:del w:id="1446" w:author="Alex Wang" w:date="2019-04-07T12:55:00Z"/>
          <w:moveTo w:id="1447" w:author="Alex Wang" w:date="2019-03-18T15:16:00Z"/>
          <w:rFonts w:cs="Times New Roman"/>
        </w:rPr>
      </w:pPr>
      <w:ins w:id="1448" w:author="Alex Wang" w:date="2019-03-18T15:16:00Z">
        <w:r>
          <w:rPr>
            <w:rFonts w:cs="Times New Roman" w:hint="eastAsia"/>
          </w:rPr>
          <w:t>VHW：b</w:t>
        </w:r>
        <w:r>
          <w:rPr>
            <w:rFonts w:cs="Times New Roman"/>
          </w:rPr>
          <w:t>yte[32]</w:t>
        </w:r>
      </w:ins>
      <w:moveTo w:id="1449" w:author="Alex Wang" w:date="2019-03-18T15:16:00Z">
        <w:del w:id="1450" w:author="Alex Wang" w:date="2019-03-18T15:16:00Z">
          <w:r w:rsidRPr="008F6801" w:rsidDel="00601998">
            <w:rPr>
              <w:rFonts w:cs="Times New Roman"/>
            </w:rPr>
            <w:delText>（4字节）+</w:delText>
          </w:r>
        </w:del>
        <w:r w:rsidRPr="008F6801">
          <w:rPr>
            <w:rFonts w:cs="Times New Roman"/>
          </w:rPr>
          <w:t>全文Hash值</w:t>
        </w:r>
        <w:del w:id="1451" w:author="Alex Wang" w:date="2019-03-18T15:17:00Z">
          <w:r w:rsidRPr="008F6801" w:rsidDel="00601998">
            <w:rPr>
              <w:rFonts w:cs="Times New Roman"/>
            </w:rPr>
            <w:delText>VHW（32字节）</w:delText>
          </w:r>
        </w:del>
      </w:moveTo>
    </w:p>
    <w:moveToRangeEnd w:id="1435"/>
    <w:p w14:paraId="5AD7716E" w14:textId="77777777" w:rsidR="00C609EE" w:rsidRDefault="00A61E9B" w:rsidP="00017786">
      <w:pPr>
        <w:spacing w:line="360" w:lineRule="auto"/>
        <w:ind w:firstLine="420"/>
        <w:rPr>
          <w:ins w:id="1452" w:author="Alex Wang" w:date="2019-04-21T16:20:00Z"/>
          <w:rFonts w:cs="Times New Roman"/>
        </w:rPr>
      </w:pPr>
      <w:del w:id="1453" w:author="Alex Wang" w:date="2019-04-21T16:20:00Z">
        <w:r w:rsidRPr="008F6801" w:rsidDel="00C609EE">
          <w:rPr>
            <w:rFonts w:cs="Times New Roman"/>
          </w:rPr>
          <w:tab/>
        </w:r>
      </w:del>
    </w:p>
    <w:p w14:paraId="48079D26" w14:textId="19F804A8" w:rsidR="00A61E9B" w:rsidRDefault="00A61E9B">
      <w:pPr>
        <w:spacing w:line="360" w:lineRule="auto"/>
        <w:ind w:firstLine="420"/>
        <w:rPr>
          <w:ins w:id="1454" w:author="Alex Wang" w:date="2019-04-21T15:44:00Z"/>
          <w:rFonts w:cs="Times New Roman"/>
        </w:rPr>
        <w:pPrChange w:id="1455" w:author="Alex Wang" w:date="2019-04-21T16:20:00Z">
          <w:pPr>
            <w:spacing w:line="360" w:lineRule="auto"/>
          </w:pPr>
        </w:pPrChange>
      </w:pPr>
      <w:r w:rsidRPr="008F6801">
        <w:rPr>
          <w:rFonts w:cs="Times New Roman"/>
        </w:rPr>
        <w:t>NLINK：byte[</w:t>
      </w:r>
      <w:ins w:id="1456" w:author="Alex Wang" w:date="2019-04-07T12:55:00Z">
        <w:r w:rsidR="00311F3A">
          <w:rPr>
            <w:rFonts w:cs="Times New Roman"/>
          </w:rPr>
          <w:t>2</w:t>
        </w:r>
      </w:ins>
      <w:del w:id="1457" w:author="Alex Wang" w:date="2019-04-07T12:55:00Z">
        <w:r w:rsidRPr="008F6801" w:rsidDel="00311F3A">
          <w:rPr>
            <w:rFonts w:cs="Times New Roman"/>
          </w:rPr>
          <w:delText>1</w:delText>
        </w:r>
      </w:del>
      <w:r w:rsidRPr="008F6801">
        <w:rPr>
          <w:rFonts w:cs="Times New Roman"/>
        </w:rPr>
        <w:t>]，</w:t>
      </w:r>
      <w:ins w:id="1458" w:author="Alex Wang" w:date="2019-04-07T12:56:00Z">
        <w:r w:rsidR="001D2F52">
          <w:rPr>
            <w:rFonts w:cs="Times New Roman" w:hint="eastAsia"/>
          </w:rPr>
          <w:t>0</w:t>
        </w:r>
        <w:r w:rsidR="001D2F52">
          <w:rPr>
            <w:rFonts w:cs="Times New Roman"/>
          </w:rPr>
          <w:t>-14</w:t>
        </w:r>
        <w:r w:rsidR="001D2F52">
          <w:rPr>
            <w:rFonts w:cs="Times New Roman" w:hint="eastAsia"/>
          </w:rPr>
          <w:t>位为</w:t>
        </w:r>
      </w:ins>
      <w:r w:rsidRPr="008F6801">
        <w:rPr>
          <w:rFonts w:cs="Times New Roman"/>
        </w:rPr>
        <w:t>引用计数（如果引用次数达到</w:t>
      </w:r>
      <w:ins w:id="1459" w:author="Alex Wang" w:date="2019-04-07T12:55:00Z">
        <w:r w:rsidR="00311F3A">
          <w:rPr>
            <w:rFonts w:cs="Times New Roman"/>
          </w:rPr>
          <w:t>0x7fff</w:t>
        </w:r>
      </w:ins>
      <w:del w:id="1460" w:author="Alex Wang" w:date="2019-04-07T12:55:00Z">
        <w:r w:rsidRPr="008F6801" w:rsidDel="00311F3A">
          <w:rPr>
            <w:rFonts w:cs="Times New Roman"/>
          </w:rPr>
          <w:delText>255</w:delText>
        </w:r>
      </w:del>
      <w:r w:rsidRPr="008F6801">
        <w:rPr>
          <w:rFonts w:cs="Times New Roman"/>
        </w:rPr>
        <w:t>次，则该用户将永久保存该文件，不再删除，即</w:t>
      </w:r>
      <w:r>
        <w:rPr>
          <w:rFonts w:cs="Times New Roman" w:hint="eastAsia"/>
        </w:rPr>
        <w:t>被删除时</w:t>
      </w:r>
      <w:r w:rsidRPr="008F6801">
        <w:rPr>
          <w:rFonts w:cs="Times New Roman"/>
        </w:rPr>
        <w:t>不再执行引用次数减1的操作）</w:t>
      </w:r>
    </w:p>
    <w:p w14:paraId="0C26D203" w14:textId="7AD79539" w:rsidR="00F90BBC" w:rsidRPr="008F6801" w:rsidRDefault="00F90BBC" w:rsidP="00A61E9B">
      <w:pPr>
        <w:spacing w:line="360" w:lineRule="auto"/>
        <w:rPr>
          <w:rFonts w:cs="Times New Roman"/>
        </w:rPr>
      </w:pPr>
      <w:ins w:id="1461" w:author="Alex Wang" w:date="2019-04-21T15:44:00Z">
        <w:r>
          <w:rPr>
            <w:rFonts w:cs="Times New Roman"/>
          </w:rPr>
          <w:tab/>
        </w:r>
        <w:r>
          <w:rPr>
            <w:rFonts w:cs="Times New Roman" w:hint="eastAsia"/>
          </w:rPr>
          <w:t>VN</w:t>
        </w:r>
      </w:ins>
      <w:ins w:id="1462" w:author="Alex Wang" w:date="2019-04-21T15:45:00Z">
        <w:r w:rsidR="00C809DC">
          <w:rPr>
            <w:rFonts w:cs="Times New Roman" w:hint="eastAsia"/>
          </w:rPr>
          <w:t>D：b</w:t>
        </w:r>
        <w:r w:rsidR="00C809DC">
          <w:rPr>
            <w:rFonts w:cs="Times New Roman"/>
          </w:rPr>
          <w:t>yte[8]</w:t>
        </w:r>
        <w:r w:rsidR="00C809DC">
          <w:rPr>
            <w:rFonts w:cs="Times New Roman" w:hint="eastAsia"/>
          </w:rPr>
          <w:t>，</w:t>
        </w:r>
      </w:ins>
      <w:ins w:id="1463" w:author="Alex Wang" w:date="2019-04-21T15:46:00Z">
        <w:r w:rsidR="00124114">
          <w:rPr>
            <w:rFonts w:cs="Times New Roman" w:hint="eastAsia"/>
          </w:rPr>
          <w:t>全局文件去重表中的索引</w:t>
        </w:r>
      </w:ins>
    </w:p>
    <w:p w14:paraId="67248582" w14:textId="175E46C7" w:rsidR="00A61E9B" w:rsidRPr="008F6801" w:rsidDel="00315486" w:rsidRDefault="00A61E9B" w:rsidP="00315486">
      <w:pPr>
        <w:spacing w:line="360" w:lineRule="auto"/>
        <w:rPr>
          <w:del w:id="1464" w:author="Alex Wang" w:date="2019-03-18T15:18:00Z"/>
          <w:rFonts w:cs="Times New Roman"/>
        </w:rPr>
      </w:pPr>
      <w:r w:rsidRPr="008F6801">
        <w:rPr>
          <w:rFonts w:cs="Times New Roman"/>
        </w:rPr>
        <w:tab/>
      </w:r>
      <w:del w:id="1465" w:author="Alex Wang" w:date="2019-03-18T15:17:00Z">
        <w:r w:rsidRPr="008F6801" w:rsidDel="000F2DB3">
          <w:rPr>
            <w:rFonts w:cs="Times New Roman"/>
          </w:rPr>
          <w:delText>BLK</w:delText>
        </w:r>
      </w:del>
      <w:ins w:id="1466" w:author="Alex Wang" w:date="2019-03-18T15:17:00Z">
        <w:r w:rsidR="000F2DB3">
          <w:rPr>
            <w:rFonts w:cs="Times New Roman"/>
          </w:rPr>
          <w:t>KEY</w:t>
        </w:r>
      </w:ins>
      <w:r w:rsidRPr="008F6801">
        <w:rPr>
          <w:rFonts w:cs="Times New Roman"/>
        </w:rPr>
        <w:t>S：变长，记录该</w:t>
      </w:r>
      <w:ins w:id="1467" w:author="Alex Wang" w:date="2019-03-18T15:17:00Z">
        <w:r w:rsidR="000F2DB3">
          <w:rPr>
            <w:rFonts w:cs="Times New Roman" w:hint="eastAsia"/>
          </w:rPr>
          <w:t>用户对该</w:t>
        </w:r>
      </w:ins>
      <w:r w:rsidRPr="008F6801">
        <w:rPr>
          <w:rFonts w:cs="Times New Roman"/>
        </w:rPr>
        <w:t>文件所有</w:t>
      </w:r>
      <w:r>
        <w:rPr>
          <w:rFonts w:cs="Times New Roman" w:hint="eastAsia"/>
        </w:rPr>
        <w:t>数据</w:t>
      </w:r>
      <w:r w:rsidRPr="008F6801">
        <w:rPr>
          <w:rFonts w:cs="Times New Roman"/>
        </w:rPr>
        <w:t>块</w:t>
      </w:r>
      <w:ins w:id="1468" w:author="Alex Wang" w:date="2019-03-18T15:17:00Z">
        <w:r w:rsidR="000F2DB3">
          <w:rPr>
            <w:rFonts w:cs="Times New Roman" w:hint="eastAsia"/>
          </w:rPr>
          <w:t>的密钥</w:t>
        </w:r>
      </w:ins>
      <w:del w:id="1469" w:author="Alex Wang" w:date="2019-03-18T15:17:00Z">
        <w:r w:rsidRPr="008F6801" w:rsidDel="000F2DB3">
          <w:rPr>
            <w:rFonts w:cs="Times New Roman"/>
          </w:rPr>
          <w:delText>列表</w:delText>
        </w:r>
      </w:del>
      <w:r w:rsidRPr="008F6801">
        <w:rPr>
          <w:rFonts w:cs="Times New Roman"/>
        </w:rPr>
        <w:t>信息，</w:t>
      </w:r>
      <w:r>
        <w:rPr>
          <w:rFonts w:cs="Times New Roman" w:hint="eastAsia"/>
        </w:rPr>
        <w:t>每一项</w:t>
      </w:r>
      <w:ins w:id="1470" w:author="Alex Wang" w:date="2019-03-18T15:18:00Z">
        <w:r w:rsidR="00E16A98">
          <w:rPr>
            <w:rFonts w:cs="Times New Roman" w:hint="eastAsia"/>
          </w:rPr>
          <w:t>为</w:t>
        </w:r>
      </w:ins>
      <w:del w:id="1471" w:author="Alex Wang" w:date="2019-03-18T15:18:00Z">
        <w:r w:rsidRPr="008F6801" w:rsidDel="00315486">
          <w:rPr>
            <w:rFonts w:cs="Times New Roman"/>
          </w:rPr>
          <w:delText>格式如下：</w:delText>
        </w:r>
      </w:del>
    </w:p>
    <w:p w14:paraId="7F22A9BC" w14:textId="1B1B1921" w:rsidR="00A61E9B" w:rsidRPr="008E2843" w:rsidRDefault="00A61E9B" w:rsidP="00E16A98">
      <w:pPr>
        <w:spacing w:line="360" w:lineRule="auto"/>
        <w:rPr>
          <w:rFonts w:cs="Times New Roman"/>
        </w:rPr>
      </w:pPr>
      <w:del w:id="1472" w:author="Alex Wang" w:date="2019-03-18T15:18:00Z">
        <w:r w:rsidRPr="008F6801" w:rsidDel="00315486">
          <w:rPr>
            <w:rFonts w:cs="Times New Roman"/>
          </w:rPr>
          <w:tab/>
          <w:delText>[</w:delText>
        </w:r>
        <w:r w:rsidDel="00315486">
          <w:rPr>
            <w:rFonts w:cs="Times New Roman" w:hint="eastAsia"/>
          </w:rPr>
          <w:delText>VBI</w:delText>
        </w:r>
        <w:r w:rsidRPr="008F6801" w:rsidDel="00315486">
          <w:rPr>
            <w:rFonts w:cs="Times New Roman"/>
          </w:rPr>
          <w:delText>，块唯一ID，8字节] [块长度（3字节）] 【存储模式（1字节</w:delText>
        </w:r>
        <w:r w:rsidDel="00315486">
          <w:rPr>
            <w:rFonts w:cs="Times New Roman" w:hint="eastAsia"/>
          </w:rPr>
          <w:delText>，其中</w:delText>
        </w:r>
      </w:del>
      <w:del w:id="1473" w:author="Alex Wang" w:date="2019-03-15T21:51:00Z">
        <w:r w:rsidR="00C04F04" w:rsidDel="00805D0B">
          <w:rPr>
            <w:rFonts w:cs="Times New Roman"/>
          </w:rPr>
          <w:delText>4</w:delText>
        </w:r>
      </w:del>
      <w:del w:id="1474" w:author="Alex Wang" w:date="2019-03-18T15:18:00Z">
        <w:r w:rsidDel="00315486">
          <w:rPr>
            <w:rFonts w:cs="Times New Roman" w:hint="eastAsia"/>
          </w:rPr>
          <w:delText>位为冗余编码算法编号，其中副本和直接存储在元数据数据库中为两个特殊的编号</w:delText>
        </w:r>
        <w:r w:rsidRPr="008F6801" w:rsidDel="00315486">
          <w:rPr>
            <w:rFonts w:cs="Times New Roman"/>
          </w:rPr>
          <w:delText>）】[该块原文长度，3字节 ]</w:delText>
        </w:r>
      </w:del>
      <w:del w:id="1475" w:author="Alex Wang" w:date="2019-04-07T09:52:00Z">
        <w:r w:rsidRPr="008F6801" w:rsidDel="00E35584">
          <w:rPr>
            <w:rFonts w:cs="Times New Roman"/>
          </w:rPr>
          <w:delText xml:space="preserve"> [</w:delText>
        </w:r>
      </w:del>
      <w:r w:rsidRPr="008F6801">
        <w:rPr>
          <w:rFonts w:cs="Times New Roman"/>
        </w:rPr>
        <w:t>用户加密存储密钥KEU（32字节）</w:t>
      </w:r>
      <w:del w:id="1476" w:author="Alex Wang" w:date="2019-04-07T09:52:00Z">
        <w:r w:rsidRPr="008F6801" w:rsidDel="00E35584">
          <w:rPr>
            <w:rFonts w:cs="Times New Roman"/>
          </w:rPr>
          <w:delText>]</w:delText>
        </w:r>
      </w:del>
    </w:p>
    <w:p w14:paraId="7F7DE04C" w14:textId="56C78E86" w:rsidR="00CD5E66" w:rsidRDefault="00CD5E66" w:rsidP="00942DD2">
      <w:pPr>
        <w:spacing w:line="360" w:lineRule="auto"/>
        <w:rPr>
          <w:ins w:id="1477" w:author="Alex Wang" w:date="2019-03-18T15:06:00Z"/>
          <w:rFonts w:cs="Times New Roman"/>
        </w:rPr>
      </w:pPr>
    </w:p>
    <w:p w14:paraId="40B38FAF" w14:textId="77777777" w:rsidR="00F02474" w:rsidRPr="00F02474" w:rsidRDefault="00F02474" w:rsidP="00942DD2">
      <w:pPr>
        <w:spacing w:line="360" w:lineRule="auto"/>
        <w:rPr>
          <w:rFonts w:cs="Times New Roman"/>
        </w:rPr>
      </w:pPr>
    </w:p>
    <w:p w14:paraId="58A429C8" w14:textId="075105AC" w:rsidR="00C7223E" w:rsidRPr="008E2843" w:rsidRDefault="00C7223E" w:rsidP="00C7223E">
      <w:pPr>
        <w:spacing w:line="360" w:lineRule="auto"/>
        <w:rPr>
          <w:rFonts w:cs="Times New Roman"/>
        </w:rPr>
      </w:pPr>
      <w:r>
        <w:rPr>
          <w:rFonts w:cs="Times New Roman" w:hint="eastAsia"/>
        </w:rPr>
        <w:t>新文件列表</w:t>
      </w:r>
      <w:r w:rsidRPr="008E2843">
        <w:rPr>
          <w:rFonts w:cs="Times New Roman" w:hint="eastAsia"/>
        </w:rPr>
        <w:t>DN</w:t>
      </w:r>
      <w:r>
        <w:rPr>
          <w:rFonts w:cs="Times New Roman" w:hint="eastAsia"/>
        </w:rPr>
        <w:t>F，记录刚上传的还没有达到最短存储时间的文件：</w:t>
      </w:r>
    </w:p>
    <w:p w14:paraId="2CE3B04E" w14:textId="77777777" w:rsidR="00C7223E" w:rsidRPr="008F6801" w:rsidRDefault="00C7223E" w:rsidP="00C7223E">
      <w:pPr>
        <w:spacing w:line="360" w:lineRule="auto"/>
        <w:ind w:firstLine="420"/>
        <w:rPr>
          <w:rFonts w:cs="Times New Roman"/>
        </w:rPr>
      </w:pPr>
      <w:r w:rsidRPr="008F6801">
        <w:rPr>
          <w:rFonts w:cs="Times New Roman"/>
        </w:rPr>
        <w:t>FILEID：byte[36]，用户ID（4字节）+全文Hash值VHW（32字节）</w:t>
      </w:r>
    </w:p>
    <w:p w14:paraId="35EF613A" w14:textId="0F991F8E" w:rsidR="00C7223E" w:rsidRDefault="00C7223E" w:rsidP="00C7223E">
      <w:pPr>
        <w:spacing w:line="360" w:lineRule="auto"/>
        <w:rPr>
          <w:rFonts w:cs="Times New Roman"/>
        </w:rPr>
      </w:pPr>
      <w:r w:rsidRPr="008F6801">
        <w:rPr>
          <w:rFonts w:cs="Times New Roman"/>
        </w:rPr>
        <w:tab/>
        <w:t>VNU：byte[</w:t>
      </w:r>
      <w:ins w:id="1478" w:author="Alex Wang" w:date="2019-03-11T07:20:00Z">
        <w:r w:rsidR="0015747F">
          <w:rPr>
            <w:rFonts w:cs="Times New Roman"/>
          </w:rPr>
          <w:t>8</w:t>
        </w:r>
      </w:ins>
      <w:del w:id="1479" w:author="Alex Wang" w:date="2019-03-11T07:20:00Z">
        <w:r w:rsidRPr="008F6801" w:rsidDel="0015747F">
          <w:rPr>
            <w:rFonts w:cs="Times New Roman"/>
          </w:rPr>
          <w:delText>12</w:delText>
        </w:r>
      </w:del>
      <w:r w:rsidRPr="008F6801">
        <w:rPr>
          <w:rFonts w:cs="Times New Roman"/>
        </w:rPr>
        <w:t>]，索引，</w:t>
      </w:r>
      <w:r>
        <w:rPr>
          <w:rFonts w:cs="Times New Roman" w:hint="eastAsia"/>
        </w:rPr>
        <w:t>文件流水ID</w:t>
      </w:r>
      <w:r w:rsidRPr="008F6801">
        <w:rPr>
          <w:rFonts w:cs="Times New Roman"/>
        </w:rPr>
        <w:t>，唯一</w:t>
      </w:r>
      <w:del w:id="1480" w:author="Alex Wang" w:date="2019-03-11T07:16:00Z">
        <w:r w:rsidDel="00BB62F8">
          <w:rPr>
            <w:rFonts w:cs="Times New Roman" w:hint="eastAsia"/>
          </w:rPr>
          <w:delText>，包含文件上传时间</w:delText>
        </w:r>
      </w:del>
      <w:r>
        <w:rPr>
          <w:rFonts w:cs="Times New Roman" w:hint="eastAsia"/>
        </w:rPr>
        <w:t>。</w:t>
      </w:r>
    </w:p>
    <w:p w14:paraId="3B71AD16" w14:textId="77777777" w:rsidR="00C7223E" w:rsidRPr="008F6801" w:rsidRDefault="00C7223E" w:rsidP="00C7223E">
      <w:pPr>
        <w:spacing w:line="360" w:lineRule="auto"/>
        <w:rPr>
          <w:rFonts w:cs="Times New Roman"/>
        </w:rPr>
      </w:pPr>
      <w:r>
        <w:rPr>
          <w:rFonts w:cs="Times New Roman"/>
        </w:rPr>
        <w:tab/>
      </w:r>
      <w:proofErr w:type="spellStart"/>
      <w:r>
        <w:rPr>
          <w:rFonts w:cs="Times New Roman"/>
        </w:rPr>
        <w:t>ExpireTime</w:t>
      </w:r>
      <w:proofErr w:type="spellEnd"/>
      <w:r>
        <w:rPr>
          <w:rFonts w:cs="Times New Roman"/>
        </w:rPr>
        <w:t>:</w:t>
      </w:r>
      <w:r>
        <w:rPr>
          <w:rFonts w:cs="Times New Roman" w:hint="eastAsia"/>
        </w:rPr>
        <w:t>最短存储时间到期时间</w:t>
      </w:r>
    </w:p>
    <w:p w14:paraId="3BF0E219" w14:textId="77777777" w:rsidR="00C7223E" w:rsidRPr="00DE247E" w:rsidRDefault="00C7223E" w:rsidP="00DE247E">
      <w:pPr>
        <w:spacing w:line="360" w:lineRule="auto"/>
        <w:rPr>
          <w:rFonts w:cs="Times New Roman"/>
        </w:rPr>
      </w:pPr>
    </w:p>
    <w:p w14:paraId="38B4897C" w14:textId="77777777" w:rsidR="007D010C" w:rsidRPr="007D010C" w:rsidRDefault="007D010C" w:rsidP="007D010C">
      <w:pPr>
        <w:numPr>
          <w:ilvl w:val="0"/>
          <w:numId w:val="2"/>
        </w:numPr>
        <w:spacing w:line="360" w:lineRule="auto"/>
        <w:rPr>
          <w:rFonts w:cs="Times New Roman"/>
        </w:rPr>
      </w:pPr>
      <w:r w:rsidRPr="007D010C">
        <w:rPr>
          <w:rFonts w:cs="Times New Roman" w:hint="eastAsia"/>
        </w:rPr>
        <w:t>矿工数据库：</w:t>
      </w:r>
    </w:p>
    <w:p w14:paraId="010B1BB0" w14:textId="73006C4F"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矿工数据库包含</w:t>
      </w:r>
      <w:del w:id="1481" w:author="Alex Wang" w:date="2019-04-23T21:22:00Z">
        <w:r w:rsidRPr="007D010C" w:rsidDel="00AF4E7B">
          <w:rPr>
            <w:rFonts w:cs="Times New Roman" w:hint="eastAsia"/>
          </w:rPr>
          <w:delText>存储节点</w:delText>
        </w:r>
      </w:del>
      <w:ins w:id="1482" w:author="Alex Wang" w:date="2019-04-23T21:22:00Z">
        <w:r w:rsidR="00AF4E7B">
          <w:rPr>
            <w:rFonts w:cs="Times New Roman" w:hint="eastAsia"/>
          </w:rPr>
          <w:t>数据节点</w:t>
        </w:r>
      </w:ins>
      <w:r w:rsidRPr="007D010C">
        <w:rPr>
          <w:rFonts w:cs="Times New Roman" w:hint="eastAsia"/>
        </w:rPr>
        <w:t>表</w:t>
      </w:r>
      <w:r w:rsidR="00BB1156">
        <w:rPr>
          <w:rFonts w:cs="Times New Roman" w:hint="eastAsia"/>
        </w:rPr>
        <w:t>、</w:t>
      </w:r>
      <w:proofErr w:type="gramStart"/>
      <w:r w:rsidRPr="007D010C">
        <w:rPr>
          <w:rFonts w:cs="Times New Roman" w:hint="eastAsia"/>
        </w:rPr>
        <w:t>矿池表</w:t>
      </w:r>
      <w:proofErr w:type="gramEnd"/>
      <w:r w:rsidR="00BB1156">
        <w:rPr>
          <w:rFonts w:cs="Times New Roman" w:hint="eastAsia"/>
        </w:rPr>
        <w:t>和存储分片索引表</w:t>
      </w:r>
      <w:r w:rsidRPr="007D010C">
        <w:rPr>
          <w:rFonts w:cs="Times New Roman" w:hint="eastAsia"/>
        </w:rPr>
        <w:t>，其中</w:t>
      </w:r>
      <w:del w:id="1483" w:author="Alex Wang" w:date="2019-04-23T21:22:00Z">
        <w:r w:rsidRPr="007D010C" w:rsidDel="00AF4E7B">
          <w:rPr>
            <w:rFonts w:cs="Times New Roman" w:hint="eastAsia"/>
          </w:rPr>
          <w:delText>存储节点</w:delText>
        </w:r>
      </w:del>
      <w:ins w:id="1484" w:author="Alex Wang" w:date="2019-04-23T21:22:00Z">
        <w:r w:rsidR="00AF4E7B">
          <w:rPr>
            <w:rFonts w:cs="Times New Roman" w:hint="eastAsia"/>
          </w:rPr>
          <w:t>数据节点</w:t>
        </w:r>
      </w:ins>
      <w:r w:rsidRPr="007D010C">
        <w:rPr>
          <w:rFonts w:cs="Times New Roman" w:hint="eastAsia"/>
        </w:rPr>
        <w:t>表包含</w:t>
      </w:r>
      <w:del w:id="1485" w:author="Alex Wang" w:date="2019-04-23T21:22:00Z">
        <w:r w:rsidRPr="007D010C" w:rsidDel="00AF4E7B">
          <w:rPr>
            <w:rFonts w:cs="Times New Roman" w:hint="eastAsia"/>
          </w:rPr>
          <w:delText>存储节点</w:delText>
        </w:r>
      </w:del>
      <w:ins w:id="1486" w:author="Alex Wang" w:date="2019-04-23T21:22:00Z">
        <w:r w:rsidR="00AF4E7B">
          <w:rPr>
            <w:rFonts w:cs="Times New Roman" w:hint="eastAsia"/>
          </w:rPr>
          <w:t>数据节点</w:t>
        </w:r>
      </w:ins>
      <w:r w:rsidRPr="007D010C">
        <w:rPr>
          <w:rFonts w:cs="Times New Roman"/>
        </w:rPr>
        <w:t>ID</w:t>
      </w:r>
      <w:r w:rsidRPr="007D010C">
        <w:rPr>
          <w:rFonts w:cs="Times New Roman" w:hint="eastAsia"/>
        </w:rPr>
        <w:t>、</w:t>
      </w:r>
      <w:del w:id="1487" w:author="Alex Wang" w:date="2019-04-23T21:22:00Z">
        <w:r w:rsidRPr="007D010C" w:rsidDel="00AF4E7B">
          <w:rPr>
            <w:rFonts w:cs="Times New Roman" w:hint="eastAsia"/>
          </w:rPr>
          <w:delText>存储节点</w:delText>
        </w:r>
      </w:del>
      <w:ins w:id="1488" w:author="Alex Wang" w:date="2019-04-23T21:22:00Z">
        <w:r w:rsidR="00AF4E7B">
          <w:rPr>
            <w:rFonts w:cs="Times New Roman" w:hint="eastAsia"/>
          </w:rPr>
          <w:t>数据节点</w:t>
        </w:r>
      </w:ins>
      <w:r w:rsidRPr="007D010C">
        <w:rPr>
          <w:rFonts w:cs="Times New Roman" w:hint="eastAsia"/>
        </w:rPr>
        <w:t>地址（</w:t>
      </w:r>
      <w:r w:rsidRPr="007D010C">
        <w:rPr>
          <w:rFonts w:cs="Times New Roman"/>
        </w:rPr>
        <w:t>IP</w:t>
      </w:r>
      <w:r w:rsidRPr="007D010C">
        <w:rPr>
          <w:rFonts w:cs="Times New Roman" w:hint="eastAsia"/>
        </w:rPr>
        <w:t>或其它能通讯的信息）、</w:t>
      </w:r>
      <w:r w:rsidR="00D21144">
        <w:rPr>
          <w:rFonts w:cs="Times New Roman" w:hint="eastAsia"/>
        </w:rPr>
        <w:t>是否可直接访问、</w:t>
      </w:r>
      <w:r w:rsidR="00F70292">
        <w:rPr>
          <w:rFonts w:cs="Times New Roman" w:hint="eastAsia"/>
        </w:rPr>
        <w:t>是否可作为中继节点、是否可作为抽查节点、</w:t>
      </w:r>
      <w:r w:rsidR="00283846">
        <w:rPr>
          <w:rFonts w:cs="Times New Roman" w:hint="eastAsia"/>
        </w:rPr>
        <w:t>所归属矿池、</w:t>
      </w:r>
      <w:ins w:id="1489" w:author="Alex Wang" w:date="2019-03-11T07:05:00Z">
        <w:r w:rsidR="006E43ED">
          <w:rPr>
            <w:rFonts w:cs="Times New Roman" w:hint="eastAsia"/>
          </w:rPr>
          <w:t>O</w:t>
        </w:r>
        <w:r w:rsidR="006E43ED">
          <w:rPr>
            <w:rFonts w:cs="Times New Roman"/>
          </w:rPr>
          <w:t>wner</w:t>
        </w:r>
      </w:ins>
      <w:del w:id="1490" w:author="Alex Wang" w:date="2019-03-11T07:05:00Z">
        <w:r w:rsidR="00CA65BC" w:rsidDel="006E43ED">
          <w:rPr>
            <w:rFonts w:cs="Times New Roman" w:hint="eastAsia"/>
          </w:rPr>
          <w:delText>钱包地址</w:delText>
        </w:r>
      </w:del>
      <w:r w:rsidR="00CA65BC">
        <w:rPr>
          <w:rFonts w:cs="Times New Roman" w:hint="eastAsia"/>
        </w:rPr>
        <w:t>（即矿工的用户ID</w:t>
      </w:r>
      <w:ins w:id="1491" w:author="Alex Wang" w:date="2019-03-11T07:05:00Z">
        <w:r w:rsidR="006E43ED">
          <w:rPr>
            <w:rFonts w:cs="Times New Roman" w:hint="eastAsia"/>
          </w:rPr>
          <w:t>，有权</w:t>
        </w:r>
      </w:ins>
      <w:ins w:id="1492" w:author="Alex Wang" w:date="2019-03-11T07:06:00Z">
        <w:r w:rsidR="006E43ED">
          <w:rPr>
            <w:rFonts w:cs="Times New Roman" w:hint="eastAsia"/>
          </w:rPr>
          <w:t>对该矿机进行设置管理</w:t>
        </w:r>
      </w:ins>
      <w:r w:rsidR="00CA65BC">
        <w:rPr>
          <w:rFonts w:cs="Times New Roman" w:hint="eastAsia"/>
        </w:rPr>
        <w:t>）、</w:t>
      </w:r>
      <w:proofErr w:type="spellStart"/>
      <w:ins w:id="1493" w:author="Alex Wang" w:date="2019-03-11T07:06:00Z">
        <w:r w:rsidR="006E43ED">
          <w:rPr>
            <w:rFonts w:cs="Times New Roman" w:hint="eastAsia"/>
          </w:rPr>
          <w:t>N</w:t>
        </w:r>
        <w:r w:rsidR="006E43ED">
          <w:rPr>
            <w:rFonts w:cs="Times New Roman"/>
          </w:rPr>
          <w:t>extNode</w:t>
        </w:r>
        <w:proofErr w:type="spellEnd"/>
        <w:r w:rsidR="006E43ED">
          <w:rPr>
            <w:rFonts w:cs="Times New Roman"/>
          </w:rPr>
          <w:t>(</w:t>
        </w:r>
      </w:ins>
      <w:ins w:id="1494" w:author="Alex Wang" w:date="2019-03-11T07:07:00Z">
        <w:r w:rsidR="006E43ED">
          <w:rPr>
            <w:rFonts w:cs="Times New Roman" w:hint="eastAsia"/>
          </w:rPr>
          <w:t>属于</w:t>
        </w:r>
      </w:ins>
      <w:ins w:id="1495" w:author="Alex Wang" w:date="2019-03-11T07:06:00Z">
        <w:r w:rsidR="006E43ED">
          <w:rPr>
            <w:rFonts w:cs="Times New Roman" w:hint="eastAsia"/>
          </w:rPr>
          <w:t>同一</w:t>
        </w:r>
      </w:ins>
      <w:ins w:id="1496" w:author="Alex Wang" w:date="2019-03-11T07:07:00Z">
        <w:r w:rsidR="006E43ED">
          <w:rPr>
            <w:rFonts w:cs="Times New Roman" w:hint="eastAsia"/>
          </w:rPr>
          <w:t>o</w:t>
        </w:r>
        <w:r w:rsidR="006E43ED">
          <w:rPr>
            <w:rFonts w:cs="Times New Roman"/>
          </w:rPr>
          <w:t>wner</w:t>
        </w:r>
        <w:r w:rsidR="006E43ED">
          <w:rPr>
            <w:rFonts w:cs="Times New Roman" w:hint="eastAsia"/>
          </w:rPr>
          <w:t>的下一个</w:t>
        </w:r>
      </w:ins>
      <w:ins w:id="1497" w:author="Alex Wang" w:date="2019-04-23T21:22:00Z">
        <w:r w:rsidR="00AF4E7B">
          <w:rPr>
            <w:rFonts w:cs="Times New Roman" w:hint="eastAsia"/>
          </w:rPr>
          <w:t>数据节点</w:t>
        </w:r>
      </w:ins>
      <w:ins w:id="1498" w:author="Alex Wang" w:date="2019-03-11T07:07:00Z">
        <w:r w:rsidR="006E43ED">
          <w:rPr>
            <w:rFonts w:cs="Times New Roman" w:hint="eastAsia"/>
          </w:rPr>
          <w:t>，没有填0，用链表方式记录一个用户名下的</w:t>
        </w:r>
        <w:r w:rsidR="006E43ED">
          <w:rPr>
            <w:rFonts w:cs="Times New Roman" w:hint="eastAsia"/>
          </w:rPr>
          <w:lastRenderedPageBreak/>
          <w:t>所有</w:t>
        </w:r>
      </w:ins>
      <w:ins w:id="1499" w:author="Alex Wang" w:date="2019-04-23T21:22:00Z">
        <w:r w:rsidR="00AF4E7B">
          <w:rPr>
            <w:rFonts w:cs="Times New Roman" w:hint="eastAsia"/>
          </w:rPr>
          <w:t>数据节点</w:t>
        </w:r>
      </w:ins>
      <w:ins w:id="1500" w:author="Alex Wang" w:date="2019-03-11T07:07:00Z">
        <w:r w:rsidR="006E43ED">
          <w:rPr>
            <w:rFonts w:cs="Times New Roman" w:hint="eastAsia"/>
          </w:rPr>
          <w:t>)、</w:t>
        </w:r>
      </w:ins>
      <w:del w:id="1501" w:author="Alex Wang" w:date="2019-04-23T21:22:00Z">
        <w:r w:rsidRPr="007D010C" w:rsidDel="00AF4E7B">
          <w:rPr>
            <w:rFonts w:cs="Times New Roman" w:hint="eastAsia"/>
          </w:rPr>
          <w:delText>存储节点</w:delText>
        </w:r>
      </w:del>
      <w:ins w:id="1502" w:author="Alex Wang" w:date="2019-04-23T21:22:00Z">
        <w:r w:rsidR="00AF4E7B">
          <w:rPr>
            <w:rFonts w:cs="Times New Roman" w:hint="eastAsia"/>
          </w:rPr>
          <w:t>数据节点</w:t>
        </w:r>
      </w:ins>
      <w:r w:rsidRPr="007D010C">
        <w:rPr>
          <w:rFonts w:cs="Times New Roman" w:hint="eastAsia"/>
        </w:rPr>
        <w:t>登录公</w:t>
      </w:r>
      <w:proofErr w:type="gramStart"/>
      <w:r w:rsidRPr="007D010C">
        <w:rPr>
          <w:rFonts w:cs="Times New Roman" w:hint="eastAsia"/>
        </w:rPr>
        <w:t>钥</w:t>
      </w:r>
      <w:proofErr w:type="gramEnd"/>
      <w:r w:rsidRPr="007D010C">
        <w:rPr>
          <w:rFonts w:cs="Times New Roman" w:hint="eastAsia"/>
        </w:rPr>
        <w:t>、</w:t>
      </w:r>
      <w:del w:id="1503" w:author="Alex Wang" w:date="2019-04-23T21:22:00Z">
        <w:r w:rsidRPr="007D010C" w:rsidDel="00AF4E7B">
          <w:rPr>
            <w:rFonts w:cs="Times New Roman" w:hint="eastAsia"/>
          </w:rPr>
          <w:delText>存储节点</w:delText>
        </w:r>
      </w:del>
      <w:ins w:id="1504" w:author="Alex Wang" w:date="2019-04-23T21:22:00Z">
        <w:r w:rsidR="00AF4E7B">
          <w:rPr>
            <w:rFonts w:cs="Times New Roman" w:hint="eastAsia"/>
          </w:rPr>
          <w:t>数据节点</w:t>
        </w:r>
      </w:ins>
      <w:r w:rsidRPr="007D010C">
        <w:rPr>
          <w:rFonts w:cs="Times New Roman" w:hint="eastAsia"/>
        </w:rPr>
        <w:t>签名公</w:t>
      </w:r>
      <w:proofErr w:type="gramStart"/>
      <w:r w:rsidRPr="007D010C">
        <w:rPr>
          <w:rFonts w:cs="Times New Roman" w:hint="eastAsia"/>
        </w:rPr>
        <w:t>钥</w:t>
      </w:r>
      <w:proofErr w:type="gramEnd"/>
      <w:r w:rsidRPr="007D010C">
        <w:rPr>
          <w:rFonts w:cs="Times New Roman" w:hint="eastAsia"/>
        </w:rPr>
        <w:t>、</w:t>
      </w:r>
      <w:del w:id="1505" w:author="Alex Wang" w:date="2019-04-23T21:22:00Z">
        <w:r w:rsidR="009316DC" w:rsidDel="00AF4E7B">
          <w:rPr>
            <w:rFonts w:cs="Times New Roman" w:hint="eastAsia"/>
          </w:rPr>
          <w:delText>存储节点</w:delText>
        </w:r>
      </w:del>
      <w:ins w:id="1506" w:author="Alex Wang" w:date="2019-04-23T21:22:00Z">
        <w:r w:rsidR="00AF4E7B">
          <w:rPr>
            <w:rFonts w:cs="Times New Roman" w:hint="eastAsia"/>
          </w:rPr>
          <w:t>数据节点</w:t>
        </w:r>
      </w:ins>
      <w:r w:rsidR="009316DC">
        <w:rPr>
          <w:rFonts w:cs="Times New Roman" w:hint="eastAsia"/>
        </w:rPr>
        <w:t>加密公</w:t>
      </w:r>
      <w:proofErr w:type="gramStart"/>
      <w:r w:rsidR="009316DC">
        <w:rPr>
          <w:rFonts w:cs="Times New Roman" w:hint="eastAsia"/>
        </w:rPr>
        <w:t>钥</w:t>
      </w:r>
      <w:proofErr w:type="gramEnd"/>
      <w:r w:rsidR="009316DC">
        <w:rPr>
          <w:rFonts w:cs="Times New Roman" w:hint="eastAsia"/>
        </w:rPr>
        <w:t>、</w:t>
      </w:r>
      <w:r w:rsidRPr="007D010C">
        <w:rPr>
          <w:rFonts w:cs="Times New Roman" w:hint="eastAsia"/>
        </w:rPr>
        <w:t>最大空间</w:t>
      </w:r>
      <w:r w:rsidR="004D5522">
        <w:rPr>
          <w:rFonts w:cs="Times New Roman" w:hint="eastAsia"/>
        </w:rPr>
        <w:t>（该矿机可用于数据存储的最大空间，可能与其它系统共享该空间）</w:t>
      </w:r>
      <w:r w:rsidRPr="007D010C">
        <w:rPr>
          <w:rFonts w:cs="Times New Roman" w:hint="eastAsia"/>
        </w:rPr>
        <w:t>、</w:t>
      </w:r>
      <w:r w:rsidR="001A02EE">
        <w:rPr>
          <w:rFonts w:cs="Times New Roman" w:hint="eastAsia"/>
        </w:rPr>
        <w:t>已分配空间（已经分配给YTFS的空间）、</w:t>
      </w:r>
      <w:r w:rsidR="0078791A">
        <w:rPr>
          <w:rFonts w:cs="Times New Roman" w:hint="eastAsia"/>
        </w:rPr>
        <w:t>生产空间（系统已采购的空间，也即矿工产生效益的计费空间）</w:t>
      </w:r>
      <w:r w:rsidR="00A17EE6">
        <w:rPr>
          <w:rFonts w:cs="Times New Roman" w:hint="eastAsia"/>
        </w:rPr>
        <w:t>、</w:t>
      </w:r>
      <w:r w:rsidR="00AE5221">
        <w:rPr>
          <w:rFonts w:cs="Times New Roman" w:hint="eastAsia"/>
        </w:rPr>
        <w:t>实际存储</w:t>
      </w:r>
      <w:r w:rsidRPr="007D010C">
        <w:rPr>
          <w:rFonts w:cs="Times New Roman" w:hint="eastAsia"/>
        </w:rPr>
        <w:t>空间</w:t>
      </w:r>
      <w:r w:rsidR="00A17EE6">
        <w:rPr>
          <w:rFonts w:cs="Times New Roman" w:hint="eastAsia"/>
        </w:rPr>
        <w:t>（实际存储数据的空间大小）</w:t>
      </w:r>
      <w:r w:rsidRPr="007D010C">
        <w:rPr>
          <w:rFonts w:cs="Times New Roman" w:hint="eastAsia"/>
        </w:rPr>
        <w:t>、当前在线状态、验证状态、矿机厂商、矿机系列号等</w:t>
      </w:r>
      <w:r w:rsidR="00F23D71">
        <w:rPr>
          <w:rFonts w:cs="Times New Roman" w:hint="eastAsia"/>
        </w:rPr>
        <w:t>。</w:t>
      </w:r>
      <w:r w:rsidR="005B3428">
        <w:rPr>
          <w:rFonts w:cs="Times New Roman" w:hint="eastAsia"/>
        </w:rPr>
        <w:t>该表是同步到所有超级节点的。</w:t>
      </w:r>
    </w:p>
    <w:p w14:paraId="2231E6E9" w14:textId="7247FC1F" w:rsidR="007D010C" w:rsidRDefault="007D010C" w:rsidP="007D010C">
      <w:pPr>
        <w:spacing w:line="360" w:lineRule="auto"/>
        <w:rPr>
          <w:rFonts w:cs="Times New Roman"/>
        </w:rPr>
      </w:pPr>
      <w:r w:rsidRPr="007D010C">
        <w:rPr>
          <w:rFonts w:cs="Times New Roman"/>
        </w:rPr>
        <w:tab/>
      </w:r>
      <w:proofErr w:type="gramStart"/>
      <w:r w:rsidRPr="007D010C">
        <w:rPr>
          <w:rFonts w:cs="Times New Roman" w:hint="eastAsia"/>
        </w:rPr>
        <w:t>矿池表</w:t>
      </w:r>
      <w:proofErr w:type="gramEnd"/>
      <w:r w:rsidRPr="007D010C">
        <w:rPr>
          <w:rFonts w:cs="Times New Roman" w:hint="eastAsia"/>
        </w:rPr>
        <w:t>包含</w:t>
      </w:r>
      <w:proofErr w:type="gramStart"/>
      <w:r w:rsidRPr="007D010C">
        <w:rPr>
          <w:rFonts w:cs="Times New Roman" w:hint="eastAsia"/>
        </w:rPr>
        <w:t>每个矿池的</w:t>
      </w:r>
      <w:proofErr w:type="gramEnd"/>
      <w:r w:rsidRPr="007D010C">
        <w:rPr>
          <w:rFonts w:cs="Times New Roman"/>
        </w:rPr>
        <w:t>ID</w:t>
      </w:r>
      <w:r w:rsidRPr="007D010C">
        <w:rPr>
          <w:rFonts w:cs="Times New Roman" w:hint="eastAsia"/>
        </w:rPr>
        <w:t>、名称、登录公</w:t>
      </w:r>
      <w:proofErr w:type="gramStart"/>
      <w:r w:rsidRPr="007D010C">
        <w:rPr>
          <w:rFonts w:cs="Times New Roman" w:hint="eastAsia"/>
        </w:rPr>
        <w:t>钥</w:t>
      </w:r>
      <w:proofErr w:type="gramEnd"/>
      <w:r w:rsidRPr="007D010C">
        <w:rPr>
          <w:rFonts w:cs="Times New Roman" w:hint="eastAsia"/>
        </w:rPr>
        <w:t>、签名公</w:t>
      </w:r>
      <w:proofErr w:type="gramStart"/>
      <w:r w:rsidRPr="007D010C">
        <w:rPr>
          <w:rFonts w:cs="Times New Roman" w:hint="eastAsia"/>
        </w:rPr>
        <w:t>钥</w:t>
      </w:r>
      <w:proofErr w:type="gramEnd"/>
      <w:r w:rsidRPr="007D010C">
        <w:rPr>
          <w:rFonts w:cs="Times New Roman" w:hint="eastAsia"/>
        </w:rPr>
        <w:t>，以及所属</w:t>
      </w:r>
      <w:del w:id="1507" w:author="Alex Wang" w:date="2019-04-23T21:22:00Z">
        <w:r w:rsidRPr="007D010C" w:rsidDel="00AF4E7B">
          <w:rPr>
            <w:rFonts w:cs="Times New Roman" w:hint="eastAsia"/>
          </w:rPr>
          <w:delText>存储节点</w:delText>
        </w:r>
      </w:del>
      <w:ins w:id="1508" w:author="Alex Wang" w:date="2019-04-23T21:22:00Z">
        <w:r w:rsidR="00AF4E7B">
          <w:rPr>
            <w:rFonts w:cs="Times New Roman" w:hint="eastAsia"/>
          </w:rPr>
          <w:t>数据节点</w:t>
        </w:r>
      </w:ins>
      <w:r w:rsidRPr="007D010C">
        <w:rPr>
          <w:rFonts w:cs="Times New Roman" w:hint="eastAsia"/>
        </w:rPr>
        <w:t>的</w:t>
      </w:r>
      <w:r w:rsidRPr="007D010C">
        <w:rPr>
          <w:rFonts w:cs="Times New Roman"/>
        </w:rPr>
        <w:t>ID</w:t>
      </w:r>
      <w:r w:rsidRPr="007D010C">
        <w:rPr>
          <w:rFonts w:cs="Times New Roman" w:hint="eastAsia"/>
        </w:rPr>
        <w:t>列表。</w:t>
      </w:r>
      <w:r w:rsidR="00C85A3C">
        <w:rPr>
          <w:rFonts w:cs="Times New Roman" w:hint="eastAsia"/>
        </w:rPr>
        <w:t>该表是同步到所有超级节点的。</w:t>
      </w:r>
    </w:p>
    <w:p w14:paraId="74FE137A" w14:textId="701E106D" w:rsidR="00F23D71" w:rsidRDefault="00F23D71" w:rsidP="007D010C">
      <w:pPr>
        <w:spacing w:line="360" w:lineRule="auto"/>
        <w:rPr>
          <w:rFonts w:cs="Times New Roman"/>
        </w:rPr>
      </w:pPr>
      <w:r>
        <w:rPr>
          <w:rFonts w:cs="Times New Roman"/>
        </w:rPr>
        <w:tab/>
      </w:r>
      <w:del w:id="1509" w:author="Alex Wang" w:date="2019-04-23T21:22:00Z">
        <w:r w:rsidDel="00AF4E7B">
          <w:rPr>
            <w:rFonts w:cs="Times New Roman" w:hint="eastAsia"/>
          </w:rPr>
          <w:delText>存储节点</w:delText>
        </w:r>
      </w:del>
      <w:ins w:id="1510" w:author="Alex Wang" w:date="2019-04-23T21:22:00Z">
        <w:r w:rsidR="00AF4E7B">
          <w:rPr>
            <w:rFonts w:cs="Times New Roman" w:hint="eastAsia"/>
          </w:rPr>
          <w:t>数据节点</w:t>
        </w:r>
      </w:ins>
      <w:r>
        <w:rPr>
          <w:rFonts w:cs="Times New Roman" w:hint="eastAsia"/>
        </w:rPr>
        <w:t>索引表</w:t>
      </w:r>
      <w:ins w:id="1511" w:author="Alex Wang" w:date="2019-04-23T19:13:00Z">
        <w:r w:rsidR="007F6600">
          <w:rPr>
            <w:rFonts w:cs="Times New Roman" w:hint="eastAsia"/>
          </w:rPr>
          <w:t>D</w:t>
        </w:r>
      </w:ins>
      <w:ins w:id="1512" w:author="Alex Wang" w:date="2019-04-23T19:14:00Z">
        <w:r w:rsidR="00EF2B74">
          <w:rPr>
            <w:rFonts w:cs="Times New Roman" w:hint="eastAsia"/>
          </w:rPr>
          <w:t>NI</w:t>
        </w:r>
      </w:ins>
      <w:r>
        <w:rPr>
          <w:rFonts w:cs="Times New Roman" w:hint="eastAsia"/>
        </w:rPr>
        <w:t>记录每个</w:t>
      </w:r>
      <w:del w:id="1513" w:author="Alex Wang" w:date="2019-04-23T21:22:00Z">
        <w:r w:rsidDel="00AF4E7B">
          <w:rPr>
            <w:rFonts w:cs="Times New Roman" w:hint="eastAsia"/>
          </w:rPr>
          <w:delText>存储节点</w:delText>
        </w:r>
      </w:del>
      <w:ins w:id="1514" w:author="Alex Wang" w:date="2019-04-23T21:22:00Z">
        <w:r w:rsidR="00AF4E7B">
          <w:rPr>
            <w:rFonts w:cs="Times New Roman" w:hint="eastAsia"/>
          </w:rPr>
          <w:t>数据节点</w:t>
        </w:r>
      </w:ins>
      <w:r>
        <w:rPr>
          <w:rFonts w:cs="Times New Roman" w:hint="eastAsia"/>
        </w:rPr>
        <w:t>存储的数据分片的H</w:t>
      </w:r>
      <w:r>
        <w:rPr>
          <w:rFonts w:cs="Times New Roman"/>
        </w:rPr>
        <w:t>ash</w:t>
      </w:r>
      <w:r>
        <w:rPr>
          <w:rFonts w:cs="Times New Roman" w:hint="eastAsia"/>
        </w:rPr>
        <w:t>值（或者指向数据</w:t>
      </w:r>
      <w:proofErr w:type="gramStart"/>
      <w:r>
        <w:rPr>
          <w:rFonts w:cs="Times New Roman" w:hint="eastAsia"/>
        </w:rPr>
        <w:t>分片表</w:t>
      </w:r>
      <w:proofErr w:type="gramEnd"/>
      <w:r>
        <w:rPr>
          <w:rFonts w:cs="Times New Roman" w:hint="eastAsia"/>
        </w:rPr>
        <w:t>的索引）。</w:t>
      </w:r>
    </w:p>
    <w:p w14:paraId="45BF164D" w14:textId="6DD1AB8E" w:rsidR="00F23D71" w:rsidRDefault="00F23D71" w:rsidP="007D010C">
      <w:pPr>
        <w:spacing w:line="360" w:lineRule="auto"/>
        <w:rPr>
          <w:rFonts w:cs="Times New Roman"/>
        </w:rPr>
      </w:pPr>
    </w:p>
    <w:p w14:paraId="1FAF6178" w14:textId="61438354" w:rsidR="006E565C" w:rsidRPr="00DF71D4" w:rsidRDefault="006E565C" w:rsidP="00DF71D4">
      <w:pPr>
        <w:numPr>
          <w:ilvl w:val="0"/>
          <w:numId w:val="2"/>
        </w:numPr>
        <w:spacing w:line="360" w:lineRule="auto"/>
        <w:rPr>
          <w:rFonts w:cs="Times New Roman"/>
        </w:rPr>
      </w:pPr>
      <w:r w:rsidRPr="00DF71D4">
        <w:rPr>
          <w:rFonts w:cs="Times New Roman" w:hint="eastAsia"/>
        </w:rPr>
        <w:t>智能合约数据库</w:t>
      </w:r>
    </w:p>
    <w:p w14:paraId="2A2F7838" w14:textId="4ACC4248" w:rsidR="006E565C" w:rsidRPr="006E565C" w:rsidRDefault="006E565C" w:rsidP="006E565C">
      <w:pPr>
        <w:spacing w:line="360" w:lineRule="auto"/>
        <w:rPr>
          <w:rFonts w:cs="Times New Roman"/>
        </w:rPr>
      </w:pPr>
      <w:r w:rsidRPr="007D010C">
        <w:rPr>
          <w:rFonts w:cs="Times New Roman"/>
        </w:rPr>
        <w:tab/>
      </w:r>
      <w:r w:rsidRPr="006E565C">
        <w:rPr>
          <w:rFonts w:cs="Times New Roman" w:hint="eastAsia"/>
        </w:rPr>
        <w:t>每个</w:t>
      </w:r>
      <w:r>
        <w:rPr>
          <w:rFonts w:cs="Times New Roman" w:hint="eastAsia"/>
        </w:rPr>
        <w:t>持币用户都有HDD账户，</w:t>
      </w:r>
      <w:r w:rsidRPr="006E565C">
        <w:rPr>
          <w:rFonts w:cs="Times New Roman"/>
        </w:rPr>
        <w:t>包含上次余额、上次余额时间、每周期费用、每周期收益四个参数，</w:t>
      </w:r>
      <w:r w:rsidR="009849DC">
        <w:rPr>
          <w:rFonts w:cs="Times New Roman" w:hint="eastAsia"/>
        </w:rPr>
        <w:t>HDD</w:t>
      </w:r>
      <w:r w:rsidRPr="006E565C">
        <w:rPr>
          <w:rFonts w:cs="Times New Roman"/>
        </w:rPr>
        <w:t>余额由这四个参数计算得到，计算公式为：</w:t>
      </w:r>
    </w:p>
    <w:p w14:paraId="7A23CFF6" w14:textId="77777777" w:rsidR="006E565C" w:rsidRPr="006E565C" w:rsidRDefault="006E565C" w:rsidP="006E565C">
      <w:pPr>
        <w:spacing w:line="360" w:lineRule="auto"/>
        <w:rPr>
          <w:rFonts w:cs="Times New Roman"/>
        </w:rPr>
      </w:pPr>
      <w:r w:rsidRPr="006E565C">
        <w:rPr>
          <w:rFonts w:cs="Times New Roman" w:hint="eastAsia"/>
        </w:rPr>
        <w:t>当前余额</w:t>
      </w:r>
      <w:r w:rsidRPr="006E565C">
        <w:rPr>
          <w:rFonts w:cs="Times New Roman"/>
        </w:rPr>
        <w:t>=上次余额+(当前时间-上次余额时间)*（每周期收益-每周期费用）</w:t>
      </w:r>
    </w:p>
    <w:p w14:paraId="3D3141E8" w14:textId="19179DB3" w:rsidR="006E565C" w:rsidRDefault="006E565C" w:rsidP="006E565C">
      <w:pPr>
        <w:spacing w:line="360" w:lineRule="auto"/>
        <w:rPr>
          <w:rFonts w:cs="Times New Roman"/>
        </w:rPr>
      </w:pPr>
      <w:r w:rsidRPr="006E565C">
        <w:rPr>
          <w:rFonts w:cs="Times New Roman" w:hint="eastAsia"/>
        </w:rPr>
        <w:t>其中时间以记账周期为单位。</w:t>
      </w:r>
    </w:p>
    <w:p w14:paraId="3A0991D4" w14:textId="1E63F975" w:rsidR="009849DC" w:rsidRDefault="0018464F" w:rsidP="006E565C">
      <w:pPr>
        <w:spacing w:line="360" w:lineRule="auto"/>
        <w:rPr>
          <w:rFonts w:cs="Times New Roman"/>
        </w:rPr>
      </w:pPr>
      <w:r w:rsidRPr="007D010C">
        <w:rPr>
          <w:rFonts w:cs="Times New Roman"/>
        </w:rPr>
        <w:tab/>
      </w:r>
      <w:r w:rsidR="001B6944">
        <w:rPr>
          <w:rFonts w:cs="Times New Roman" w:hint="eastAsia"/>
        </w:rPr>
        <w:t>矿机有自己单独的账户体系，</w:t>
      </w:r>
      <w:r w:rsidRPr="0018464F">
        <w:rPr>
          <w:rFonts w:cs="Times New Roman" w:hint="eastAsia"/>
        </w:rPr>
        <w:t>每个矿机账户有生产空间和钱包地址两个参数。生产空间以数据</w:t>
      </w:r>
      <w:proofErr w:type="gramStart"/>
      <w:r w:rsidRPr="0018464F">
        <w:rPr>
          <w:rFonts w:cs="Times New Roman" w:hint="eastAsia"/>
        </w:rPr>
        <w:t>分片数</w:t>
      </w:r>
      <w:proofErr w:type="gramEnd"/>
      <w:r w:rsidRPr="0018464F">
        <w:rPr>
          <w:rFonts w:cs="Times New Roman" w:hint="eastAsia"/>
        </w:rPr>
        <w:t>为单位，</w:t>
      </w:r>
      <w:r w:rsidRPr="0018464F">
        <w:rPr>
          <w:rFonts w:cs="Times New Roman"/>
        </w:rPr>
        <w:t>4字节整型。</w:t>
      </w:r>
    </w:p>
    <w:p w14:paraId="646AE8F1" w14:textId="7B341E37" w:rsidR="001B6944" w:rsidRDefault="001B6944" w:rsidP="006E565C">
      <w:pPr>
        <w:spacing w:line="360" w:lineRule="auto"/>
        <w:rPr>
          <w:ins w:id="1515" w:author="Alex Wang" w:date="2019-04-07T14:04:00Z"/>
          <w:rFonts w:cs="Times New Roman"/>
        </w:rPr>
      </w:pPr>
    </w:p>
    <w:p w14:paraId="19782995" w14:textId="73BFA906" w:rsidR="005F5483" w:rsidRDefault="005F5483">
      <w:pPr>
        <w:numPr>
          <w:ilvl w:val="0"/>
          <w:numId w:val="2"/>
        </w:numPr>
        <w:spacing w:line="360" w:lineRule="auto"/>
        <w:rPr>
          <w:ins w:id="1516" w:author="Alex Wang" w:date="2019-04-07T14:04:00Z"/>
          <w:rFonts w:cs="Times New Roman"/>
        </w:rPr>
        <w:pPrChange w:id="1517" w:author="Alex Wang" w:date="2019-04-07T14:16:00Z">
          <w:pPr>
            <w:spacing w:line="360" w:lineRule="auto"/>
          </w:pPr>
        </w:pPrChange>
      </w:pPr>
      <w:ins w:id="1518" w:author="Alex Wang" w:date="2019-04-07T14:04:00Z">
        <w:r>
          <w:rPr>
            <w:rFonts w:cs="Times New Roman" w:hint="eastAsia"/>
          </w:rPr>
          <w:t>监管数据库</w:t>
        </w:r>
      </w:ins>
    </w:p>
    <w:p w14:paraId="07E622FB" w14:textId="11CD3862" w:rsidR="005F5483" w:rsidRDefault="005F5483" w:rsidP="006E565C">
      <w:pPr>
        <w:spacing w:line="360" w:lineRule="auto"/>
        <w:rPr>
          <w:ins w:id="1519" w:author="Alex Wang" w:date="2019-04-07T14:05:00Z"/>
          <w:rFonts w:cs="Times New Roman"/>
        </w:rPr>
      </w:pPr>
      <w:ins w:id="1520" w:author="Alex Wang" w:date="2019-04-07T14:05:00Z">
        <w:r>
          <w:rPr>
            <w:rFonts w:cs="Times New Roman" w:hint="eastAsia"/>
          </w:rPr>
          <w:t>被屏蔽密钥数据库</w:t>
        </w:r>
      </w:ins>
      <w:ins w:id="1521" w:author="Alex Wang" w:date="2019-04-23T20:53:00Z">
        <w:r w:rsidR="00C67680">
          <w:rPr>
            <w:rFonts w:cs="Times New Roman" w:hint="eastAsia"/>
          </w:rPr>
          <w:t>DMI</w:t>
        </w:r>
      </w:ins>
      <w:ins w:id="1522" w:author="Alex Wang" w:date="2019-04-07T14:05:00Z">
        <w:r>
          <w:rPr>
            <w:rFonts w:cs="Times New Roman" w:hint="eastAsia"/>
          </w:rPr>
          <w:t>，包含被屏蔽的密钥信息。该数据库是每个监管机构都有一个。</w:t>
        </w:r>
      </w:ins>
    </w:p>
    <w:p w14:paraId="1236CF54" w14:textId="7312010B" w:rsidR="005F5483" w:rsidRDefault="005F5483" w:rsidP="006E565C">
      <w:pPr>
        <w:spacing w:line="360" w:lineRule="auto"/>
        <w:rPr>
          <w:ins w:id="1523" w:author="Alex Wang" w:date="2019-04-07T14:07:00Z"/>
          <w:rFonts w:cs="Times New Roman"/>
        </w:rPr>
      </w:pPr>
      <w:proofErr w:type="spellStart"/>
      <w:ins w:id="1524" w:author="Alex Wang" w:date="2019-04-07T14:06:00Z">
        <w:r>
          <w:rPr>
            <w:rFonts w:cs="Times New Roman"/>
          </w:rPr>
          <w:t>bStillMasked</w:t>
        </w:r>
      </w:ins>
      <w:proofErr w:type="spellEnd"/>
      <w:ins w:id="1525" w:author="Alex Wang" w:date="2019-04-07T14:05:00Z">
        <w:r>
          <w:rPr>
            <w:rFonts w:cs="Times New Roman"/>
          </w:rPr>
          <w:t>:</w:t>
        </w:r>
      </w:ins>
      <w:ins w:id="1526" w:author="Alex Wang" w:date="2019-04-07T14:06:00Z">
        <w:r>
          <w:rPr>
            <w:rFonts w:cs="Times New Roman"/>
          </w:rPr>
          <w:t xml:space="preserve"> BOOL</w:t>
        </w:r>
      </w:ins>
      <w:ins w:id="1527" w:author="Alex Wang" w:date="2019-04-07T14:07:00Z">
        <w:r>
          <w:rPr>
            <w:rFonts w:cs="Times New Roman" w:hint="eastAsia"/>
          </w:rPr>
          <w:t>，</w:t>
        </w:r>
      </w:ins>
      <w:ins w:id="1528" w:author="Alex Wang" w:date="2019-04-07T14:06:00Z">
        <w:r>
          <w:rPr>
            <w:rFonts w:cs="Times New Roman" w:hint="eastAsia"/>
          </w:rPr>
          <w:t>T</w:t>
        </w:r>
        <w:r>
          <w:rPr>
            <w:rFonts w:cs="Times New Roman"/>
          </w:rPr>
          <w:t>RUE</w:t>
        </w:r>
        <w:r>
          <w:rPr>
            <w:rFonts w:cs="Times New Roman" w:hint="eastAsia"/>
          </w:rPr>
          <w:t>代表</w:t>
        </w:r>
      </w:ins>
      <w:ins w:id="1529" w:author="Alex Wang" w:date="2019-04-07T14:08:00Z">
        <w:r>
          <w:rPr>
            <w:rFonts w:cs="Times New Roman" w:hint="eastAsia"/>
          </w:rPr>
          <w:t>该</w:t>
        </w:r>
      </w:ins>
      <w:ins w:id="1530" w:author="Alex Wang" w:date="2019-04-07T14:06:00Z">
        <w:r>
          <w:rPr>
            <w:rFonts w:cs="Times New Roman" w:hint="eastAsia"/>
          </w:rPr>
          <w:t>记录存储的密钥</w:t>
        </w:r>
      </w:ins>
      <w:ins w:id="1531" w:author="Alex Wang" w:date="2019-04-07T14:07:00Z">
        <w:r>
          <w:rPr>
            <w:rFonts w:cs="Times New Roman" w:hint="eastAsia"/>
          </w:rPr>
          <w:t>仍然是被屏蔽的密钥；</w:t>
        </w:r>
      </w:ins>
    </w:p>
    <w:p w14:paraId="5185A186" w14:textId="225F553F" w:rsidR="005F5483" w:rsidRDefault="005F5483" w:rsidP="006E565C">
      <w:pPr>
        <w:spacing w:line="360" w:lineRule="auto"/>
        <w:rPr>
          <w:ins w:id="1532" w:author="Alex Wang" w:date="2019-04-07T14:04:00Z"/>
          <w:rFonts w:cs="Times New Roman"/>
        </w:rPr>
      </w:pPr>
      <w:proofErr w:type="spellStart"/>
      <w:ins w:id="1533" w:author="Alex Wang" w:date="2019-04-07T14:07:00Z">
        <w:r>
          <w:rPr>
            <w:rFonts w:cs="Times New Roman" w:hint="eastAsia"/>
          </w:rPr>
          <w:t>o</w:t>
        </w:r>
        <w:r>
          <w:rPr>
            <w:rFonts w:cs="Times New Roman"/>
          </w:rPr>
          <w:t>riginKey</w:t>
        </w:r>
        <w:proofErr w:type="spellEnd"/>
        <w:r>
          <w:rPr>
            <w:rFonts w:cs="Times New Roman"/>
          </w:rPr>
          <w:t>: byte[32]</w:t>
        </w:r>
        <w:r>
          <w:rPr>
            <w:rFonts w:cs="Times New Roman" w:hint="eastAsia"/>
          </w:rPr>
          <w:t>，</w:t>
        </w:r>
      </w:ins>
      <w:ins w:id="1534" w:author="Alex Wang" w:date="2019-04-07T14:08:00Z">
        <w:r>
          <w:rPr>
            <w:rFonts w:cs="Times New Roman" w:hint="eastAsia"/>
          </w:rPr>
          <w:t>原始密钥，当</w:t>
        </w:r>
        <w:proofErr w:type="spellStart"/>
        <w:r>
          <w:rPr>
            <w:rFonts w:cs="Times New Roman"/>
          </w:rPr>
          <w:t>bStillMasked</w:t>
        </w:r>
        <w:proofErr w:type="spellEnd"/>
        <w:r>
          <w:rPr>
            <w:rFonts w:cs="Times New Roman" w:hint="eastAsia"/>
          </w:rPr>
          <w:t>为TRUE时代表</w:t>
        </w:r>
      </w:ins>
      <w:ins w:id="1535" w:author="Alex Wang" w:date="2019-04-07T14:09:00Z">
        <w:r>
          <w:rPr>
            <w:rFonts w:cs="Times New Roman" w:hint="eastAsia"/>
          </w:rPr>
          <w:t>在该监管</w:t>
        </w:r>
      </w:ins>
      <w:ins w:id="1536" w:author="Alex Wang" w:date="2019-04-07T14:15:00Z">
        <w:r w:rsidR="004E6523">
          <w:rPr>
            <w:rFonts w:cs="Times New Roman" w:hint="eastAsia"/>
          </w:rPr>
          <w:t>机构</w:t>
        </w:r>
      </w:ins>
      <w:ins w:id="1537" w:author="Alex Wang" w:date="2019-04-07T14:09:00Z">
        <w:r>
          <w:rPr>
            <w:rFonts w:cs="Times New Roman" w:hint="eastAsia"/>
          </w:rPr>
          <w:t>之前已经有其它监管机构</w:t>
        </w:r>
      </w:ins>
      <w:ins w:id="1538" w:author="Alex Wang" w:date="2019-04-07T14:10:00Z">
        <w:r>
          <w:rPr>
            <w:rFonts w:cs="Times New Roman" w:hint="eastAsia"/>
          </w:rPr>
          <w:t>屏蔽了用该密钥加密的文件，</w:t>
        </w:r>
      </w:ins>
      <w:ins w:id="1539" w:author="Alex Wang" w:date="2019-04-07T14:08:00Z">
        <w:r>
          <w:rPr>
            <w:rFonts w:cs="Times New Roman" w:hint="eastAsia"/>
          </w:rPr>
          <w:t>该密钥指向的是</w:t>
        </w:r>
      </w:ins>
      <w:ins w:id="1540" w:author="Alex Wang" w:date="2019-04-07T14:15:00Z">
        <w:r w:rsidR="004E6523">
          <w:rPr>
            <w:rFonts w:cs="Times New Roman" w:hint="eastAsia"/>
          </w:rPr>
          <w:t>在先的</w:t>
        </w:r>
      </w:ins>
      <w:ins w:id="1541" w:author="Alex Wang" w:date="2019-04-07T14:09:00Z">
        <w:r>
          <w:rPr>
            <w:rFonts w:cs="Times New Roman" w:hint="eastAsia"/>
          </w:rPr>
          <w:t>监管机构</w:t>
        </w:r>
      </w:ins>
      <w:ins w:id="1542" w:author="Alex Wang" w:date="2019-04-07T14:15:00Z">
        <w:r w:rsidR="004E6523">
          <w:rPr>
            <w:rFonts w:cs="Times New Roman" w:hint="eastAsia"/>
          </w:rPr>
          <w:t>的</w:t>
        </w:r>
      </w:ins>
      <w:ins w:id="1543" w:author="Alex Wang" w:date="2019-04-07T14:16:00Z">
        <w:r w:rsidR="004E6523">
          <w:rPr>
            <w:rFonts w:cs="Times New Roman" w:hint="eastAsia"/>
          </w:rPr>
          <w:t>被屏蔽密钥数据库的记录。</w:t>
        </w:r>
      </w:ins>
    </w:p>
    <w:p w14:paraId="6D26466B" w14:textId="77777777" w:rsidR="005F5483" w:rsidRPr="00DF71D4" w:rsidRDefault="005F5483" w:rsidP="006E565C">
      <w:pPr>
        <w:spacing w:line="360" w:lineRule="auto"/>
        <w:rPr>
          <w:rFonts w:cs="Times New Roman"/>
        </w:rPr>
      </w:pPr>
    </w:p>
    <w:p w14:paraId="6F74466B" w14:textId="4C691E3B" w:rsidR="007D010C" w:rsidRPr="007D010C" w:rsidRDefault="007D010C" w:rsidP="007D010C">
      <w:pPr>
        <w:numPr>
          <w:ilvl w:val="0"/>
          <w:numId w:val="2"/>
        </w:numPr>
        <w:spacing w:line="360" w:lineRule="auto"/>
        <w:rPr>
          <w:rFonts w:cs="Times New Roman"/>
        </w:rPr>
      </w:pPr>
      <w:r w:rsidRPr="007D010C">
        <w:rPr>
          <w:rFonts w:cs="Times New Roman" w:hint="eastAsia"/>
        </w:rPr>
        <w:t>协调</w:t>
      </w:r>
      <w:r w:rsidR="00506769">
        <w:rPr>
          <w:rFonts w:cs="Times New Roman" w:hint="eastAsia"/>
        </w:rPr>
        <w:t>用户端</w:t>
      </w:r>
      <w:r w:rsidRPr="007D010C">
        <w:rPr>
          <w:rFonts w:cs="Times New Roman" w:hint="eastAsia"/>
        </w:rPr>
        <w:t>和</w:t>
      </w:r>
      <w:del w:id="1544" w:author="Alex Wang" w:date="2019-04-23T21:22:00Z">
        <w:r w:rsidRPr="007D010C" w:rsidDel="00AF4E7B">
          <w:rPr>
            <w:rFonts w:cs="Times New Roman" w:hint="eastAsia"/>
          </w:rPr>
          <w:delText>存储节点</w:delText>
        </w:r>
      </w:del>
      <w:ins w:id="1545" w:author="Alex Wang" w:date="2019-04-23T21:22:00Z">
        <w:r w:rsidR="00AF4E7B">
          <w:rPr>
            <w:rFonts w:cs="Times New Roman" w:hint="eastAsia"/>
          </w:rPr>
          <w:t>数据节点</w:t>
        </w:r>
      </w:ins>
      <w:r w:rsidRPr="007D010C">
        <w:rPr>
          <w:rFonts w:cs="Times New Roman" w:hint="eastAsia"/>
        </w:rPr>
        <w:t>之间的存储行为</w:t>
      </w:r>
    </w:p>
    <w:p w14:paraId="5ABE710A" w14:textId="287C8C9E" w:rsidR="007D010C" w:rsidRPr="007D010C" w:rsidRDefault="007D010C" w:rsidP="007D010C">
      <w:pPr>
        <w:spacing w:line="360" w:lineRule="auto"/>
        <w:ind w:firstLine="420"/>
        <w:rPr>
          <w:rFonts w:cs="Times New Roman"/>
        </w:rPr>
      </w:pPr>
      <w:r w:rsidRPr="007D010C">
        <w:rPr>
          <w:rFonts w:cs="Times New Roman" w:hint="eastAsia"/>
        </w:rPr>
        <w:t>超级节点在接收到来自</w:t>
      </w:r>
      <w:r w:rsidR="00506769">
        <w:rPr>
          <w:rFonts w:cs="Times New Roman" w:hint="eastAsia"/>
        </w:rPr>
        <w:t>用户端</w:t>
      </w:r>
      <w:r w:rsidRPr="007D010C">
        <w:rPr>
          <w:rFonts w:cs="Times New Roman" w:hint="eastAsia"/>
        </w:rPr>
        <w:t>的存储消息时（参见</w:t>
      </w:r>
      <w:r w:rsidR="00506769">
        <w:rPr>
          <w:rFonts w:cs="Times New Roman" w:hint="eastAsia"/>
        </w:rPr>
        <w:t>用户端</w:t>
      </w:r>
      <w:r w:rsidRPr="007D010C">
        <w:rPr>
          <w:rFonts w:cs="Times New Roman" w:hint="eastAsia"/>
        </w:rPr>
        <w:t>上传的</w:t>
      </w:r>
      <w:r w:rsidRPr="007D010C">
        <w:rPr>
          <w:rFonts w:cs="Times New Roman"/>
        </w:rPr>
        <w:t>h</w:t>
      </w:r>
      <w:r w:rsidRPr="007D010C">
        <w:rPr>
          <w:rFonts w:cs="Times New Roman" w:hint="eastAsia"/>
        </w:rPr>
        <w:t>小节），会根据注册的</w:t>
      </w:r>
      <w:del w:id="1546" w:author="Alex Wang" w:date="2019-04-23T21:22:00Z">
        <w:r w:rsidRPr="007D010C" w:rsidDel="00AF4E7B">
          <w:rPr>
            <w:rFonts w:cs="Times New Roman" w:hint="eastAsia"/>
          </w:rPr>
          <w:delText>存储节点</w:delText>
        </w:r>
      </w:del>
      <w:ins w:id="1547" w:author="Alex Wang" w:date="2019-04-23T21:22:00Z">
        <w:r w:rsidR="00AF4E7B">
          <w:rPr>
            <w:rFonts w:cs="Times New Roman" w:hint="eastAsia"/>
          </w:rPr>
          <w:t>数据节点</w:t>
        </w:r>
      </w:ins>
      <w:r w:rsidRPr="007D010C">
        <w:rPr>
          <w:rFonts w:cs="Times New Roman" w:hint="eastAsia"/>
        </w:rPr>
        <w:t>的状态（参见存储网络的第</w:t>
      </w:r>
      <w:r w:rsidRPr="007D010C">
        <w:rPr>
          <w:rFonts w:cs="Times New Roman"/>
        </w:rPr>
        <w:t>3</w:t>
      </w:r>
      <w:r w:rsidRPr="007D010C">
        <w:rPr>
          <w:rFonts w:cs="Times New Roman" w:hint="eastAsia"/>
        </w:rPr>
        <w:t>节）计算出选择合适的</w:t>
      </w:r>
      <w:del w:id="1548" w:author="Alex Wang" w:date="2019-04-23T21:22:00Z">
        <w:r w:rsidRPr="007D010C" w:rsidDel="00AF4E7B">
          <w:rPr>
            <w:rFonts w:cs="Times New Roman" w:hint="eastAsia"/>
          </w:rPr>
          <w:delText>存储节点</w:delText>
        </w:r>
      </w:del>
      <w:ins w:id="1549" w:author="Alex Wang" w:date="2019-04-23T21:22:00Z">
        <w:r w:rsidR="00AF4E7B">
          <w:rPr>
            <w:rFonts w:cs="Times New Roman" w:hint="eastAsia"/>
          </w:rPr>
          <w:t>数据节点</w:t>
        </w:r>
      </w:ins>
      <w:r w:rsidR="00855C2B">
        <w:rPr>
          <w:rFonts w:cs="Times New Roman" w:hint="eastAsia"/>
        </w:rPr>
        <w:t>（</w:t>
      </w:r>
      <w:r w:rsidR="00C855D1">
        <w:rPr>
          <w:rFonts w:cs="Times New Roman" w:hint="eastAsia"/>
        </w:rPr>
        <w:t>该算法将是长期优化的重点，MVP可以先按随机</w:t>
      </w:r>
      <w:r w:rsidR="00E75E7E">
        <w:rPr>
          <w:rFonts w:cs="Times New Roman" w:hint="eastAsia"/>
        </w:rPr>
        <w:t>算法实现</w:t>
      </w:r>
      <w:r w:rsidR="00855C2B">
        <w:rPr>
          <w:rFonts w:cs="Times New Roman" w:hint="eastAsia"/>
        </w:rPr>
        <w:t>）</w:t>
      </w:r>
      <w:r w:rsidRPr="007D010C">
        <w:rPr>
          <w:rFonts w:cs="Times New Roman" w:hint="eastAsia"/>
        </w:rPr>
        <w:t>。（该部分可参见</w:t>
      </w:r>
      <w:r w:rsidR="00506769">
        <w:rPr>
          <w:rFonts w:cs="Times New Roman" w:hint="eastAsia"/>
        </w:rPr>
        <w:t>用户端</w:t>
      </w:r>
      <w:r w:rsidRPr="007D010C">
        <w:rPr>
          <w:rFonts w:cs="Times New Roman" w:hint="eastAsia"/>
        </w:rPr>
        <w:t>上传部分）</w:t>
      </w:r>
    </w:p>
    <w:p w14:paraId="57038019" w14:textId="1406B5A8" w:rsidR="007D010C" w:rsidRPr="007D010C" w:rsidRDefault="007D010C" w:rsidP="007D010C">
      <w:pPr>
        <w:numPr>
          <w:ilvl w:val="0"/>
          <w:numId w:val="2"/>
        </w:numPr>
        <w:spacing w:line="360" w:lineRule="auto"/>
        <w:rPr>
          <w:rFonts w:cs="Times New Roman"/>
        </w:rPr>
      </w:pPr>
      <w:r w:rsidRPr="007D010C">
        <w:rPr>
          <w:rFonts w:cs="Times New Roman" w:hint="eastAsia"/>
        </w:rPr>
        <w:t>负责</w:t>
      </w:r>
      <w:r w:rsidR="002910F8">
        <w:rPr>
          <w:rFonts w:cs="Times New Roman" w:hint="eastAsia"/>
        </w:rPr>
        <w:t>记账数据</w:t>
      </w:r>
      <w:r w:rsidRPr="007D010C">
        <w:rPr>
          <w:rFonts w:cs="Times New Roman" w:hint="eastAsia"/>
        </w:rPr>
        <w:t>的生成和保存</w:t>
      </w:r>
    </w:p>
    <w:p w14:paraId="3C561566" w14:textId="11AB0DF1" w:rsidR="007D010C" w:rsidRPr="007D010C" w:rsidRDefault="007D010C" w:rsidP="007D010C">
      <w:pPr>
        <w:spacing w:line="360" w:lineRule="auto"/>
        <w:ind w:firstLine="420"/>
        <w:rPr>
          <w:rFonts w:cs="Times New Roman"/>
        </w:rPr>
      </w:pPr>
      <w:r w:rsidRPr="007D010C">
        <w:rPr>
          <w:rFonts w:cs="Times New Roman" w:hint="eastAsia"/>
        </w:rPr>
        <w:lastRenderedPageBreak/>
        <w:t>超级节点在接收到</w:t>
      </w:r>
      <w:del w:id="1550" w:author="Alex Wang" w:date="2019-04-23T21:22:00Z">
        <w:r w:rsidRPr="007D010C" w:rsidDel="00AF4E7B">
          <w:rPr>
            <w:rFonts w:cs="Times New Roman" w:hint="eastAsia"/>
          </w:rPr>
          <w:delText>存储节点</w:delText>
        </w:r>
      </w:del>
      <w:ins w:id="1551" w:author="Alex Wang" w:date="2019-04-23T21:22:00Z">
        <w:r w:rsidR="00AF4E7B">
          <w:rPr>
            <w:rFonts w:cs="Times New Roman" w:hint="eastAsia"/>
          </w:rPr>
          <w:t>数据节点</w:t>
        </w:r>
      </w:ins>
      <w:r w:rsidRPr="007D010C">
        <w:rPr>
          <w:rFonts w:cs="Times New Roman" w:hint="eastAsia"/>
        </w:rPr>
        <w:t>发来的存储完成的消息后</w:t>
      </w:r>
      <w:r w:rsidR="00C233AA">
        <w:rPr>
          <w:rFonts w:cs="Times New Roman" w:hint="eastAsia"/>
        </w:rPr>
        <w:t>验证签名</w:t>
      </w:r>
      <w:r w:rsidRPr="007D010C">
        <w:rPr>
          <w:rFonts w:cs="Times New Roman" w:hint="eastAsia"/>
        </w:rPr>
        <w:t>，</w:t>
      </w:r>
      <w:r w:rsidR="0085519E">
        <w:rPr>
          <w:rFonts w:cs="Times New Roman" w:hint="eastAsia"/>
        </w:rPr>
        <w:t>增加该</w:t>
      </w:r>
      <w:del w:id="1552" w:author="Alex Wang" w:date="2019-04-23T21:22:00Z">
        <w:r w:rsidR="0085519E" w:rsidDel="00AF4E7B">
          <w:rPr>
            <w:rFonts w:cs="Times New Roman" w:hint="eastAsia"/>
          </w:rPr>
          <w:delText>存储节点</w:delText>
        </w:r>
      </w:del>
      <w:ins w:id="1553" w:author="Alex Wang" w:date="2019-04-23T21:22:00Z">
        <w:r w:rsidR="00AF4E7B">
          <w:rPr>
            <w:rFonts w:cs="Times New Roman" w:hint="eastAsia"/>
          </w:rPr>
          <w:t>数据节点</w:t>
        </w:r>
      </w:ins>
      <w:r w:rsidR="0085519E">
        <w:rPr>
          <w:rFonts w:cs="Times New Roman" w:hint="eastAsia"/>
        </w:rPr>
        <w:t>的</w:t>
      </w:r>
      <w:r w:rsidR="00837CE8">
        <w:rPr>
          <w:rFonts w:cs="Times New Roman" w:hint="eastAsia"/>
        </w:rPr>
        <w:t>已使用</w:t>
      </w:r>
      <w:r w:rsidR="0085519E">
        <w:rPr>
          <w:rFonts w:cs="Times New Roman" w:hint="eastAsia"/>
        </w:rPr>
        <w:t>空间，</w:t>
      </w:r>
      <w:r w:rsidR="008469E7">
        <w:rPr>
          <w:rFonts w:cs="Times New Roman" w:hint="eastAsia"/>
        </w:rPr>
        <w:t>如果生产空间都已使用则增加生产空间并通过智能合约增加矿工的每周期收益；</w:t>
      </w:r>
      <w:r w:rsidR="00C233AA">
        <w:rPr>
          <w:rFonts w:cs="Times New Roman" w:hint="eastAsia"/>
        </w:rPr>
        <w:t>等该文件的所有块的所有数据分片都确认后</w:t>
      </w:r>
      <w:r w:rsidR="00720BED">
        <w:rPr>
          <w:rFonts w:cs="Times New Roman" w:hint="eastAsia"/>
        </w:rPr>
        <w:t>，增加用户的</w:t>
      </w:r>
      <w:r w:rsidR="0027460A">
        <w:rPr>
          <w:rFonts w:cs="Times New Roman" w:hint="eastAsia"/>
        </w:rPr>
        <w:t>每周期费用</w:t>
      </w:r>
      <w:r w:rsidRPr="007D010C">
        <w:rPr>
          <w:rFonts w:cs="Times New Roman" w:hint="eastAsia"/>
        </w:rPr>
        <w:t>。</w:t>
      </w:r>
      <w:r w:rsidR="00D960F6">
        <w:rPr>
          <w:rFonts w:cs="Times New Roman" w:hint="eastAsia"/>
        </w:rPr>
        <w:t>对于新文件</w:t>
      </w:r>
      <w:r w:rsidR="009F0677">
        <w:rPr>
          <w:rFonts w:cs="Times New Roman" w:hint="eastAsia"/>
        </w:rPr>
        <w:t>预扣最短存储周期的存储费用。</w:t>
      </w:r>
    </w:p>
    <w:p w14:paraId="4D7FCD7C" w14:textId="77777777" w:rsidR="007D010C" w:rsidRPr="007D010C" w:rsidRDefault="007D010C" w:rsidP="007D010C">
      <w:pPr>
        <w:numPr>
          <w:ilvl w:val="0"/>
          <w:numId w:val="2"/>
        </w:numPr>
        <w:spacing w:line="360" w:lineRule="auto"/>
        <w:rPr>
          <w:rFonts w:cs="Times New Roman"/>
        </w:rPr>
      </w:pPr>
      <w:r w:rsidRPr="007D010C">
        <w:rPr>
          <w:rFonts w:cs="Times New Roman" w:hint="eastAsia"/>
        </w:rPr>
        <w:t>负责对激励数据进行计算和更新</w:t>
      </w:r>
    </w:p>
    <w:p w14:paraId="3AFAE94F" w14:textId="18849FE3" w:rsidR="007D010C" w:rsidRDefault="007D010C" w:rsidP="007D010C">
      <w:pPr>
        <w:spacing w:line="360" w:lineRule="auto"/>
        <w:ind w:firstLine="420"/>
        <w:rPr>
          <w:rFonts w:cs="Times New Roman"/>
        </w:rPr>
      </w:pPr>
      <w:r w:rsidRPr="007D010C">
        <w:rPr>
          <w:rFonts w:cs="Times New Roman" w:hint="eastAsia"/>
        </w:rPr>
        <w:t>超级节点会根据区块中记录的信息计算各节点的开销和奖励，并将激励数据保存至激励网络中（此部分参见下一节激励网络）</w:t>
      </w:r>
      <w:r w:rsidR="00F74520">
        <w:rPr>
          <w:rFonts w:cs="Times New Roman" w:hint="eastAsia"/>
        </w:rPr>
        <w:t>。</w:t>
      </w:r>
      <w:r w:rsidR="00D07DE2">
        <w:rPr>
          <w:rFonts w:cs="Times New Roman" w:hint="eastAsia"/>
        </w:rPr>
        <w:t>每次</w:t>
      </w:r>
      <w:r w:rsidR="00C2764A">
        <w:rPr>
          <w:rFonts w:cs="Times New Roman" w:hint="eastAsia"/>
        </w:rPr>
        <w:t>新</w:t>
      </w:r>
      <w:del w:id="1554" w:author="Alex Wang" w:date="2019-04-23T21:22:00Z">
        <w:r w:rsidR="00C2764A" w:rsidDel="00AF4E7B">
          <w:rPr>
            <w:rFonts w:cs="Times New Roman" w:hint="eastAsia"/>
          </w:rPr>
          <w:delText>存储节点</w:delText>
        </w:r>
      </w:del>
      <w:ins w:id="1555" w:author="Alex Wang" w:date="2019-04-23T21:22:00Z">
        <w:r w:rsidR="00AF4E7B">
          <w:rPr>
            <w:rFonts w:cs="Times New Roman" w:hint="eastAsia"/>
          </w:rPr>
          <w:t>数据节点</w:t>
        </w:r>
      </w:ins>
      <w:r w:rsidR="00C2764A">
        <w:rPr>
          <w:rFonts w:cs="Times New Roman" w:hint="eastAsia"/>
        </w:rPr>
        <w:t>注册时，系统预采购PNB</w:t>
      </w:r>
      <w:proofErr w:type="gramStart"/>
      <w:r w:rsidR="00C2764A">
        <w:rPr>
          <w:rFonts w:cs="Times New Roman" w:hint="eastAsia"/>
        </w:rPr>
        <w:t>个</w:t>
      </w:r>
      <w:proofErr w:type="gramEnd"/>
      <w:r w:rsidR="00C2764A">
        <w:rPr>
          <w:rFonts w:cs="Times New Roman" w:hint="eastAsia"/>
        </w:rPr>
        <w:t>数据分片的空间，</w:t>
      </w:r>
      <w:proofErr w:type="gramStart"/>
      <w:r w:rsidR="007C45CD">
        <w:rPr>
          <w:rFonts w:cs="Times New Roman" w:hint="eastAsia"/>
        </w:rPr>
        <w:t>当预采购</w:t>
      </w:r>
      <w:proofErr w:type="gramEnd"/>
      <w:r w:rsidR="007C45CD">
        <w:rPr>
          <w:rFonts w:cs="Times New Roman" w:hint="eastAsia"/>
        </w:rPr>
        <w:t>空间都存满数据时再次预采购PNB</w:t>
      </w:r>
      <w:proofErr w:type="gramStart"/>
      <w:r w:rsidR="007C45CD">
        <w:rPr>
          <w:rFonts w:cs="Times New Roman" w:hint="eastAsia"/>
        </w:rPr>
        <w:t>个</w:t>
      </w:r>
      <w:proofErr w:type="gramEnd"/>
      <w:r w:rsidR="007C45CD">
        <w:rPr>
          <w:rFonts w:cs="Times New Roman" w:hint="eastAsia"/>
        </w:rPr>
        <w:t>数据分片，直到该</w:t>
      </w:r>
      <w:del w:id="1556" w:author="Alex Wang" w:date="2019-04-23T21:22:00Z">
        <w:r w:rsidR="007C45CD" w:rsidDel="00AF4E7B">
          <w:rPr>
            <w:rFonts w:cs="Times New Roman" w:hint="eastAsia"/>
          </w:rPr>
          <w:delText>存储节点</w:delText>
        </w:r>
      </w:del>
      <w:ins w:id="1557" w:author="Alex Wang" w:date="2019-04-23T21:22:00Z">
        <w:r w:rsidR="00AF4E7B">
          <w:rPr>
            <w:rFonts w:cs="Times New Roman" w:hint="eastAsia"/>
          </w:rPr>
          <w:t>数据节点</w:t>
        </w:r>
      </w:ins>
      <w:r w:rsidR="007C45CD">
        <w:rPr>
          <w:rFonts w:cs="Times New Roman" w:hint="eastAsia"/>
        </w:rPr>
        <w:t>的所有存储空间都存满了数据。</w:t>
      </w:r>
    </w:p>
    <w:p w14:paraId="05BEE8C8" w14:textId="78319D9E" w:rsidR="007C46AB" w:rsidRDefault="00C560AA" w:rsidP="007D010C">
      <w:pPr>
        <w:spacing w:line="360" w:lineRule="auto"/>
        <w:ind w:firstLine="420"/>
        <w:rPr>
          <w:rFonts w:cs="Times New Roman"/>
        </w:rPr>
      </w:pPr>
      <w:r>
        <w:rPr>
          <w:rFonts w:cs="Times New Roman" w:hint="eastAsia"/>
        </w:rPr>
        <w:t>为了节约区块链</w:t>
      </w:r>
      <w:r w:rsidR="001D0F47">
        <w:rPr>
          <w:rFonts w:cs="Times New Roman" w:hint="eastAsia"/>
        </w:rPr>
        <w:t>占用</w:t>
      </w:r>
      <w:r>
        <w:rPr>
          <w:rFonts w:cs="Times New Roman" w:hint="eastAsia"/>
        </w:rPr>
        <w:t>的空间，只在</w:t>
      </w:r>
      <w:r w:rsidR="001D0F47">
        <w:rPr>
          <w:rFonts w:cs="Times New Roman" w:hint="eastAsia"/>
        </w:rPr>
        <w:t>每次预采购时在区块</w:t>
      </w:r>
      <w:r w:rsidR="001702F4">
        <w:rPr>
          <w:rFonts w:cs="Times New Roman" w:hint="eastAsia"/>
        </w:rPr>
        <w:t>链</w:t>
      </w:r>
      <w:r w:rsidR="001D0F47">
        <w:rPr>
          <w:rFonts w:cs="Times New Roman" w:hint="eastAsia"/>
        </w:rPr>
        <w:t>中记录一次</w:t>
      </w:r>
      <w:r w:rsidR="00A746FC">
        <w:rPr>
          <w:rFonts w:cs="Times New Roman" w:hint="eastAsia"/>
        </w:rPr>
        <w:t>。</w:t>
      </w:r>
      <w:r w:rsidR="007C46AB">
        <w:rPr>
          <w:rFonts w:cs="Times New Roman" w:hint="eastAsia"/>
        </w:rPr>
        <w:t>一个矿工的HDD余额按如下公式计算：</w:t>
      </w:r>
    </w:p>
    <w:p w14:paraId="37716A38" w14:textId="6584BD7C" w:rsidR="005E5412" w:rsidRDefault="007C46AB" w:rsidP="007D010C">
      <w:pPr>
        <w:spacing w:line="360" w:lineRule="auto"/>
        <w:ind w:firstLine="420"/>
        <w:rPr>
          <w:rFonts w:cs="Times New Roman"/>
        </w:rPr>
      </w:pPr>
      <w:proofErr w:type="spellStart"/>
      <w:r>
        <w:rPr>
          <w:rFonts w:cs="Times New Roman" w:hint="eastAsia"/>
        </w:rPr>
        <w:t>HDD</w:t>
      </w:r>
      <w:r>
        <w:rPr>
          <w:rFonts w:cs="Times New Roman"/>
          <w:vertAlign w:val="subscript"/>
        </w:rPr>
        <w:t>m</w:t>
      </w:r>
      <w:proofErr w:type="spellEnd"/>
      <w:r>
        <w:rPr>
          <w:rFonts w:cs="Times New Roman"/>
        </w:rPr>
        <w:t>=</w:t>
      </w:r>
      <w:proofErr w:type="spellStart"/>
      <w:r w:rsidR="001D1782">
        <w:rPr>
          <w:rFonts w:cs="Times New Roman"/>
        </w:rPr>
        <w:t>HDD</w:t>
      </w:r>
      <w:r w:rsidR="001D1782" w:rsidRPr="00F1743C">
        <w:rPr>
          <w:rFonts w:cs="Times New Roman"/>
          <w:vertAlign w:val="subscript"/>
        </w:rPr>
        <w:t>prev</w:t>
      </w:r>
      <w:r w:rsidR="001D1782">
        <w:rPr>
          <w:rFonts w:cs="Times New Roman"/>
        </w:rPr>
        <w:t>+N</w:t>
      </w:r>
      <w:r w:rsidR="001D1782" w:rsidRPr="00F1743C">
        <w:rPr>
          <w:rFonts w:cs="Times New Roman"/>
          <w:vertAlign w:val="subscript"/>
        </w:rPr>
        <w:t>pro</w:t>
      </w:r>
      <w:proofErr w:type="spellEnd"/>
      <w:r w:rsidR="001D1782">
        <w:rPr>
          <w:rFonts w:cs="Times New Roman" w:hint="eastAsia"/>
        </w:rPr>
        <w:t>*</w:t>
      </w:r>
      <w:r w:rsidR="001D1782">
        <w:rPr>
          <w:rFonts w:cs="Times New Roman"/>
        </w:rPr>
        <w:t>t</w:t>
      </w:r>
      <w:r w:rsidR="00066C7C">
        <w:rPr>
          <w:rFonts w:cs="Times New Roman" w:hint="eastAsia"/>
        </w:rPr>
        <w:t>*</w:t>
      </w:r>
      <w:r w:rsidR="00066C7C">
        <w:rPr>
          <w:rFonts w:cs="Times New Roman"/>
        </w:rPr>
        <w:t>u</w:t>
      </w:r>
    </w:p>
    <w:p w14:paraId="1B998B99" w14:textId="3F7BD801" w:rsidR="00C560AA" w:rsidRDefault="005E5412" w:rsidP="007D010C">
      <w:pPr>
        <w:spacing w:line="360" w:lineRule="auto"/>
        <w:ind w:firstLine="420"/>
        <w:rPr>
          <w:rFonts w:cs="Times New Roman"/>
        </w:rPr>
      </w:pPr>
      <w:r>
        <w:rPr>
          <w:rFonts w:cs="Times New Roman" w:hint="eastAsia"/>
        </w:rPr>
        <w:t>其中</w:t>
      </w:r>
      <w:proofErr w:type="spellStart"/>
      <w:r>
        <w:rPr>
          <w:rFonts w:cs="Times New Roman" w:hint="eastAsia"/>
        </w:rPr>
        <w:t>HDD</w:t>
      </w:r>
      <w:r>
        <w:rPr>
          <w:rFonts w:cs="Times New Roman"/>
          <w:vertAlign w:val="subscript"/>
        </w:rPr>
        <w:t>m</w:t>
      </w:r>
      <w:proofErr w:type="spellEnd"/>
      <w:r>
        <w:rPr>
          <w:rFonts w:cs="Times New Roman" w:hint="eastAsia"/>
        </w:rPr>
        <w:t>为该矿工的HDD余额，</w:t>
      </w:r>
      <w:proofErr w:type="spellStart"/>
      <w:r>
        <w:rPr>
          <w:rFonts w:cs="Times New Roman"/>
        </w:rPr>
        <w:t>HDD</w:t>
      </w:r>
      <w:r w:rsidRPr="00F937EC">
        <w:rPr>
          <w:rFonts w:cs="Times New Roman"/>
          <w:vertAlign w:val="subscript"/>
        </w:rPr>
        <w:t>prev</w:t>
      </w:r>
      <w:proofErr w:type="spellEnd"/>
      <w:r>
        <w:rPr>
          <w:rFonts w:cs="Times New Roman" w:hint="eastAsia"/>
        </w:rPr>
        <w:t>为</w:t>
      </w:r>
      <w:r w:rsidR="00ED62D3">
        <w:rPr>
          <w:rFonts w:cs="Times New Roman" w:hint="eastAsia"/>
        </w:rPr>
        <w:t>该矿工</w:t>
      </w:r>
      <w:r w:rsidR="00102E07">
        <w:rPr>
          <w:rFonts w:cs="Times New Roman" w:hint="eastAsia"/>
        </w:rPr>
        <w:t>上一次生产空间变动时</w:t>
      </w:r>
      <w:r w:rsidR="00ED62D3">
        <w:rPr>
          <w:rFonts w:cs="Times New Roman" w:hint="eastAsia"/>
        </w:rPr>
        <w:t>的</w:t>
      </w:r>
      <w:r w:rsidR="00102E07">
        <w:rPr>
          <w:rFonts w:cs="Times New Roman" w:hint="eastAsia"/>
        </w:rPr>
        <w:t>HDD</w:t>
      </w:r>
      <w:r w:rsidR="00ED62D3">
        <w:rPr>
          <w:rFonts w:cs="Times New Roman" w:hint="eastAsia"/>
        </w:rPr>
        <w:t>余额</w:t>
      </w:r>
      <w:r>
        <w:rPr>
          <w:rFonts w:cs="Times New Roman" w:hint="eastAsia"/>
        </w:rPr>
        <w:t>，</w:t>
      </w:r>
      <w:proofErr w:type="spellStart"/>
      <w:r w:rsidR="009E1D6E">
        <w:rPr>
          <w:rFonts w:cs="Times New Roman"/>
        </w:rPr>
        <w:t>N</w:t>
      </w:r>
      <w:r w:rsidR="009E1D6E" w:rsidRPr="00F937EC">
        <w:rPr>
          <w:rFonts w:cs="Times New Roman"/>
          <w:vertAlign w:val="subscript"/>
        </w:rPr>
        <w:t>pro</w:t>
      </w:r>
      <w:proofErr w:type="spellEnd"/>
      <w:r w:rsidR="009E1D6E">
        <w:rPr>
          <w:rFonts w:cs="Times New Roman" w:hint="eastAsia"/>
        </w:rPr>
        <w:t>为</w:t>
      </w:r>
      <w:r w:rsidR="00ED62D3">
        <w:rPr>
          <w:rFonts w:cs="Times New Roman" w:hint="eastAsia"/>
        </w:rPr>
        <w:t>生产空间大小</w:t>
      </w:r>
      <w:r w:rsidR="009E1D6E">
        <w:rPr>
          <w:rFonts w:cs="Times New Roman" w:hint="eastAsia"/>
        </w:rPr>
        <w:t>，t为</w:t>
      </w:r>
      <w:r w:rsidR="00ED62D3">
        <w:rPr>
          <w:rFonts w:cs="Times New Roman" w:hint="eastAsia"/>
        </w:rPr>
        <w:t>上一</w:t>
      </w:r>
      <w:r w:rsidR="007317AA">
        <w:rPr>
          <w:rFonts w:cs="Times New Roman" w:hint="eastAsia"/>
        </w:rPr>
        <w:t>次生产空间变动</w:t>
      </w:r>
      <w:r w:rsidR="00ED62D3">
        <w:rPr>
          <w:rFonts w:cs="Times New Roman" w:hint="eastAsia"/>
        </w:rPr>
        <w:t>到现在的记账</w:t>
      </w:r>
      <w:r w:rsidR="009E1D6E">
        <w:rPr>
          <w:rFonts w:cs="Times New Roman" w:hint="eastAsia"/>
        </w:rPr>
        <w:t>周期数</w:t>
      </w:r>
      <w:r w:rsidR="00066C7C">
        <w:rPr>
          <w:rFonts w:cs="Times New Roman" w:hint="eastAsia"/>
        </w:rPr>
        <w:t>,</w:t>
      </w:r>
      <w:r w:rsidR="00066C7C">
        <w:rPr>
          <w:rFonts w:cs="Times New Roman"/>
        </w:rPr>
        <w:t>u</w:t>
      </w:r>
      <w:r w:rsidR="00066C7C">
        <w:rPr>
          <w:rFonts w:cs="Times New Roman" w:hint="eastAsia"/>
        </w:rPr>
        <w:t>为每个数据分片</w:t>
      </w:r>
      <w:r w:rsidR="00F46E2B">
        <w:rPr>
          <w:rFonts w:cs="Times New Roman" w:hint="eastAsia"/>
        </w:rPr>
        <w:t>每个记账周期的收益，</w:t>
      </w:r>
      <w:r w:rsidR="002142F5">
        <w:rPr>
          <w:rFonts w:cs="Times New Roman" w:hint="eastAsia"/>
        </w:rPr>
        <w:t>u</w:t>
      </w:r>
      <w:r w:rsidR="002142F5">
        <w:rPr>
          <w:rFonts w:cs="Times New Roman"/>
        </w:rPr>
        <w:t>=1/(1GB/PFL)/</w:t>
      </w:r>
      <w:r w:rsidR="004648EF">
        <w:rPr>
          <w:rFonts w:cs="Times New Roman"/>
        </w:rPr>
        <w:t>(1</w:t>
      </w:r>
      <w:r w:rsidR="004648EF">
        <w:rPr>
          <w:rFonts w:cs="Times New Roman" w:hint="eastAsia"/>
        </w:rPr>
        <w:t>年/</w:t>
      </w:r>
      <w:r w:rsidR="00DF79F8">
        <w:rPr>
          <w:rFonts w:cs="Times New Roman"/>
        </w:rPr>
        <w:t>PPC)</w:t>
      </w:r>
      <w:r w:rsidR="00F62E3B">
        <w:rPr>
          <w:rFonts w:cs="Times New Roman" w:hint="eastAsia"/>
        </w:rPr>
        <w:t>。</w:t>
      </w:r>
    </w:p>
    <w:p w14:paraId="37BC4633" w14:textId="1D39C637" w:rsidR="00205450" w:rsidRDefault="0019295F" w:rsidP="00205450">
      <w:pPr>
        <w:spacing w:line="360" w:lineRule="auto"/>
        <w:ind w:firstLine="420"/>
        <w:rPr>
          <w:rFonts w:cs="Times New Roman"/>
        </w:rPr>
      </w:pPr>
      <w:r>
        <w:rPr>
          <w:rFonts w:cs="Times New Roman" w:hint="eastAsia"/>
        </w:rPr>
        <w:t>超级节点会在每个更新周期都遍历所有用户，</w:t>
      </w:r>
      <w:r w:rsidR="004A4334">
        <w:rPr>
          <w:rFonts w:cs="Times New Roman" w:hint="eastAsia"/>
        </w:rPr>
        <w:t>更新其</w:t>
      </w:r>
      <w:r w:rsidR="0027460A">
        <w:rPr>
          <w:rFonts w:cs="Times New Roman" w:hint="eastAsia"/>
        </w:rPr>
        <w:t>每周期费用</w:t>
      </w:r>
      <w:r w:rsidR="004A4334">
        <w:rPr>
          <w:rFonts w:cs="Times New Roman" w:hint="eastAsia"/>
        </w:rPr>
        <w:t>。更新方法可以是这样：</w:t>
      </w:r>
      <w:r w:rsidR="004A4334" w:rsidRPr="009C46F0">
        <w:rPr>
          <w:rFonts w:cs="Times New Roman" w:hint="eastAsia"/>
        </w:rPr>
        <w:t>遍历每个用户的所有文件，比对其是否涉及最近系统上传的</w:t>
      </w:r>
      <w:r w:rsidR="00BA1045">
        <w:rPr>
          <w:rFonts w:cs="Times New Roman" w:hint="eastAsia"/>
        </w:rPr>
        <w:t>数据块</w:t>
      </w:r>
      <w:r w:rsidR="00073E69" w:rsidRPr="009C46F0">
        <w:rPr>
          <w:rFonts w:cs="Times New Roman" w:hint="eastAsia"/>
        </w:rPr>
        <w:t>，涉及的话</w:t>
      </w:r>
      <w:r w:rsidR="007A6458" w:rsidRPr="009C46F0">
        <w:rPr>
          <w:rFonts w:cs="Times New Roman" w:hint="eastAsia"/>
        </w:rPr>
        <w:t>就重新计算该</w:t>
      </w:r>
      <w:r w:rsidR="00205450" w:rsidRPr="009C46F0">
        <w:rPr>
          <w:rFonts w:cs="Times New Roman" w:hint="eastAsia"/>
        </w:rPr>
        <w:t>文件的存储</w:t>
      </w:r>
      <w:r w:rsidR="00847FC9">
        <w:rPr>
          <w:rFonts w:cs="Times New Roman" w:hint="eastAsia"/>
        </w:rPr>
        <w:t>费用</w:t>
      </w:r>
      <w:r w:rsidR="00205450" w:rsidRPr="009C46F0">
        <w:rPr>
          <w:rFonts w:cs="Times New Roman" w:hint="eastAsia"/>
        </w:rPr>
        <w:t>，相应减少该用户的</w:t>
      </w:r>
      <w:r w:rsidR="0027460A">
        <w:rPr>
          <w:rFonts w:cs="Times New Roman" w:hint="eastAsia"/>
        </w:rPr>
        <w:t>每周期费用</w:t>
      </w:r>
      <w:r w:rsidR="00205450">
        <w:rPr>
          <w:rFonts w:cs="Times New Roman" w:hint="eastAsia"/>
        </w:rPr>
        <w:t>。</w:t>
      </w:r>
    </w:p>
    <w:p w14:paraId="32CB2BFD" w14:textId="4C75FCD4" w:rsidR="00073E69" w:rsidRPr="009C46F0" w:rsidRDefault="00205450" w:rsidP="009C46F0">
      <w:pPr>
        <w:spacing w:line="360" w:lineRule="auto"/>
        <w:ind w:firstLine="420"/>
        <w:rPr>
          <w:rFonts w:cs="Times New Roman"/>
        </w:rPr>
      </w:pPr>
      <w:r w:rsidRPr="009C46F0">
        <w:rPr>
          <w:rFonts w:cs="Times New Roman" w:hint="eastAsia"/>
        </w:rPr>
        <w:t>超级节点</w:t>
      </w:r>
      <w:r w:rsidR="00C90B25">
        <w:rPr>
          <w:rFonts w:cs="Times New Roman" w:hint="eastAsia"/>
        </w:rPr>
        <w:t>每隔一段时间（例如一周或一个月）做一次一致性检查，包括各元数据的一致性，也包括全部重算</w:t>
      </w:r>
      <w:r w:rsidR="00FE5720">
        <w:rPr>
          <w:rFonts w:cs="Times New Roman" w:hint="eastAsia"/>
        </w:rPr>
        <w:t>引用次数</w:t>
      </w:r>
      <w:r w:rsidR="00030B4B">
        <w:rPr>
          <w:rFonts w:cs="Times New Roman" w:hint="eastAsia"/>
        </w:rPr>
        <w:t>和每周期费用</w:t>
      </w:r>
      <w:r w:rsidR="000F3037">
        <w:rPr>
          <w:rFonts w:cs="Times New Roman" w:hint="eastAsia"/>
        </w:rPr>
        <w:t>。</w:t>
      </w:r>
    </w:p>
    <w:p w14:paraId="46D55EAE" w14:textId="77777777" w:rsidR="007D010C" w:rsidRPr="007D010C" w:rsidRDefault="007D010C" w:rsidP="007D010C">
      <w:pPr>
        <w:numPr>
          <w:ilvl w:val="0"/>
          <w:numId w:val="2"/>
        </w:numPr>
        <w:spacing w:line="360" w:lineRule="auto"/>
        <w:rPr>
          <w:rFonts w:cs="Times New Roman"/>
        </w:rPr>
      </w:pPr>
      <w:r w:rsidRPr="007D010C">
        <w:rPr>
          <w:rFonts w:cs="Times New Roman" w:hint="eastAsia"/>
        </w:rPr>
        <w:t>在网络连通性出问题的情况下负责协调中继节点保证对上传</w:t>
      </w:r>
      <w:r w:rsidRPr="007D010C">
        <w:rPr>
          <w:rFonts w:cs="Times New Roman"/>
        </w:rPr>
        <w:t>/</w:t>
      </w:r>
      <w:r w:rsidRPr="007D010C">
        <w:rPr>
          <w:rFonts w:cs="Times New Roman" w:hint="eastAsia"/>
        </w:rPr>
        <w:t>下载操作的正常进行</w:t>
      </w:r>
    </w:p>
    <w:p w14:paraId="029E1108" w14:textId="77777777" w:rsidR="007D010C" w:rsidRPr="007D010C" w:rsidRDefault="008D2735" w:rsidP="007D010C">
      <w:pPr>
        <w:spacing w:line="360" w:lineRule="auto"/>
        <w:ind w:firstLine="420"/>
        <w:rPr>
          <w:rFonts w:cs="Times New Roman"/>
        </w:rPr>
      </w:pPr>
      <w:r>
        <w:rPr>
          <w:rFonts w:cs="Times New Roman" w:hint="eastAsia"/>
        </w:rPr>
        <w:t>此部分可参考P</w:t>
      </w:r>
      <w:r>
        <w:rPr>
          <w:rFonts w:cs="Times New Roman"/>
        </w:rPr>
        <w:t>2P</w:t>
      </w:r>
      <w:r>
        <w:rPr>
          <w:rFonts w:cs="Times New Roman" w:hint="eastAsia"/>
        </w:rPr>
        <w:t>网络部份的内容</w:t>
      </w:r>
      <w:r w:rsidR="007D010C" w:rsidRPr="007D010C">
        <w:rPr>
          <w:rFonts w:cs="Times New Roman" w:hint="eastAsia"/>
        </w:rPr>
        <w:t>。</w:t>
      </w:r>
    </w:p>
    <w:p w14:paraId="05000EE4" w14:textId="77777777" w:rsidR="007D010C" w:rsidRPr="007D010C" w:rsidRDefault="007D010C" w:rsidP="007D010C">
      <w:pPr>
        <w:numPr>
          <w:ilvl w:val="0"/>
          <w:numId w:val="2"/>
        </w:numPr>
        <w:spacing w:line="360" w:lineRule="auto"/>
        <w:rPr>
          <w:rFonts w:cs="Times New Roman"/>
        </w:rPr>
      </w:pPr>
      <w:r w:rsidRPr="007D010C">
        <w:rPr>
          <w:rFonts w:cs="Times New Roman" w:hint="eastAsia"/>
        </w:rPr>
        <w:t>超级节点具有图形化管理端，可对超级节点进行监控和配置</w:t>
      </w:r>
    </w:p>
    <w:p w14:paraId="6E47F008" w14:textId="2EB9ECC8" w:rsidR="007D010C" w:rsidRDefault="007D010C" w:rsidP="007D010C">
      <w:pPr>
        <w:spacing w:line="360" w:lineRule="auto"/>
        <w:ind w:firstLine="420"/>
        <w:rPr>
          <w:rFonts w:cs="Times New Roman"/>
        </w:rPr>
      </w:pPr>
      <w:r w:rsidRPr="007D010C">
        <w:rPr>
          <w:rFonts w:cs="Times New Roman" w:hint="eastAsia"/>
        </w:rPr>
        <w:t>每个超级节点都包含一个图形化控制界面，可以在这里对各节点状态，存储</w:t>
      </w:r>
      <w:r w:rsidR="00F42DA9">
        <w:rPr>
          <w:rFonts w:cs="Times New Roman" w:hint="eastAsia"/>
        </w:rPr>
        <w:t>空间使用状况</w:t>
      </w:r>
      <w:r w:rsidRPr="007D010C">
        <w:rPr>
          <w:rFonts w:cs="Times New Roman" w:hint="eastAsia"/>
        </w:rPr>
        <w:t>，</w:t>
      </w:r>
      <w:r w:rsidR="00F42DA9">
        <w:rPr>
          <w:rFonts w:cs="Times New Roman" w:hint="eastAsia"/>
        </w:rPr>
        <w:t>CPU使用率，</w:t>
      </w:r>
      <w:r w:rsidRPr="007D010C">
        <w:rPr>
          <w:rFonts w:cs="Times New Roman" w:hint="eastAsia"/>
        </w:rPr>
        <w:t>带宽占用</w:t>
      </w:r>
      <w:r w:rsidR="00F42DA9">
        <w:rPr>
          <w:rFonts w:cs="Times New Roman" w:hint="eastAsia"/>
        </w:rPr>
        <w:t>，日志信息（尤其是报警信息）</w:t>
      </w:r>
      <w:r w:rsidRPr="007D010C">
        <w:rPr>
          <w:rFonts w:cs="Times New Roman" w:hint="eastAsia"/>
        </w:rPr>
        <w:t>等信息进行监控，以确保整个</w:t>
      </w:r>
      <w:r w:rsidRPr="007D010C">
        <w:rPr>
          <w:rFonts w:cs="Times New Roman"/>
        </w:rPr>
        <w:t>YottaChain</w:t>
      </w:r>
      <w:r w:rsidRPr="007D010C">
        <w:rPr>
          <w:rFonts w:cs="Times New Roman" w:hint="eastAsia"/>
        </w:rPr>
        <w:t>存储网络的正常运行。</w:t>
      </w:r>
    </w:p>
    <w:p w14:paraId="58D0645F" w14:textId="77777777" w:rsidR="00F50084" w:rsidRPr="007D010C" w:rsidRDefault="00F50084" w:rsidP="00F50084">
      <w:pPr>
        <w:spacing w:line="360" w:lineRule="auto"/>
        <w:rPr>
          <w:rFonts w:cs="Times New Roman"/>
        </w:rPr>
      </w:pPr>
    </w:p>
    <w:p w14:paraId="4DA77CC8" w14:textId="77777777" w:rsidR="007D010C" w:rsidRPr="007D010C" w:rsidRDefault="007D010C" w:rsidP="007D010C">
      <w:pPr>
        <w:numPr>
          <w:ilvl w:val="0"/>
          <w:numId w:val="1"/>
        </w:numPr>
        <w:spacing w:line="360" w:lineRule="auto"/>
        <w:rPr>
          <w:rFonts w:cs="Times New Roman"/>
        </w:rPr>
      </w:pPr>
      <w:r w:rsidRPr="007D010C">
        <w:rPr>
          <w:rFonts w:cs="Times New Roman" w:hint="eastAsia"/>
        </w:rPr>
        <w:t>激励网络：</w:t>
      </w:r>
    </w:p>
    <w:p w14:paraId="2D6AF08E" w14:textId="2DBD765F" w:rsidR="007D010C" w:rsidRPr="007D010C" w:rsidRDefault="007D010C" w:rsidP="007D010C">
      <w:pPr>
        <w:spacing w:line="360" w:lineRule="auto"/>
        <w:ind w:firstLine="420"/>
        <w:rPr>
          <w:rFonts w:cs="Times New Roman"/>
        </w:rPr>
      </w:pPr>
      <w:r w:rsidRPr="007D010C">
        <w:rPr>
          <w:rFonts w:cs="Times New Roman" w:hint="eastAsia"/>
        </w:rPr>
        <w:t>激励网络是由</w:t>
      </w:r>
      <w:r w:rsidR="002F4D0B">
        <w:rPr>
          <w:rFonts w:cs="Times New Roman" w:hint="eastAsia"/>
        </w:rPr>
        <w:t>基于</w:t>
      </w:r>
      <w:r w:rsidRPr="007D010C">
        <w:rPr>
          <w:rFonts w:cs="Times New Roman"/>
        </w:rPr>
        <w:t>EOS</w:t>
      </w:r>
      <w:r w:rsidR="002F4D0B">
        <w:rPr>
          <w:rFonts w:cs="Times New Roman" w:hint="eastAsia"/>
        </w:rPr>
        <w:t>代码分叉的</w:t>
      </w:r>
      <w:r w:rsidRPr="007D010C">
        <w:rPr>
          <w:rFonts w:cs="Times New Roman" w:hint="eastAsia"/>
        </w:rPr>
        <w:t>，智能合约为超级节点暴露出一组标准</w:t>
      </w:r>
      <w:r w:rsidRPr="007D010C">
        <w:rPr>
          <w:rFonts w:cs="Times New Roman"/>
        </w:rPr>
        <w:t>API</w:t>
      </w:r>
      <w:r w:rsidRPr="007D010C">
        <w:rPr>
          <w:rFonts w:cs="Times New Roman" w:hint="eastAsia"/>
        </w:rPr>
        <w:t>，以供其对激励数据进行修改与更新。</w:t>
      </w:r>
    </w:p>
    <w:p w14:paraId="7A9B40A3" w14:textId="65712A7A" w:rsidR="007D010C" w:rsidRPr="007D010C" w:rsidRDefault="007D010C" w:rsidP="007D010C">
      <w:pPr>
        <w:spacing w:line="360" w:lineRule="auto"/>
        <w:ind w:firstLine="420"/>
        <w:rPr>
          <w:rFonts w:cs="Times New Roman"/>
        </w:rPr>
      </w:pPr>
    </w:p>
    <w:p w14:paraId="2486748B" w14:textId="73304B3B" w:rsidR="000D57A2" w:rsidRPr="007D010C" w:rsidRDefault="007D010C" w:rsidP="007D010C">
      <w:pPr>
        <w:spacing w:line="360" w:lineRule="auto"/>
        <w:rPr>
          <w:rFonts w:cs="Times New Roman"/>
        </w:rPr>
      </w:pPr>
      <w:r w:rsidRPr="007D010C">
        <w:rPr>
          <w:rFonts w:cs="Times New Roman"/>
        </w:rPr>
        <w:tab/>
        <w:t>YottaChain</w:t>
      </w:r>
      <w:r w:rsidRPr="007D010C">
        <w:rPr>
          <w:rFonts w:cs="Times New Roman" w:hint="eastAsia"/>
        </w:rPr>
        <w:t>采用</w:t>
      </w:r>
      <w:proofErr w:type="gramStart"/>
      <w:r w:rsidRPr="007D010C">
        <w:rPr>
          <w:rFonts w:cs="Times New Roman" w:hint="eastAsia"/>
        </w:rPr>
        <w:t>双层通证的</w:t>
      </w:r>
      <w:proofErr w:type="gramEnd"/>
      <w:r w:rsidRPr="007D010C">
        <w:rPr>
          <w:rFonts w:cs="Times New Roman" w:hint="eastAsia"/>
        </w:rPr>
        <w:t>激励方案，每个</w:t>
      </w:r>
      <w:r w:rsidRPr="007D010C">
        <w:rPr>
          <w:rFonts w:cs="Times New Roman"/>
        </w:rPr>
        <w:t>YottaChain</w:t>
      </w:r>
      <w:r w:rsidRPr="007D010C">
        <w:rPr>
          <w:rFonts w:cs="Times New Roman" w:hint="eastAsia"/>
        </w:rPr>
        <w:t>账号</w:t>
      </w:r>
      <w:r w:rsidR="00471310">
        <w:rPr>
          <w:rFonts w:cs="Times New Roman" w:hint="eastAsia"/>
        </w:rPr>
        <w:t>拥有流通币YTA和若干资源通证（MVP只实现HDD）</w:t>
      </w:r>
      <w:r w:rsidRPr="007D010C">
        <w:rPr>
          <w:rFonts w:cs="Times New Roman" w:hint="eastAsia"/>
        </w:rPr>
        <w:t>，其中</w:t>
      </w:r>
      <w:r w:rsidRPr="007D010C">
        <w:rPr>
          <w:rFonts w:cs="Times New Roman"/>
        </w:rPr>
        <w:t>YTA</w:t>
      </w:r>
      <w:r w:rsidR="00471310">
        <w:rPr>
          <w:rFonts w:cs="Times New Roman" w:hint="eastAsia"/>
        </w:rPr>
        <w:t>对应原始代码中的EOS，</w:t>
      </w:r>
      <w:r w:rsidR="00471310" w:rsidRPr="007D010C" w:rsidDel="00471310">
        <w:rPr>
          <w:rFonts w:cs="Times New Roman" w:hint="eastAsia"/>
        </w:rPr>
        <w:t xml:space="preserve"> </w:t>
      </w:r>
      <w:r w:rsidRPr="007D010C">
        <w:rPr>
          <w:rFonts w:cs="Times New Roman"/>
        </w:rPr>
        <w:t>HDD</w:t>
      </w:r>
      <w:r w:rsidR="00113F35">
        <w:rPr>
          <w:rFonts w:cs="Times New Roman" w:hint="eastAsia"/>
        </w:rPr>
        <w:t>是合约币，</w:t>
      </w:r>
      <w:r w:rsidR="00A27CA6">
        <w:rPr>
          <w:rFonts w:cs="Times New Roman" w:hint="eastAsia"/>
        </w:rPr>
        <w:t>通过</w:t>
      </w:r>
      <w:r w:rsidR="006A0A69">
        <w:rPr>
          <w:rFonts w:cs="Times New Roman" w:hint="eastAsia"/>
        </w:rPr>
        <w:t>智能合约</w:t>
      </w:r>
      <w:r w:rsidR="00A27CA6">
        <w:rPr>
          <w:rFonts w:cs="Times New Roman" w:hint="eastAsia"/>
        </w:rPr>
        <w:t>与YTA进行</w:t>
      </w:r>
      <w:r w:rsidRPr="007D010C">
        <w:rPr>
          <w:rFonts w:cs="Times New Roman" w:hint="eastAsia"/>
        </w:rPr>
        <w:t>交易。</w:t>
      </w:r>
    </w:p>
    <w:p w14:paraId="68E98D0C" w14:textId="24E26C88" w:rsidR="007D010C" w:rsidRPr="007D010C" w:rsidRDefault="007D010C" w:rsidP="00DF71D4">
      <w:pPr>
        <w:spacing w:line="360" w:lineRule="auto"/>
        <w:rPr>
          <w:rFonts w:cs="Times New Roman"/>
        </w:rPr>
      </w:pPr>
      <w:r w:rsidRPr="007D010C">
        <w:rPr>
          <w:rFonts w:cs="Times New Roman"/>
        </w:rPr>
        <w:tab/>
      </w:r>
      <w:del w:id="1558" w:author="Alex Wang" w:date="2019-04-23T21:28:00Z">
        <w:r w:rsidRPr="007D010C" w:rsidDel="001A67CD">
          <w:rPr>
            <w:rFonts w:cs="Times New Roman" w:hint="eastAsia"/>
          </w:rPr>
          <w:delText>如下图所示，</w:delText>
        </w:r>
      </w:del>
      <w:r w:rsidRPr="007D010C">
        <w:rPr>
          <w:rFonts w:cs="Times New Roman" w:hint="eastAsia"/>
        </w:rPr>
        <w:t>其中</w:t>
      </w:r>
      <w:r w:rsidRPr="007D010C">
        <w:rPr>
          <w:rFonts w:cs="Times New Roman"/>
        </w:rPr>
        <w:t>YTA</w:t>
      </w:r>
      <w:r w:rsidRPr="007D010C">
        <w:rPr>
          <w:rFonts w:cs="Times New Roman" w:hint="eastAsia"/>
        </w:rPr>
        <w:t>可在外部交易所进行流通，其市值由外部因素确定，</w:t>
      </w:r>
      <w:r w:rsidRPr="007D010C">
        <w:rPr>
          <w:rFonts w:cs="Times New Roman"/>
        </w:rPr>
        <w:t>HDD</w:t>
      </w:r>
      <w:r w:rsidRPr="007D010C">
        <w:rPr>
          <w:rFonts w:cs="Times New Roman" w:hint="eastAsia"/>
        </w:rPr>
        <w:t>为存储资源的</w:t>
      </w:r>
      <w:r w:rsidR="005E63F3">
        <w:rPr>
          <w:rFonts w:cs="Times New Roman" w:hint="eastAsia"/>
        </w:rPr>
        <w:t>计费</w:t>
      </w:r>
      <w:r w:rsidRPr="007D010C">
        <w:rPr>
          <w:rFonts w:cs="Times New Roman" w:hint="eastAsia"/>
        </w:rPr>
        <w:t>单位，</w:t>
      </w:r>
      <w:r w:rsidR="00225EBB">
        <w:rPr>
          <w:rFonts w:cs="Times New Roman" w:hint="eastAsia"/>
        </w:rPr>
        <w:t>矿工每存储1GB数据每年可获得1HDD，按</w:t>
      </w:r>
      <w:r w:rsidR="006B7D71">
        <w:rPr>
          <w:rFonts w:cs="Times New Roman" w:hint="eastAsia"/>
        </w:rPr>
        <w:t>每个</w:t>
      </w:r>
      <w:r w:rsidR="00225EBB">
        <w:rPr>
          <w:rFonts w:cs="Times New Roman" w:hint="eastAsia"/>
        </w:rPr>
        <w:t>记账周期</w:t>
      </w:r>
      <w:r w:rsidR="006B7D71">
        <w:rPr>
          <w:rFonts w:cs="Times New Roman" w:hint="eastAsia"/>
        </w:rPr>
        <w:t>为单位支付；用户存储时则跟其它有重复数据的用户分摊费用，</w:t>
      </w:r>
      <w:r w:rsidR="008636F5">
        <w:rPr>
          <w:rFonts w:cs="Times New Roman" w:hint="eastAsia"/>
        </w:rPr>
        <w:t>所以平均每HDD可以获得超过</w:t>
      </w:r>
      <w:r w:rsidRPr="007D010C">
        <w:rPr>
          <w:rFonts w:cs="Times New Roman"/>
        </w:rPr>
        <w:t>1GB/</w:t>
      </w:r>
      <w:r w:rsidRPr="007D010C">
        <w:rPr>
          <w:rFonts w:cs="Times New Roman" w:hint="eastAsia"/>
        </w:rPr>
        <w:t>年</w:t>
      </w:r>
      <w:r w:rsidR="00590A2C">
        <w:rPr>
          <w:rFonts w:cs="Times New Roman" w:hint="eastAsia"/>
        </w:rPr>
        <w:t>的存储服务</w:t>
      </w:r>
      <w:r w:rsidR="00A433BA">
        <w:rPr>
          <w:rFonts w:cs="Times New Roman" w:hint="eastAsia"/>
        </w:rPr>
        <w:t>。</w:t>
      </w:r>
      <w:r w:rsidRPr="007D010C">
        <w:rPr>
          <w:rFonts w:cs="Times New Roman" w:hint="eastAsia"/>
        </w:rPr>
        <w:t>当某用户需要存储文件时，需要在内部交易市场以账号内的</w:t>
      </w:r>
      <w:r w:rsidRPr="007D010C">
        <w:rPr>
          <w:rFonts w:cs="Times New Roman"/>
        </w:rPr>
        <w:t>YTA</w:t>
      </w:r>
      <w:r w:rsidRPr="007D010C">
        <w:rPr>
          <w:rFonts w:cs="Times New Roman" w:hint="eastAsia"/>
        </w:rPr>
        <w:t>兑换</w:t>
      </w:r>
      <w:r w:rsidRPr="007D010C">
        <w:rPr>
          <w:rFonts w:cs="Times New Roman"/>
        </w:rPr>
        <w:t>HDD</w:t>
      </w:r>
      <w:r w:rsidRPr="007D010C">
        <w:rPr>
          <w:rFonts w:cs="Times New Roman" w:hint="eastAsia"/>
        </w:rPr>
        <w:t>，</w:t>
      </w:r>
      <w:r w:rsidR="00526BD0">
        <w:rPr>
          <w:rFonts w:cs="Times New Roman" w:hint="eastAsia"/>
        </w:rPr>
        <w:t>系统将自动扣减</w:t>
      </w:r>
      <w:r w:rsidRPr="007D010C">
        <w:rPr>
          <w:rFonts w:cs="Times New Roman"/>
        </w:rPr>
        <w:t>HDD</w:t>
      </w:r>
      <w:r w:rsidR="00526BD0">
        <w:rPr>
          <w:rFonts w:cs="Times New Roman" w:hint="eastAsia"/>
        </w:rPr>
        <w:t>作为存储费用</w:t>
      </w:r>
      <w:r w:rsidRPr="007D010C">
        <w:rPr>
          <w:rFonts w:cs="Times New Roman" w:hint="eastAsia"/>
        </w:rPr>
        <w:t>。</w:t>
      </w:r>
    </w:p>
    <w:p w14:paraId="62D504D0" w14:textId="43EC0C58" w:rsidR="007D010C" w:rsidRPr="007D010C" w:rsidRDefault="007D010C" w:rsidP="00DF71D4">
      <w:pPr>
        <w:spacing w:line="360" w:lineRule="auto"/>
        <w:rPr>
          <w:rFonts w:cs="Times New Roman"/>
        </w:rPr>
      </w:pPr>
      <w:r w:rsidRPr="007D010C">
        <w:rPr>
          <w:rFonts w:cs="Times New Roman"/>
        </w:rPr>
        <w:tab/>
      </w:r>
      <w:del w:id="1559" w:author="Alex Wang" w:date="2019-04-23T21:29:00Z">
        <w:r w:rsidRPr="007D010C" w:rsidDel="001A67CD">
          <w:rPr>
            <w:rFonts w:cs="Times New Roman" w:hint="eastAsia"/>
          </w:rPr>
          <w:delText>其中左侧为普通用户账号，右侧为</w:delText>
        </w:r>
      </w:del>
      <w:del w:id="1560" w:author="Alex Wang" w:date="2019-04-23T21:22:00Z">
        <w:r w:rsidRPr="007D010C" w:rsidDel="00AF4E7B">
          <w:rPr>
            <w:rFonts w:cs="Times New Roman" w:hint="eastAsia"/>
          </w:rPr>
          <w:delText>存储节点</w:delText>
        </w:r>
      </w:del>
      <w:del w:id="1561" w:author="Alex Wang" w:date="2019-04-23T21:29:00Z">
        <w:r w:rsidRPr="007D010C" w:rsidDel="001A67CD">
          <w:rPr>
            <w:rFonts w:cs="Times New Roman" w:hint="eastAsia"/>
          </w:rPr>
          <w:delText>账号（账号本身的结构都是相同的，这里只按节点在交易过程中的角色进行区分）。</w:delText>
        </w:r>
      </w:del>
      <w:r w:rsidRPr="007D010C">
        <w:rPr>
          <w:rFonts w:cs="Times New Roman" w:hint="eastAsia"/>
        </w:rPr>
        <w:t>当一个</w:t>
      </w:r>
      <w:del w:id="1562" w:author="Alex Wang" w:date="2019-04-23T21:22:00Z">
        <w:r w:rsidRPr="007D010C" w:rsidDel="00AF4E7B">
          <w:rPr>
            <w:rFonts w:cs="Times New Roman" w:hint="eastAsia"/>
          </w:rPr>
          <w:delText>存储节点</w:delText>
        </w:r>
      </w:del>
      <w:ins w:id="1563" w:author="Alex Wang" w:date="2019-04-23T21:22:00Z">
        <w:r w:rsidR="00AF4E7B">
          <w:rPr>
            <w:rFonts w:cs="Times New Roman" w:hint="eastAsia"/>
          </w:rPr>
          <w:t>数据节点</w:t>
        </w:r>
      </w:ins>
      <w:r w:rsidRPr="007D010C">
        <w:rPr>
          <w:rFonts w:cs="Times New Roman" w:hint="eastAsia"/>
        </w:rPr>
        <w:t>注册时，</w:t>
      </w:r>
      <w:r w:rsidR="00CF3EF0">
        <w:rPr>
          <w:rFonts w:cs="Times New Roman" w:hint="eastAsia"/>
        </w:rPr>
        <w:t>会为其创建一个矿机账户，</w:t>
      </w:r>
      <w:r w:rsidR="002725BD">
        <w:rPr>
          <w:rFonts w:cs="Times New Roman" w:hint="eastAsia"/>
        </w:rPr>
        <w:t>系统</w:t>
      </w:r>
      <w:r w:rsidRPr="007D010C">
        <w:rPr>
          <w:rFonts w:cs="Times New Roman" w:hint="eastAsia"/>
        </w:rPr>
        <w:t>会预采购</w:t>
      </w:r>
      <w:r w:rsidR="00AF6E18">
        <w:rPr>
          <w:rFonts w:cs="Times New Roman" w:hint="eastAsia"/>
        </w:rPr>
        <w:t>部分</w:t>
      </w:r>
      <w:r w:rsidRPr="007D010C">
        <w:rPr>
          <w:rFonts w:cs="Times New Roman" w:hint="eastAsia"/>
        </w:rPr>
        <w:t>存储量</w:t>
      </w:r>
      <w:r w:rsidR="002725BD">
        <w:rPr>
          <w:rFonts w:cs="Times New Roman" w:hint="eastAsia"/>
        </w:rPr>
        <w:t>，该</w:t>
      </w:r>
      <w:del w:id="1564" w:author="Alex Wang" w:date="2019-04-23T21:22:00Z">
        <w:r w:rsidR="00EE112A" w:rsidDel="00AF4E7B">
          <w:rPr>
            <w:rFonts w:cs="Times New Roman" w:hint="eastAsia"/>
          </w:rPr>
          <w:delText>存储节点</w:delText>
        </w:r>
      </w:del>
      <w:ins w:id="1565" w:author="Alex Wang" w:date="2019-04-23T21:22:00Z">
        <w:r w:rsidR="00AF4E7B">
          <w:rPr>
            <w:rFonts w:cs="Times New Roman" w:hint="eastAsia"/>
          </w:rPr>
          <w:t>数据节点</w:t>
        </w:r>
      </w:ins>
      <w:r w:rsidR="002725BD">
        <w:rPr>
          <w:rFonts w:cs="Times New Roman" w:hint="eastAsia"/>
        </w:rPr>
        <w:t>注册时指定的钱包地址会每个记账周期都得到HDD收益</w:t>
      </w:r>
      <w:r w:rsidRPr="007D010C">
        <w:rPr>
          <w:rFonts w:cs="Times New Roman" w:hint="eastAsia"/>
        </w:rPr>
        <w:t>（比如该节点有</w:t>
      </w:r>
      <w:r w:rsidRPr="007D010C">
        <w:rPr>
          <w:rFonts w:cs="Times New Roman"/>
        </w:rPr>
        <w:t>1T</w:t>
      </w:r>
      <w:r w:rsidRPr="007D010C">
        <w:rPr>
          <w:rFonts w:cs="Times New Roman" w:hint="eastAsia"/>
        </w:rPr>
        <w:t>存储，</w:t>
      </w:r>
      <w:r w:rsidR="00AF6E18">
        <w:rPr>
          <w:rFonts w:cs="Times New Roman" w:hint="eastAsia"/>
        </w:rPr>
        <w:t>预采购</w:t>
      </w:r>
      <w:r w:rsidR="00185C43">
        <w:rPr>
          <w:rFonts w:cs="Times New Roman"/>
        </w:rPr>
        <w:t>1</w:t>
      </w:r>
      <w:r w:rsidR="00AF6E18">
        <w:rPr>
          <w:rFonts w:cs="Times New Roman" w:hint="eastAsia"/>
        </w:rPr>
        <w:t>0%，</w:t>
      </w:r>
      <w:r w:rsidR="001421D4">
        <w:rPr>
          <w:rFonts w:cs="Times New Roman" w:hint="eastAsia"/>
        </w:rPr>
        <w:t>一个记账周期是一天，</w:t>
      </w:r>
      <w:r w:rsidRPr="007D010C">
        <w:rPr>
          <w:rFonts w:cs="Times New Roman" w:hint="eastAsia"/>
        </w:rPr>
        <w:t>则该</w:t>
      </w:r>
      <w:del w:id="1566" w:author="Alex Wang" w:date="2019-04-23T21:22:00Z">
        <w:r w:rsidRPr="007D010C" w:rsidDel="00AF4E7B">
          <w:rPr>
            <w:rFonts w:cs="Times New Roman" w:hint="eastAsia"/>
          </w:rPr>
          <w:delText>存储节点</w:delText>
        </w:r>
      </w:del>
      <w:ins w:id="1567" w:author="Alex Wang" w:date="2019-04-23T21:22:00Z">
        <w:r w:rsidR="00AF4E7B">
          <w:rPr>
            <w:rFonts w:cs="Times New Roman" w:hint="eastAsia"/>
          </w:rPr>
          <w:t>数据节点</w:t>
        </w:r>
      </w:ins>
      <w:r w:rsidR="005072E1">
        <w:rPr>
          <w:rFonts w:cs="Times New Roman" w:hint="eastAsia"/>
        </w:rPr>
        <w:t>指定</w:t>
      </w:r>
      <w:r w:rsidRPr="007D010C">
        <w:rPr>
          <w:rFonts w:cs="Times New Roman" w:hint="eastAsia"/>
        </w:rPr>
        <w:t>的</w:t>
      </w:r>
      <w:r w:rsidRPr="007D010C">
        <w:rPr>
          <w:rFonts w:cs="Times New Roman"/>
        </w:rPr>
        <w:t>HDD</w:t>
      </w:r>
      <w:r w:rsidRPr="007D010C">
        <w:rPr>
          <w:rFonts w:cs="Times New Roman" w:hint="eastAsia"/>
        </w:rPr>
        <w:t>账户</w:t>
      </w:r>
      <w:r w:rsidR="005072E1">
        <w:rPr>
          <w:rFonts w:cs="Times New Roman" w:hint="eastAsia"/>
        </w:rPr>
        <w:t>每天都能产生</w:t>
      </w:r>
      <w:r w:rsidR="00806ED9">
        <w:rPr>
          <w:rFonts w:cs="Times New Roman"/>
        </w:rPr>
        <w:t>102.4</w:t>
      </w:r>
      <w:r w:rsidR="001421D4">
        <w:rPr>
          <w:rFonts w:cs="Times New Roman"/>
        </w:rPr>
        <w:t>/365</w:t>
      </w:r>
      <w:r w:rsidRPr="007D010C">
        <w:rPr>
          <w:rFonts w:cs="Times New Roman"/>
        </w:rPr>
        <w:t>HDD</w:t>
      </w:r>
      <w:r w:rsidR="005072E1">
        <w:rPr>
          <w:rFonts w:cs="Times New Roman" w:hint="eastAsia"/>
        </w:rPr>
        <w:t>的收益</w:t>
      </w:r>
      <w:r w:rsidRPr="007D010C">
        <w:rPr>
          <w:rFonts w:cs="Times New Roman" w:hint="eastAsia"/>
        </w:rPr>
        <w:t>），</w:t>
      </w:r>
      <w:proofErr w:type="gramStart"/>
      <w:r w:rsidR="00AF6E18">
        <w:rPr>
          <w:rFonts w:cs="Times New Roman" w:hint="eastAsia"/>
        </w:rPr>
        <w:t>当</w:t>
      </w:r>
      <w:r w:rsidR="001421D4">
        <w:rPr>
          <w:rFonts w:cs="Times New Roman" w:hint="eastAsia"/>
        </w:rPr>
        <w:t>预采购</w:t>
      </w:r>
      <w:proofErr w:type="gramEnd"/>
      <w:r w:rsidR="00AF6E18">
        <w:rPr>
          <w:rFonts w:cs="Times New Roman" w:hint="eastAsia"/>
        </w:rPr>
        <w:t>空间</w:t>
      </w:r>
      <w:r w:rsidR="00625A8E">
        <w:rPr>
          <w:rFonts w:cs="Times New Roman" w:hint="eastAsia"/>
        </w:rPr>
        <w:t>存满</w:t>
      </w:r>
      <w:r w:rsidR="00AF6E18">
        <w:rPr>
          <w:rFonts w:cs="Times New Roman" w:hint="eastAsia"/>
        </w:rPr>
        <w:t>时追加采购量</w:t>
      </w:r>
      <w:r w:rsidRPr="007D010C">
        <w:rPr>
          <w:rFonts w:cs="Times New Roman" w:hint="eastAsia"/>
        </w:rPr>
        <w:t>。此时</w:t>
      </w:r>
      <w:r w:rsidR="00886D04">
        <w:rPr>
          <w:rFonts w:cs="Times New Roman" w:hint="eastAsia"/>
        </w:rPr>
        <w:t>该</w:t>
      </w:r>
      <w:r w:rsidR="009A0515">
        <w:rPr>
          <w:rFonts w:cs="Times New Roman" w:hint="eastAsia"/>
        </w:rPr>
        <w:t>账户</w:t>
      </w:r>
      <w:r w:rsidR="00886D04">
        <w:rPr>
          <w:rFonts w:cs="Times New Roman" w:hint="eastAsia"/>
        </w:rPr>
        <w:t>所有者</w:t>
      </w:r>
      <w:r w:rsidRPr="007D010C">
        <w:rPr>
          <w:rFonts w:cs="Times New Roman" w:hint="eastAsia"/>
        </w:rPr>
        <w:t>可以选择将获得的</w:t>
      </w:r>
      <w:r w:rsidRPr="007D010C">
        <w:rPr>
          <w:rFonts w:cs="Times New Roman"/>
        </w:rPr>
        <w:t>HDD</w:t>
      </w:r>
      <w:r w:rsidRPr="007D010C">
        <w:rPr>
          <w:rFonts w:cs="Times New Roman" w:hint="eastAsia"/>
        </w:rPr>
        <w:t>兑换为</w:t>
      </w:r>
      <w:r w:rsidRPr="007D010C">
        <w:rPr>
          <w:rFonts w:cs="Times New Roman"/>
        </w:rPr>
        <w:t>YTA</w:t>
      </w:r>
      <w:r w:rsidRPr="007D010C">
        <w:rPr>
          <w:rFonts w:cs="Times New Roman" w:hint="eastAsia"/>
        </w:rPr>
        <w:t>，而</w:t>
      </w:r>
      <w:r w:rsidRPr="007D010C">
        <w:rPr>
          <w:rFonts w:cs="Times New Roman"/>
        </w:rPr>
        <w:t>HDD</w:t>
      </w:r>
      <w:r w:rsidRPr="007D010C">
        <w:rPr>
          <w:rFonts w:cs="Times New Roman" w:hint="eastAsia"/>
        </w:rPr>
        <w:t>会被交换到系统</w:t>
      </w:r>
      <w:r w:rsidRPr="007D010C">
        <w:rPr>
          <w:rFonts w:cs="Times New Roman"/>
        </w:rPr>
        <w:t>HDD</w:t>
      </w:r>
      <w:r w:rsidRPr="007D010C">
        <w:rPr>
          <w:rFonts w:cs="Times New Roman" w:hint="eastAsia"/>
        </w:rPr>
        <w:t>池。</w:t>
      </w:r>
      <w:r w:rsidRPr="007D010C">
        <w:rPr>
          <w:rFonts w:cs="Times New Roman"/>
        </w:rPr>
        <w:t xml:space="preserve"> </w:t>
      </w:r>
    </w:p>
    <w:p w14:paraId="21267848" w14:textId="6DD7AF89"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普通用户账号（存储使用者）在使用</w:t>
      </w:r>
      <w:r w:rsidRPr="007D010C">
        <w:rPr>
          <w:rFonts w:cs="Times New Roman"/>
        </w:rPr>
        <w:t>YottaChain</w:t>
      </w:r>
      <w:r w:rsidRPr="007D010C">
        <w:rPr>
          <w:rFonts w:cs="Times New Roman" w:hint="eastAsia"/>
        </w:rPr>
        <w:t>存储资源前需要使用</w:t>
      </w:r>
      <w:r w:rsidRPr="007D010C">
        <w:rPr>
          <w:rFonts w:cs="Times New Roman"/>
        </w:rPr>
        <w:t>YTA</w:t>
      </w:r>
      <w:r w:rsidRPr="007D010C">
        <w:rPr>
          <w:rFonts w:cs="Times New Roman" w:hint="eastAsia"/>
        </w:rPr>
        <w:t>兑换</w:t>
      </w:r>
      <w:r w:rsidRPr="007D010C">
        <w:rPr>
          <w:rFonts w:cs="Times New Roman"/>
        </w:rPr>
        <w:t>HDD</w:t>
      </w:r>
      <w:r w:rsidRPr="007D010C">
        <w:rPr>
          <w:rFonts w:cs="Times New Roman" w:hint="eastAsia"/>
        </w:rPr>
        <w:t>。当存储</w:t>
      </w:r>
      <w:r w:rsidR="002F1916">
        <w:rPr>
          <w:rFonts w:cs="Times New Roman" w:hint="eastAsia"/>
        </w:rPr>
        <w:t>一个</w:t>
      </w:r>
      <w:r w:rsidRPr="007D010C">
        <w:rPr>
          <w:rFonts w:cs="Times New Roman" w:hint="eastAsia"/>
        </w:rPr>
        <w:t>文件时，账户内的</w:t>
      </w:r>
      <w:r w:rsidRPr="007D010C">
        <w:rPr>
          <w:rFonts w:cs="Times New Roman"/>
        </w:rPr>
        <w:t>HDD</w:t>
      </w:r>
      <w:r w:rsidR="004E208D">
        <w:rPr>
          <w:rFonts w:cs="Times New Roman" w:hint="eastAsia"/>
        </w:rPr>
        <w:t>至少</w:t>
      </w:r>
      <w:proofErr w:type="gramStart"/>
      <w:r w:rsidR="00AA026F">
        <w:rPr>
          <w:rFonts w:cs="Times New Roman" w:hint="eastAsia"/>
        </w:rPr>
        <w:t>要够该文件</w:t>
      </w:r>
      <w:proofErr w:type="gramEnd"/>
      <w:r w:rsidR="00AA026F">
        <w:rPr>
          <w:rFonts w:cs="Times New Roman" w:hint="eastAsia"/>
        </w:rPr>
        <w:t>存储</w:t>
      </w:r>
      <w:r w:rsidR="00206E1C">
        <w:rPr>
          <w:rFonts w:cs="Times New Roman" w:hint="eastAsia"/>
        </w:rPr>
        <w:t>最短存储时间</w:t>
      </w:r>
      <w:r w:rsidR="00550157">
        <w:rPr>
          <w:rFonts w:cs="Times New Roman" w:hint="eastAsia"/>
        </w:rPr>
        <w:t>（按不去重计算）</w:t>
      </w:r>
      <w:r w:rsidR="00AA026F">
        <w:rPr>
          <w:rFonts w:cs="Times New Roman" w:hint="eastAsia"/>
        </w:rPr>
        <w:t>，</w:t>
      </w:r>
      <w:r w:rsidR="001C0EC4">
        <w:rPr>
          <w:rFonts w:cs="Times New Roman" w:hint="eastAsia"/>
        </w:rPr>
        <w:t>存储完成后</w:t>
      </w:r>
      <w:r w:rsidR="00C645E0">
        <w:rPr>
          <w:rFonts w:cs="Times New Roman" w:hint="eastAsia"/>
        </w:rPr>
        <w:t>HDD</w:t>
      </w:r>
      <w:r w:rsidR="00550157">
        <w:rPr>
          <w:rFonts w:cs="Times New Roman" w:hint="eastAsia"/>
        </w:rPr>
        <w:t>将直接扣除该文件</w:t>
      </w:r>
      <w:r w:rsidR="00206E1C">
        <w:rPr>
          <w:rFonts w:cs="Times New Roman" w:hint="eastAsia"/>
        </w:rPr>
        <w:t>最短存储时间</w:t>
      </w:r>
      <w:r w:rsidR="001C0EC4">
        <w:rPr>
          <w:rFonts w:cs="Times New Roman" w:hint="eastAsia"/>
        </w:rPr>
        <w:t>的存储</w:t>
      </w:r>
      <w:r w:rsidR="00847FC9">
        <w:rPr>
          <w:rFonts w:cs="Times New Roman" w:hint="eastAsia"/>
        </w:rPr>
        <w:t>费用</w:t>
      </w:r>
      <w:r w:rsidR="001C0EC4">
        <w:rPr>
          <w:rFonts w:cs="Times New Roman" w:hint="eastAsia"/>
        </w:rPr>
        <w:t>（</w:t>
      </w:r>
      <w:r w:rsidR="00C645E0">
        <w:rPr>
          <w:rFonts w:cs="Times New Roman" w:hint="eastAsia"/>
        </w:rPr>
        <w:t>以</w:t>
      </w:r>
      <w:r w:rsidR="00A433BA">
        <w:rPr>
          <w:rFonts w:cs="Times New Roman" w:hint="eastAsia"/>
        </w:rPr>
        <w:t>当时</w:t>
      </w:r>
      <w:r w:rsidR="00C645E0">
        <w:rPr>
          <w:rFonts w:cs="Times New Roman" w:hint="eastAsia"/>
        </w:rPr>
        <w:t>去重后的成本计算</w:t>
      </w:r>
      <w:r w:rsidR="001C0EC4">
        <w:rPr>
          <w:rFonts w:cs="Times New Roman" w:hint="eastAsia"/>
        </w:rPr>
        <w:t>）</w:t>
      </w:r>
      <w:r w:rsidR="003355F6">
        <w:rPr>
          <w:rFonts w:cs="Times New Roman" w:hint="eastAsia"/>
        </w:rPr>
        <w:t>；除了</w:t>
      </w:r>
      <w:r w:rsidR="00581CB1">
        <w:rPr>
          <w:rFonts w:cs="Times New Roman" w:hint="eastAsia"/>
        </w:rPr>
        <w:t>处于</w:t>
      </w:r>
      <w:r w:rsidR="00206E1C">
        <w:rPr>
          <w:rFonts w:cs="Times New Roman" w:hint="eastAsia"/>
        </w:rPr>
        <w:t>最短存储时间</w:t>
      </w:r>
      <w:r w:rsidR="00581CB1">
        <w:rPr>
          <w:rFonts w:cs="Times New Roman" w:hint="eastAsia"/>
        </w:rPr>
        <w:t>的新文件</w:t>
      </w:r>
      <w:r w:rsidR="003355F6">
        <w:rPr>
          <w:rFonts w:cs="Times New Roman" w:hint="eastAsia"/>
        </w:rPr>
        <w:t>外，</w:t>
      </w:r>
      <w:r w:rsidR="008561B1">
        <w:rPr>
          <w:rFonts w:cs="Times New Roman" w:hint="eastAsia"/>
        </w:rPr>
        <w:t>其它文件在每个记账周期都消耗用户</w:t>
      </w:r>
      <w:r w:rsidR="0027460A">
        <w:rPr>
          <w:rFonts w:cs="Times New Roman" w:hint="eastAsia"/>
        </w:rPr>
        <w:t>每周期费用</w:t>
      </w:r>
      <w:r w:rsidR="008561B1">
        <w:rPr>
          <w:rFonts w:cs="Times New Roman" w:hint="eastAsia"/>
        </w:rPr>
        <w:t>的HDD</w:t>
      </w:r>
      <w:r w:rsidR="002F1916">
        <w:rPr>
          <w:rFonts w:cs="Times New Roman" w:hint="eastAsia"/>
        </w:rPr>
        <w:t>。</w:t>
      </w:r>
      <w:r w:rsidR="0027460A">
        <w:rPr>
          <w:rFonts w:cs="Times New Roman" w:hint="eastAsia"/>
        </w:rPr>
        <w:t>每周期费用</w:t>
      </w:r>
      <w:r w:rsidR="008561B1">
        <w:rPr>
          <w:rFonts w:cs="Times New Roman" w:hint="eastAsia"/>
        </w:rPr>
        <w:t>是</w:t>
      </w:r>
      <w:r w:rsidR="002F1916">
        <w:rPr>
          <w:rFonts w:cs="Times New Roman" w:hint="eastAsia"/>
        </w:rPr>
        <w:t>按</w:t>
      </w:r>
      <w:r w:rsidR="008561B1">
        <w:rPr>
          <w:rFonts w:cs="Times New Roman" w:hint="eastAsia"/>
        </w:rPr>
        <w:t>去</w:t>
      </w:r>
      <w:proofErr w:type="gramStart"/>
      <w:r w:rsidR="008561B1">
        <w:rPr>
          <w:rFonts w:cs="Times New Roman" w:hint="eastAsia"/>
        </w:rPr>
        <w:t>重成本</w:t>
      </w:r>
      <w:proofErr w:type="gramEnd"/>
      <w:r w:rsidR="002F1916">
        <w:rPr>
          <w:rFonts w:cs="Times New Roman" w:hint="eastAsia"/>
        </w:rPr>
        <w:t>计算的</w:t>
      </w:r>
      <w:r w:rsidR="008561B1">
        <w:rPr>
          <w:rFonts w:cs="Times New Roman" w:hint="eastAsia"/>
        </w:rPr>
        <w:t>，即拥有相同文件的各用户共同分摊其存储成本，</w:t>
      </w:r>
      <w:r w:rsidR="000E3A17">
        <w:rPr>
          <w:rFonts w:cs="Times New Roman" w:hint="eastAsia"/>
        </w:rPr>
        <w:t>每个更新周期重新计算所有用户的</w:t>
      </w:r>
      <w:r w:rsidR="0027460A">
        <w:rPr>
          <w:rFonts w:cs="Times New Roman" w:hint="eastAsia"/>
        </w:rPr>
        <w:t>每周期费用</w:t>
      </w:r>
      <w:r w:rsidR="000E3A17">
        <w:rPr>
          <w:rFonts w:cs="Times New Roman" w:hint="eastAsia"/>
        </w:rPr>
        <w:t>。</w:t>
      </w:r>
      <w:r w:rsidR="005716BE">
        <w:rPr>
          <w:rFonts w:cs="Times New Roman" w:hint="eastAsia"/>
        </w:rPr>
        <w:t>当用户</w:t>
      </w:r>
      <w:r w:rsidR="00BB3502">
        <w:rPr>
          <w:rFonts w:cs="Times New Roman" w:hint="eastAsia"/>
        </w:rPr>
        <w:t>账号内的HDD被消耗完之后，该用户将无法访问其文件；如果该用户不能及时补充HDD，其存储的数据都将被删除</w:t>
      </w:r>
      <w:r w:rsidRPr="007D010C">
        <w:rPr>
          <w:rFonts w:cs="Times New Roman" w:hint="eastAsia"/>
        </w:rPr>
        <w:t>。</w:t>
      </w:r>
    </w:p>
    <w:p w14:paraId="10ADDE99" w14:textId="0F8DC098" w:rsidR="005C57FA" w:rsidRPr="005C57FA" w:rsidRDefault="005C57FA" w:rsidP="005C57FA">
      <w:pPr>
        <w:spacing w:line="360" w:lineRule="auto"/>
        <w:rPr>
          <w:ins w:id="1568" w:author="Alex Wang" w:date="2019-04-23T21:31:00Z"/>
          <w:rFonts w:cs="Times New Roman"/>
          <w:rPrChange w:id="1569" w:author="Alex Wang" w:date="2019-04-23T21:31:00Z">
            <w:rPr>
              <w:ins w:id="1570" w:author="Alex Wang" w:date="2019-04-23T21:31:00Z"/>
              <w:sz w:val="24"/>
              <w:szCs w:val="24"/>
            </w:rPr>
          </w:rPrChange>
        </w:rPr>
        <w:pPrChange w:id="1571" w:author="Alex Wang" w:date="2019-04-23T21:31:00Z">
          <w:pPr>
            <w:pStyle w:val="a4"/>
            <w:numPr>
              <w:numId w:val="42"/>
            </w:numPr>
            <w:spacing w:line="360" w:lineRule="auto"/>
            <w:ind w:left="432" w:firstLineChars="0" w:hanging="432"/>
          </w:pPr>
        </w:pPrChange>
      </w:pPr>
      <w:ins w:id="1572" w:author="Alex Wang" w:date="2019-04-23T21:31:00Z">
        <w:r w:rsidRPr="005C57FA">
          <w:rPr>
            <w:rFonts w:cs="Times New Roman" w:hint="eastAsia"/>
            <w:rPrChange w:id="1573" w:author="Alex Wang" w:date="2019-04-23T21:31:00Z">
              <w:rPr>
                <w:rFonts w:hint="eastAsia"/>
                <w:sz w:val="24"/>
                <w:szCs w:val="24"/>
              </w:rPr>
            </w:rPrChange>
          </w:rPr>
          <w:t>E</w:t>
        </w:r>
        <w:r w:rsidRPr="005C57FA">
          <w:rPr>
            <w:rFonts w:cs="Times New Roman"/>
            <w:rPrChange w:id="1574" w:author="Alex Wang" w:date="2019-04-23T21:31:00Z">
              <w:rPr>
                <w:sz w:val="24"/>
                <w:szCs w:val="24"/>
              </w:rPr>
            </w:rPrChange>
          </w:rPr>
          <w:t>OS</w:t>
        </w:r>
        <w:proofErr w:type="gramStart"/>
        <w:r w:rsidRPr="005C57FA">
          <w:rPr>
            <w:rFonts w:cs="Times New Roman" w:hint="eastAsia"/>
            <w:rPrChange w:id="1575" w:author="Alex Wang" w:date="2019-04-23T21:31:00Z">
              <w:rPr>
                <w:rFonts w:hint="eastAsia"/>
                <w:sz w:val="24"/>
                <w:szCs w:val="24"/>
              </w:rPr>
            </w:rPrChange>
          </w:rPr>
          <w:t>源码级</w:t>
        </w:r>
        <w:proofErr w:type="gramEnd"/>
        <w:r w:rsidRPr="005C57FA">
          <w:rPr>
            <w:rFonts w:cs="Times New Roman" w:hint="eastAsia"/>
            <w:rPrChange w:id="1576" w:author="Alex Wang" w:date="2019-04-23T21:31:00Z">
              <w:rPr>
                <w:rFonts w:hint="eastAsia"/>
                <w:sz w:val="24"/>
                <w:szCs w:val="24"/>
              </w:rPr>
            </w:rPrChange>
          </w:rPr>
          <w:t>开发包括如下内容：</w:t>
        </w:r>
      </w:ins>
    </w:p>
    <w:p w14:paraId="79413CDD" w14:textId="3AAC1DA9" w:rsidR="005C57FA" w:rsidRPr="005C57FA" w:rsidRDefault="005C57FA" w:rsidP="005C57FA">
      <w:pPr>
        <w:spacing w:line="360" w:lineRule="auto"/>
        <w:rPr>
          <w:ins w:id="1577" w:author="Alex Wang" w:date="2019-04-23T21:31:00Z"/>
          <w:rFonts w:cs="Times New Roman"/>
          <w:rPrChange w:id="1578" w:author="Alex Wang" w:date="2019-04-23T21:31:00Z">
            <w:rPr>
              <w:ins w:id="1579" w:author="Alex Wang" w:date="2019-04-23T21:31:00Z"/>
              <w:sz w:val="24"/>
              <w:szCs w:val="24"/>
            </w:rPr>
          </w:rPrChange>
        </w:rPr>
        <w:pPrChange w:id="1580" w:author="Alex Wang" w:date="2019-04-23T21:31:00Z">
          <w:pPr>
            <w:pStyle w:val="a4"/>
            <w:numPr>
              <w:numId w:val="43"/>
            </w:numPr>
            <w:spacing w:line="360" w:lineRule="auto"/>
            <w:ind w:left="360" w:firstLineChars="0" w:hanging="360"/>
          </w:pPr>
        </w:pPrChange>
      </w:pPr>
      <w:ins w:id="1581" w:author="Alex Wang" w:date="2019-04-23T21:32:00Z">
        <w:r>
          <w:rPr>
            <w:rFonts w:cs="Times New Roman" w:hint="eastAsia"/>
          </w:rPr>
          <w:t>1）</w:t>
        </w:r>
      </w:ins>
      <w:proofErr w:type="gramStart"/>
      <w:ins w:id="1582" w:author="Alex Wang" w:date="2019-04-23T21:31:00Z">
        <w:r w:rsidRPr="005C57FA">
          <w:rPr>
            <w:rFonts w:cs="Times New Roman" w:hint="eastAsia"/>
            <w:rPrChange w:id="1583" w:author="Alex Wang" w:date="2019-04-23T21:31:00Z">
              <w:rPr>
                <w:rFonts w:hint="eastAsia"/>
                <w:sz w:val="24"/>
                <w:szCs w:val="24"/>
              </w:rPr>
            </w:rPrChange>
          </w:rPr>
          <w:t>通证名称</w:t>
        </w:r>
        <w:proofErr w:type="gramEnd"/>
        <w:r w:rsidRPr="005C57FA">
          <w:rPr>
            <w:rFonts w:cs="Times New Roman" w:hint="eastAsia"/>
            <w:rPrChange w:id="1584" w:author="Alex Wang" w:date="2019-04-23T21:31:00Z">
              <w:rPr>
                <w:rFonts w:hint="eastAsia"/>
                <w:sz w:val="24"/>
                <w:szCs w:val="24"/>
              </w:rPr>
            </w:rPrChange>
          </w:rPr>
          <w:t>修改：</w:t>
        </w:r>
      </w:ins>
    </w:p>
    <w:p w14:paraId="56C8EDB5" w14:textId="77777777" w:rsidR="005C57FA" w:rsidRPr="005C57FA" w:rsidRDefault="005C57FA" w:rsidP="005C57FA">
      <w:pPr>
        <w:spacing w:line="360" w:lineRule="auto"/>
        <w:rPr>
          <w:ins w:id="1585" w:author="Alex Wang" w:date="2019-04-23T21:31:00Z"/>
          <w:rFonts w:cs="Times New Roman"/>
          <w:rPrChange w:id="1586" w:author="Alex Wang" w:date="2019-04-23T21:31:00Z">
            <w:rPr>
              <w:ins w:id="1587" w:author="Alex Wang" w:date="2019-04-23T21:31:00Z"/>
              <w:sz w:val="24"/>
              <w:szCs w:val="24"/>
            </w:rPr>
          </w:rPrChange>
        </w:rPr>
        <w:pPrChange w:id="1588" w:author="Alex Wang" w:date="2019-04-23T21:31:00Z">
          <w:pPr>
            <w:pStyle w:val="a4"/>
            <w:spacing w:line="360" w:lineRule="auto"/>
            <w:ind w:left="360" w:firstLineChars="0" w:firstLine="0"/>
          </w:pPr>
        </w:pPrChange>
      </w:pPr>
      <w:ins w:id="1589" w:author="Alex Wang" w:date="2019-04-23T21:31:00Z">
        <w:r w:rsidRPr="005C57FA">
          <w:rPr>
            <w:rFonts w:cs="Times New Roman" w:hint="eastAsia"/>
            <w:rPrChange w:id="1590" w:author="Alex Wang" w:date="2019-04-23T21:31:00Z">
              <w:rPr>
                <w:rFonts w:hint="eastAsia"/>
                <w:sz w:val="24"/>
                <w:szCs w:val="24"/>
              </w:rPr>
            </w:rPrChange>
          </w:rPr>
          <w:t>将E</w:t>
        </w:r>
        <w:r w:rsidRPr="005C57FA">
          <w:rPr>
            <w:rFonts w:cs="Times New Roman"/>
            <w:rPrChange w:id="1591" w:author="Alex Wang" w:date="2019-04-23T21:31:00Z">
              <w:rPr>
                <w:sz w:val="24"/>
                <w:szCs w:val="24"/>
              </w:rPr>
            </w:rPrChange>
          </w:rPr>
          <w:t>OS</w:t>
        </w:r>
        <w:proofErr w:type="gramStart"/>
        <w:r w:rsidRPr="005C57FA">
          <w:rPr>
            <w:rFonts w:cs="Times New Roman" w:hint="eastAsia"/>
            <w:rPrChange w:id="1592" w:author="Alex Wang" w:date="2019-04-23T21:31:00Z">
              <w:rPr>
                <w:rFonts w:hint="eastAsia"/>
                <w:sz w:val="24"/>
                <w:szCs w:val="24"/>
              </w:rPr>
            </w:rPrChange>
          </w:rPr>
          <w:t>原生通证名称</w:t>
        </w:r>
        <w:proofErr w:type="gramEnd"/>
        <w:r w:rsidRPr="005C57FA">
          <w:rPr>
            <w:rFonts w:cs="Times New Roman" w:hint="eastAsia"/>
            <w:rPrChange w:id="1593" w:author="Alex Wang" w:date="2019-04-23T21:31:00Z">
              <w:rPr>
                <w:rFonts w:hint="eastAsia"/>
                <w:sz w:val="24"/>
                <w:szCs w:val="24"/>
              </w:rPr>
            </w:rPrChange>
          </w:rPr>
          <w:t>由E</w:t>
        </w:r>
        <w:r w:rsidRPr="005C57FA">
          <w:rPr>
            <w:rFonts w:cs="Times New Roman"/>
            <w:rPrChange w:id="1594" w:author="Alex Wang" w:date="2019-04-23T21:31:00Z">
              <w:rPr>
                <w:sz w:val="24"/>
                <w:szCs w:val="24"/>
              </w:rPr>
            </w:rPrChange>
          </w:rPr>
          <w:t>OS</w:t>
        </w:r>
        <w:r w:rsidRPr="005C57FA">
          <w:rPr>
            <w:rFonts w:cs="Times New Roman" w:hint="eastAsia"/>
            <w:rPrChange w:id="1595" w:author="Alex Wang" w:date="2019-04-23T21:31:00Z">
              <w:rPr>
                <w:rFonts w:hint="eastAsia"/>
                <w:sz w:val="24"/>
                <w:szCs w:val="24"/>
              </w:rPr>
            </w:rPrChange>
          </w:rPr>
          <w:t>改为Y</w:t>
        </w:r>
        <w:r w:rsidRPr="005C57FA">
          <w:rPr>
            <w:rFonts w:cs="Times New Roman"/>
            <w:rPrChange w:id="1596" w:author="Alex Wang" w:date="2019-04-23T21:31:00Z">
              <w:rPr>
                <w:sz w:val="24"/>
                <w:szCs w:val="24"/>
              </w:rPr>
            </w:rPrChange>
          </w:rPr>
          <w:t>TA</w:t>
        </w:r>
      </w:ins>
    </w:p>
    <w:p w14:paraId="755429AB" w14:textId="44777657" w:rsidR="005C57FA" w:rsidRPr="005C57FA" w:rsidRDefault="005C57FA" w:rsidP="005C57FA">
      <w:pPr>
        <w:spacing w:line="360" w:lineRule="auto"/>
        <w:rPr>
          <w:ins w:id="1597" w:author="Alex Wang" w:date="2019-04-23T21:31:00Z"/>
          <w:rFonts w:cs="Times New Roman"/>
          <w:rPrChange w:id="1598" w:author="Alex Wang" w:date="2019-04-23T21:31:00Z">
            <w:rPr>
              <w:ins w:id="1599" w:author="Alex Wang" w:date="2019-04-23T21:31:00Z"/>
              <w:sz w:val="24"/>
              <w:szCs w:val="24"/>
            </w:rPr>
          </w:rPrChange>
        </w:rPr>
        <w:pPrChange w:id="1600" w:author="Alex Wang" w:date="2019-04-23T21:31:00Z">
          <w:pPr>
            <w:pStyle w:val="a4"/>
            <w:numPr>
              <w:numId w:val="43"/>
            </w:numPr>
            <w:spacing w:line="360" w:lineRule="auto"/>
            <w:ind w:left="360" w:firstLineChars="0" w:hanging="360"/>
          </w:pPr>
        </w:pPrChange>
      </w:pPr>
      <w:ins w:id="1601" w:author="Alex Wang" w:date="2019-04-23T21:32:00Z">
        <w:r>
          <w:rPr>
            <w:rFonts w:cs="Times New Roman" w:hint="eastAsia"/>
          </w:rPr>
          <w:t>2）</w:t>
        </w:r>
      </w:ins>
      <w:proofErr w:type="gramStart"/>
      <w:ins w:id="1602" w:author="Alex Wang" w:date="2019-04-23T21:31:00Z">
        <w:r w:rsidRPr="005C57FA">
          <w:rPr>
            <w:rFonts w:cs="Times New Roman" w:hint="eastAsia"/>
            <w:rPrChange w:id="1603" w:author="Alex Wang" w:date="2019-04-23T21:31:00Z">
              <w:rPr>
                <w:rFonts w:hint="eastAsia"/>
                <w:sz w:val="24"/>
                <w:szCs w:val="24"/>
              </w:rPr>
            </w:rPrChange>
          </w:rPr>
          <w:t>通证总</w:t>
        </w:r>
        <w:proofErr w:type="gramEnd"/>
        <w:r w:rsidRPr="005C57FA">
          <w:rPr>
            <w:rFonts w:cs="Times New Roman" w:hint="eastAsia"/>
            <w:rPrChange w:id="1604" w:author="Alex Wang" w:date="2019-04-23T21:31:00Z">
              <w:rPr>
                <w:rFonts w:hint="eastAsia"/>
                <w:sz w:val="24"/>
                <w:szCs w:val="24"/>
              </w:rPr>
            </w:rPrChange>
          </w:rPr>
          <w:t>发行量修改：</w:t>
        </w:r>
      </w:ins>
    </w:p>
    <w:p w14:paraId="38CF7B0F" w14:textId="77777777" w:rsidR="005C57FA" w:rsidRPr="005C57FA" w:rsidRDefault="005C57FA" w:rsidP="005C57FA">
      <w:pPr>
        <w:spacing w:line="360" w:lineRule="auto"/>
        <w:rPr>
          <w:ins w:id="1605" w:author="Alex Wang" w:date="2019-04-23T21:31:00Z"/>
          <w:rFonts w:cs="Times New Roman"/>
          <w:rPrChange w:id="1606" w:author="Alex Wang" w:date="2019-04-23T21:31:00Z">
            <w:rPr>
              <w:ins w:id="1607" w:author="Alex Wang" w:date="2019-04-23T21:31:00Z"/>
              <w:sz w:val="24"/>
              <w:szCs w:val="24"/>
            </w:rPr>
          </w:rPrChange>
        </w:rPr>
        <w:pPrChange w:id="1608" w:author="Alex Wang" w:date="2019-04-23T21:31:00Z">
          <w:pPr>
            <w:pStyle w:val="a4"/>
            <w:spacing w:line="360" w:lineRule="auto"/>
            <w:ind w:left="360" w:firstLineChars="0" w:firstLine="0"/>
          </w:pPr>
        </w:pPrChange>
      </w:pPr>
      <w:ins w:id="1609" w:author="Alex Wang" w:date="2019-04-23T21:31:00Z">
        <w:r w:rsidRPr="005C57FA">
          <w:rPr>
            <w:rFonts w:cs="Times New Roman" w:hint="eastAsia"/>
            <w:rPrChange w:id="1610" w:author="Alex Wang" w:date="2019-04-23T21:31:00Z">
              <w:rPr>
                <w:rFonts w:hint="eastAsia"/>
                <w:sz w:val="24"/>
                <w:szCs w:val="24"/>
              </w:rPr>
            </w:rPrChange>
          </w:rPr>
          <w:t>将YTA</w:t>
        </w:r>
        <w:proofErr w:type="gramStart"/>
        <w:r w:rsidRPr="005C57FA">
          <w:rPr>
            <w:rFonts w:cs="Times New Roman" w:hint="eastAsia"/>
            <w:rPrChange w:id="1611" w:author="Alex Wang" w:date="2019-04-23T21:31:00Z">
              <w:rPr>
                <w:rFonts w:hint="eastAsia"/>
                <w:sz w:val="24"/>
                <w:szCs w:val="24"/>
              </w:rPr>
            </w:rPrChange>
          </w:rPr>
          <w:t>通证初始</w:t>
        </w:r>
        <w:proofErr w:type="gramEnd"/>
        <w:r w:rsidRPr="005C57FA">
          <w:rPr>
            <w:rFonts w:cs="Times New Roman" w:hint="eastAsia"/>
            <w:rPrChange w:id="1612" w:author="Alex Wang" w:date="2019-04-23T21:31:00Z">
              <w:rPr>
                <w:rFonts w:hint="eastAsia"/>
                <w:sz w:val="24"/>
                <w:szCs w:val="24"/>
              </w:rPr>
            </w:rPrChange>
          </w:rPr>
          <w:t>发行量由EOS的10亿改为</w:t>
        </w:r>
        <w:r w:rsidRPr="005C57FA">
          <w:rPr>
            <w:rFonts w:cs="Times New Roman"/>
            <w:rPrChange w:id="1613" w:author="Alex Wang" w:date="2019-04-23T21:31:00Z">
              <w:rPr>
                <w:sz w:val="24"/>
                <w:szCs w:val="24"/>
              </w:rPr>
            </w:rPrChange>
          </w:rPr>
          <w:t>4</w:t>
        </w:r>
        <w:r w:rsidRPr="005C57FA">
          <w:rPr>
            <w:rFonts w:cs="Times New Roman" w:hint="eastAsia"/>
            <w:rPrChange w:id="1614" w:author="Alex Wang" w:date="2019-04-23T21:31:00Z">
              <w:rPr>
                <w:rFonts w:hint="eastAsia"/>
                <w:sz w:val="24"/>
                <w:szCs w:val="24"/>
              </w:rPr>
            </w:rPrChange>
          </w:rPr>
          <w:t>0亿</w:t>
        </w:r>
      </w:ins>
    </w:p>
    <w:p w14:paraId="0AB0C4B2" w14:textId="19D63333" w:rsidR="005C57FA" w:rsidRPr="005C57FA" w:rsidRDefault="005C57FA" w:rsidP="005C57FA">
      <w:pPr>
        <w:spacing w:line="360" w:lineRule="auto"/>
        <w:rPr>
          <w:ins w:id="1615" w:author="Alex Wang" w:date="2019-04-23T21:31:00Z"/>
          <w:rFonts w:cs="Times New Roman"/>
          <w:rPrChange w:id="1616" w:author="Alex Wang" w:date="2019-04-23T21:31:00Z">
            <w:rPr>
              <w:ins w:id="1617" w:author="Alex Wang" w:date="2019-04-23T21:31:00Z"/>
              <w:sz w:val="24"/>
              <w:szCs w:val="24"/>
            </w:rPr>
          </w:rPrChange>
        </w:rPr>
        <w:pPrChange w:id="1618" w:author="Alex Wang" w:date="2019-04-23T21:31:00Z">
          <w:pPr>
            <w:pStyle w:val="a4"/>
            <w:numPr>
              <w:numId w:val="43"/>
            </w:numPr>
            <w:spacing w:line="360" w:lineRule="auto"/>
            <w:ind w:left="360" w:firstLineChars="0" w:hanging="360"/>
          </w:pPr>
        </w:pPrChange>
      </w:pPr>
      <w:ins w:id="1619" w:author="Alex Wang" w:date="2019-04-23T21:32:00Z">
        <w:r>
          <w:rPr>
            <w:rFonts w:cs="Times New Roman" w:hint="eastAsia"/>
          </w:rPr>
          <w:t>3）</w:t>
        </w:r>
      </w:ins>
      <w:ins w:id="1620" w:author="Alex Wang" w:date="2019-04-23T21:31:00Z">
        <w:r w:rsidRPr="005C57FA">
          <w:rPr>
            <w:rFonts w:cs="Times New Roman" w:hint="eastAsia"/>
            <w:rPrChange w:id="1621" w:author="Alex Wang" w:date="2019-04-23T21:31:00Z">
              <w:rPr>
                <w:rFonts w:hint="eastAsia"/>
                <w:sz w:val="24"/>
                <w:szCs w:val="24"/>
              </w:rPr>
            </w:rPrChange>
          </w:rPr>
          <w:t>增发规则修改：</w:t>
        </w:r>
      </w:ins>
    </w:p>
    <w:p w14:paraId="1456E4C3" w14:textId="6173A41C" w:rsidR="005C57FA" w:rsidRPr="00657CD7" w:rsidRDefault="005C57FA" w:rsidP="005C57FA">
      <w:pPr>
        <w:spacing w:line="360" w:lineRule="auto"/>
        <w:rPr>
          <w:ins w:id="1622" w:author="Alex Wang" w:date="2019-04-23T21:31:00Z"/>
          <w:sz w:val="24"/>
          <w:szCs w:val="24"/>
          <w:rPrChange w:id="1623" w:author="Alex Wang" w:date="2019-04-23T21:35:00Z">
            <w:rPr>
              <w:ins w:id="1624" w:author="Alex Wang" w:date="2019-04-23T21:31:00Z"/>
              <w:sz w:val="24"/>
              <w:szCs w:val="24"/>
            </w:rPr>
          </w:rPrChange>
        </w:rPr>
      </w:pPr>
      <w:ins w:id="1625" w:author="Alex Wang" w:date="2019-04-23T21:31:00Z">
        <w:r w:rsidRPr="004277F1">
          <w:rPr>
            <w:rFonts w:cs="Times New Roman" w:hint="eastAsia"/>
            <w:rPrChange w:id="1626" w:author="Alex Wang" w:date="2019-04-23T21:34:00Z">
              <w:rPr>
                <w:rFonts w:hint="eastAsia"/>
                <w:sz w:val="24"/>
                <w:szCs w:val="24"/>
              </w:rPr>
            </w:rPrChange>
          </w:rPr>
          <w:t>将E</w:t>
        </w:r>
        <w:r w:rsidRPr="004277F1">
          <w:rPr>
            <w:rFonts w:cs="Times New Roman"/>
            <w:rPrChange w:id="1627" w:author="Alex Wang" w:date="2019-04-23T21:34:00Z">
              <w:rPr>
                <w:sz w:val="24"/>
                <w:szCs w:val="24"/>
              </w:rPr>
            </w:rPrChange>
          </w:rPr>
          <w:t>OS</w:t>
        </w:r>
        <w:r w:rsidRPr="004277F1">
          <w:rPr>
            <w:rFonts w:cs="Times New Roman" w:hint="eastAsia"/>
            <w:rPrChange w:id="1628" w:author="Alex Wang" w:date="2019-04-23T21:34:00Z">
              <w:rPr>
                <w:rFonts w:hint="eastAsia"/>
                <w:sz w:val="24"/>
                <w:szCs w:val="24"/>
              </w:rPr>
            </w:rPrChange>
          </w:rPr>
          <w:t>每年增发5</w:t>
        </w:r>
        <w:r w:rsidRPr="004277F1">
          <w:rPr>
            <w:rFonts w:cs="Times New Roman"/>
            <w:rPrChange w:id="1629" w:author="Alex Wang" w:date="2019-04-23T21:34:00Z">
              <w:rPr>
                <w:sz w:val="24"/>
                <w:szCs w:val="24"/>
              </w:rPr>
            </w:rPrChange>
          </w:rPr>
          <w:t>%</w:t>
        </w:r>
        <w:r w:rsidRPr="004277F1">
          <w:rPr>
            <w:rFonts w:cs="Times New Roman" w:hint="eastAsia"/>
            <w:rPrChange w:id="1630" w:author="Alex Wang" w:date="2019-04-23T21:34:00Z">
              <w:rPr>
                <w:rFonts w:hint="eastAsia"/>
                <w:sz w:val="24"/>
                <w:szCs w:val="24"/>
              </w:rPr>
            </w:rPrChange>
          </w:rPr>
          <w:t>修改为YottaChain白皮书</w:t>
        </w:r>
      </w:ins>
      <w:ins w:id="1631" w:author="Alex Wang" w:date="2019-04-23T21:34:00Z">
        <w:r w:rsidR="004277F1">
          <w:rPr>
            <w:rFonts w:cs="Times New Roman" w:hint="eastAsia"/>
          </w:rPr>
          <w:t>规定的数量</w:t>
        </w:r>
      </w:ins>
      <w:ins w:id="1632" w:author="Alex Wang" w:date="2019-04-23T21:31:00Z">
        <w:r w:rsidRPr="004277F1">
          <w:rPr>
            <w:rFonts w:cs="Times New Roman" w:hint="eastAsia"/>
            <w:rPrChange w:id="1633" w:author="Alex Wang" w:date="2019-04-23T21:34:00Z">
              <w:rPr>
                <w:rFonts w:hint="eastAsia"/>
                <w:sz w:val="24"/>
                <w:szCs w:val="24"/>
              </w:rPr>
            </w:rPrChange>
          </w:rPr>
          <w:t>，所有增发YTA全部分给</w:t>
        </w:r>
      </w:ins>
      <w:ins w:id="1634" w:author="Alex Wang" w:date="2019-04-23T21:35:00Z">
        <w:r w:rsidR="00657CD7">
          <w:rPr>
            <w:rFonts w:cs="Times New Roman" w:hint="eastAsia"/>
          </w:rPr>
          <w:t>主</w:t>
        </w:r>
      </w:ins>
      <w:ins w:id="1635" w:author="Alex Wang" w:date="2019-04-23T21:31:00Z">
        <w:r w:rsidRPr="004277F1">
          <w:rPr>
            <w:rFonts w:cs="Times New Roman" w:hint="eastAsia"/>
            <w:rPrChange w:id="1636" w:author="Alex Wang" w:date="2019-04-23T21:34:00Z">
              <w:rPr>
                <w:rFonts w:hint="eastAsia"/>
                <w:sz w:val="24"/>
                <w:szCs w:val="24"/>
              </w:rPr>
            </w:rPrChange>
          </w:rPr>
          <w:t>超级节点和</w:t>
        </w:r>
      </w:ins>
      <w:ins w:id="1637" w:author="Alex Wang" w:date="2019-04-23T21:35:00Z">
        <w:r w:rsidR="00657CD7">
          <w:rPr>
            <w:rFonts w:cs="Times New Roman" w:hint="eastAsia"/>
          </w:rPr>
          <w:t>超级</w:t>
        </w:r>
      </w:ins>
      <w:ins w:id="1638" w:author="Alex Wang" w:date="2019-04-23T21:31:00Z">
        <w:r w:rsidRPr="004277F1">
          <w:rPr>
            <w:rFonts w:cs="Times New Roman" w:hint="eastAsia"/>
            <w:rPrChange w:id="1639" w:author="Alex Wang" w:date="2019-04-23T21:34:00Z">
              <w:rPr>
                <w:rFonts w:hint="eastAsia"/>
                <w:sz w:val="24"/>
                <w:szCs w:val="24"/>
              </w:rPr>
            </w:rPrChange>
          </w:rPr>
          <w:t>节点，分配方法和EOS相同</w:t>
        </w:r>
      </w:ins>
      <w:ins w:id="1640" w:author="Alex Wang" w:date="2019-04-23T21:34:00Z">
        <w:r w:rsidR="004277F1">
          <w:rPr>
            <w:rFonts w:cs="Times New Roman" w:hint="eastAsia"/>
          </w:rPr>
          <w:t>。</w:t>
        </w:r>
      </w:ins>
    </w:p>
    <w:p w14:paraId="6492C838" w14:textId="47773B1F" w:rsidR="005C57FA" w:rsidRPr="00657CD7" w:rsidRDefault="00657CD7" w:rsidP="00657CD7">
      <w:pPr>
        <w:spacing w:line="360" w:lineRule="auto"/>
        <w:rPr>
          <w:ins w:id="1641" w:author="Alex Wang" w:date="2019-04-23T21:31:00Z"/>
          <w:rFonts w:cs="Times New Roman"/>
          <w:rPrChange w:id="1642" w:author="Alex Wang" w:date="2019-04-23T21:35:00Z">
            <w:rPr>
              <w:ins w:id="1643" w:author="Alex Wang" w:date="2019-04-23T21:31:00Z"/>
            </w:rPr>
          </w:rPrChange>
        </w:rPr>
        <w:pPrChange w:id="1644" w:author="Alex Wang" w:date="2019-04-23T21:35:00Z">
          <w:pPr>
            <w:pStyle w:val="a4"/>
            <w:numPr>
              <w:numId w:val="43"/>
            </w:numPr>
            <w:spacing w:line="360" w:lineRule="auto"/>
            <w:ind w:left="360" w:firstLineChars="0" w:hanging="360"/>
          </w:pPr>
        </w:pPrChange>
      </w:pPr>
      <w:ins w:id="1645" w:author="Alex Wang" w:date="2019-04-23T21:35:00Z">
        <w:r>
          <w:rPr>
            <w:rFonts w:cs="Times New Roman"/>
          </w:rPr>
          <w:t>4</w:t>
        </w:r>
        <w:r>
          <w:rPr>
            <w:rFonts w:cs="Times New Roman" w:hint="eastAsia"/>
          </w:rPr>
          <w:t>）</w:t>
        </w:r>
      </w:ins>
      <w:ins w:id="1646" w:author="Alex Wang" w:date="2019-04-23T21:31:00Z">
        <w:r w:rsidR="005C57FA" w:rsidRPr="00657CD7">
          <w:rPr>
            <w:rFonts w:cs="Times New Roman" w:hint="eastAsia"/>
            <w:rPrChange w:id="1647" w:author="Alex Wang" w:date="2019-04-23T21:35:00Z">
              <w:rPr>
                <w:rFonts w:hint="eastAsia"/>
              </w:rPr>
            </w:rPrChange>
          </w:rPr>
          <w:t>Y</w:t>
        </w:r>
        <w:r w:rsidR="005C57FA" w:rsidRPr="00657CD7">
          <w:rPr>
            <w:rFonts w:cs="Times New Roman"/>
            <w:rPrChange w:id="1648" w:author="Alex Wang" w:date="2019-04-23T21:35:00Z">
              <w:rPr/>
            </w:rPrChange>
          </w:rPr>
          <w:t>TA</w:t>
        </w:r>
        <w:r w:rsidR="005C57FA" w:rsidRPr="00657CD7">
          <w:rPr>
            <w:rFonts w:cs="Times New Roman" w:hint="eastAsia"/>
            <w:rPrChange w:id="1649" w:author="Alex Wang" w:date="2019-04-23T21:35:00Z">
              <w:rPr>
                <w:rFonts w:hint="eastAsia"/>
              </w:rPr>
            </w:rPrChange>
          </w:rPr>
          <w:t>锁仓与解锁：（</w:t>
        </w:r>
      </w:ins>
      <w:ins w:id="1650" w:author="Alex Wang" w:date="2019-04-23T21:36:00Z">
        <w:r w:rsidR="00697044">
          <w:rPr>
            <w:rFonts w:cs="Times New Roman" w:hint="eastAsia"/>
          </w:rPr>
          <w:t>MVP</w:t>
        </w:r>
      </w:ins>
      <w:ins w:id="1651" w:author="Alex Wang" w:date="2019-04-23T21:31:00Z">
        <w:r w:rsidR="005C57FA" w:rsidRPr="00657CD7">
          <w:rPr>
            <w:rFonts w:cs="Times New Roman" w:hint="eastAsia"/>
            <w:rPrChange w:id="1652" w:author="Alex Wang" w:date="2019-04-23T21:35:00Z">
              <w:rPr>
                <w:rFonts w:hint="eastAsia"/>
              </w:rPr>
            </w:rPrChange>
          </w:rPr>
          <w:t>不需要实现）</w:t>
        </w:r>
      </w:ins>
    </w:p>
    <w:p w14:paraId="6E17F774" w14:textId="77777777" w:rsidR="005C57FA" w:rsidRPr="00657CD7" w:rsidRDefault="005C57FA" w:rsidP="00657CD7">
      <w:pPr>
        <w:spacing w:line="360" w:lineRule="auto"/>
        <w:rPr>
          <w:ins w:id="1653" w:author="Alex Wang" w:date="2019-04-23T21:31:00Z"/>
          <w:rFonts w:cs="Times New Roman"/>
          <w:rPrChange w:id="1654" w:author="Alex Wang" w:date="2019-04-23T21:35:00Z">
            <w:rPr>
              <w:ins w:id="1655" w:author="Alex Wang" w:date="2019-04-23T21:31:00Z"/>
              <w:sz w:val="24"/>
              <w:szCs w:val="24"/>
            </w:rPr>
          </w:rPrChange>
        </w:rPr>
        <w:pPrChange w:id="1656" w:author="Alex Wang" w:date="2019-04-23T21:35:00Z">
          <w:pPr>
            <w:pStyle w:val="a4"/>
            <w:spacing w:line="360" w:lineRule="auto"/>
            <w:ind w:left="360" w:firstLineChars="0" w:firstLine="0"/>
          </w:pPr>
        </w:pPrChange>
      </w:pPr>
      <w:proofErr w:type="gramStart"/>
      <w:ins w:id="1657" w:author="Alex Wang" w:date="2019-04-23T21:31:00Z">
        <w:r w:rsidRPr="00657CD7">
          <w:rPr>
            <w:rFonts w:cs="Times New Roman" w:hint="eastAsia"/>
            <w:rPrChange w:id="1658" w:author="Alex Wang" w:date="2019-04-23T21:35:00Z">
              <w:rPr>
                <w:rFonts w:hint="eastAsia"/>
                <w:sz w:val="24"/>
                <w:szCs w:val="24"/>
              </w:rPr>
            </w:rPrChange>
          </w:rPr>
          <w:lastRenderedPageBreak/>
          <w:t>需支持Y</w:t>
        </w:r>
        <w:r w:rsidRPr="00657CD7">
          <w:rPr>
            <w:rFonts w:cs="Times New Roman"/>
            <w:rPrChange w:id="1659" w:author="Alex Wang" w:date="2019-04-23T21:35:00Z">
              <w:rPr>
                <w:sz w:val="24"/>
                <w:szCs w:val="24"/>
              </w:rPr>
            </w:rPrChange>
          </w:rPr>
          <w:t>TA</w:t>
        </w:r>
        <w:r w:rsidRPr="00657CD7">
          <w:rPr>
            <w:rFonts w:cs="Times New Roman" w:hint="eastAsia"/>
            <w:rPrChange w:id="1660" w:author="Alex Wang" w:date="2019-04-23T21:35:00Z">
              <w:rPr>
                <w:rFonts w:hint="eastAsia"/>
                <w:sz w:val="24"/>
                <w:szCs w:val="24"/>
              </w:rPr>
            </w:rPrChange>
          </w:rPr>
          <w:t>通证</w:t>
        </w:r>
        <w:proofErr w:type="gramEnd"/>
        <w:r w:rsidRPr="00657CD7">
          <w:rPr>
            <w:rFonts w:cs="Times New Roman" w:hint="eastAsia"/>
            <w:rPrChange w:id="1661" w:author="Alex Wang" w:date="2019-04-23T21:35:00Z">
              <w:rPr>
                <w:rFonts w:hint="eastAsia"/>
                <w:sz w:val="24"/>
                <w:szCs w:val="24"/>
              </w:rPr>
            </w:rPrChange>
          </w:rPr>
          <w:t>的锁仓与解锁，规则可参考目前E</w:t>
        </w:r>
        <w:r w:rsidRPr="00657CD7">
          <w:rPr>
            <w:rFonts w:cs="Times New Roman"/>
            <w:rPrChange w:id="1662" w:author="Alex Wang" w:date="2019-04-23T21:35:00Z">
              <w:rPr>
                <w:sz w:val="24"/>
                <w:szCs w:val="24"/>
              </w:rPr>
            </w:rPrChange>
          </w:rPr>
          <w:t>RC-20</w:t>
        </w:r>
        <w:r w:rsidRPr="00657CD7">
          <w:rPr>
            <w:rFonts w:cs="Times New Roman" w:hint="eastAsia"/>
            <w:rPrChange w:id="1663" w:author="Alex Wang" w:date="2019-04-23T21:35:00Z">
              <w:rPr>
                <w:rFonts w:hint="eastAsia"/>
                <w:sz w:val="24"/>
                <w:szCs w:val="24"/>
              </w:rPr>
            </w:rPrChange>
          </w:rPr>
          <w:t>代币形式的Y</w:t>
        </w:r>
        <w:r w:rsidRPr="00657CD7">
          <w:rPr>
            <w:rFonts w:cs="Times New Roman"/>
            <w:rPrChange w:id="1664" w:author="Alex Wang" w:date="2019-04-23T21:35:00Z">
              <w:rPr>
                <w:sz w:val="24"/>
                <w:szCs w:val="24"/>
              </w:rPr>
            </w:rPrChange>
          </w:rPr>
          <w:t>TA</w:t>
        </w:r>
        <w:r w:rsidRPr="00657CD7">
          <w:rPr>
            <w:rFonts w:cs="Times New Roman" w:hint="eastAsia"/>
            <w:rPrChange w:id="1665" w:author="Alex Wang" w:date="2019-04-23T21:35:00Z">
              <w:rPr>
                <w:rFonts w:hint="eastAsia"/>
                <w:sz w:val="24"/>
                <w:szCs w:val="24"/>
              </w:rPr>
            </w:rPrChange>
          </w:rPr>
          <w:t>锁仓解锁规则。锁仓是某个账户在某种场景下获得YTA时自动实施的，一个账号可以由多种不同</w:t>
        </w:r>
        <w:proofErr w:type="gramStart"/>
        <w:r w:rsidRPr="00657CD7">
          <w:rPr>
            <w:rFonts w:cs="Times New Roman" w:hint="eastAsia"/>
            <w:rPrChange w:id="1666" w:author="Alex Wang" w:date="2019-04-23T21:35:00Z">
              <w:rPr>
                <w:rFonts w:hint="eastAsia"/>
                <w:sz w:val="24"/>
                <w:szCs w:val="24"/>
              </w:rPr>
            </w:rPrChange>
          </w:rPr>
          <w:t>锁仓期的</w:t>
        </w:r>
        <w:proofErr w:type="gramEnd"/>
        <w:r w:rsidRPr="00657CD7">
          <w:rPr>
            <w:rFonts w:cs="Times New Roman" w:hint="eastAsia"/>
            <w:rPrChange w:id="1667" w:author="Alex Wang" w:date="2019-04-23T21:35:00Z">
              <w:rPr>
                <w:rFonts w:hint="eastAsia"/>
                <w:sz w:val="24"/>
                <w:szCs w:val="24"/>
              </w:rPr>
            </w:rPrChange>
          </w:rPr>
          <w:t>YTA，锁仓到期后自动解锁。可以用EOS的抵押机制实现。</w:t>
        </w:r>
      </w:ins>
    </w:p>
    <w:p w14:paraId="5BE11807" w14:textId="43B45783" w:rsidR="00191AEA" w:rsidRDefault="00191AEA" w:rsidP="00AF6E18">
      <w:pPr>
        <w:spacing w:line="360" w:lineRule="auto"/>
        <w:rPr>
          <w:ins w:id="1668" w:author="Alex Wang" w:date="2019-04-23T21:36:00Z"/>
          <w:rFonts w:cs="Times New Roman"/>
        </w:rPr>
      </w:pPr>
    </w:p>
    <w:p w14:paraId="5FD2A843" w14:textId="009F3931" w:rsidR="006A0C3E" w:rsidRDefault="006A0C3E" w:rsidP="006A0C3E">
      <w:pPr>
        <w:spacing w:line="360" w:lineRule="auto"/>
        <w:rPr>
          <w:ins w:id="1669" w:author="Alex Wang" w:date="2019-04-23T21:38:00Z"/>
          <w:rFonts w:cs="Times New Roman"/>
        </w:rPr>
      </w:pPr>
      <w:ins w:id="1670" w:author="Alex Wang" w:date="2019-04-23T21:37:00Z">
        <w:r w:rsidRPr="006A0C3E">
          <w:rPr>
            <w:rFonts w:cs="Times New Roman"/>
          </w:rPr>
          <w:t>智能合约开发</w:t>
        </w:r>
        <w:r>
          <w:rPr>
            <w:rFonts w:cs="Times New Roman" w:hint="eastAsia"/>
          </w:rPr>
          <w:t>包含以下功能</w:t>
        </w:r>
        <w:r w:rsidRPr="006A0C3E">
          <w:rPr>
            <w:rFonts w:cs="Times New Roman"/>
          </w:rPr>
          <w:t>：</w:t>
        </w:r>
      </w:ins>
    </w:p>
    <w:p w14:paraId="0FB8E051" w14:textId="3CFA35B3" w:rsidR="007877BB" w:rsidRPr="007877BB" w:rsidRDefault="007877BB" w:rsidP="007877BB">
      <w:pPr>
        <w:spacing w:line="360" w:lineRule="auto"/>
        <w:rPr>
          <w:ins w:id="1671" w:author="Alex Wang" w:date="2019-04-23T21:38:00Z"/>
          <w:rFonts w:cs="Times New Roman"/>
        </w:rPr>
      </w:pPr>
      <w:proofErr w:type="gramStart"/>
      <w:ins w:id="1672" w:author="Alex Wang" w:date="2019-04-23T21:38:00Z">
        <w:r w:rsidRPr="007877BB">
          <w:rPr>
            <w:rFonts w:cs="Times New Roman" w:hint="eastAsia"/>
          </w:rPr>
          <w:t>资源通证是</w:t>
        </w:r>
        <w:proofErr w:type="gramEnd"/>
        <w:r w:rsidRPr="007877BB">
          <w:rPr>
            <w:rFonts w:cs="Times New Roman"/>
          </w:rPr>
          <w:t>YottaChain内部使用的记账单位，只能用于与YTA兑换和购买对应资源，不能相互转账。目前只有HDD通证，对应硬盘资源，将来还会增加新的</w:t>
        </w:r>
        <w:proofErr w:type="gramStart"/>
        <w:r w:rsidRPr="007877BB">
          <w:rPr>
            <w:rFonts w:cs="Times New Roman"/>
          </w:rPr>
          <w:t>资源通证类型</w:t>
        </w:r>
        <w:proofErr w:type="gramEnd"/>
        <w:r w:rsidRPr="007877BB">
          <w:rPr>
            <w:rFonts w:cs="Times New Roman"/>
          </w:rPr>
          <w:t>。</w:t>
        </w:r>
      </w:ins>
    </w:p>
    <w:p w14:paraId="42824C42" w14:textId="77777777" w:rsidR="007877BB" w:rsidRPr="007877BB" w:rsidRDefault="007877BB" w:rsidP="007877BB">
      <w:pPr>
        <w:spacing w:line="360" w:lineRule="auto"/>
        <w:rPr>
          <w:ins w:id="1673" w:author="Alex Wang" w:date="2019-04-23T21:38:00Z"/>
          <w:rFonts w:cs="Times New Roman"/>
        </w:rPr>
      </w:pPr>
      <w:ins w:id="1674" w:author="Alex Wang" w:date="2019-04-23T21:38:00Z">
        <w:r w:rsidRPr="007877BB">
          <w:rPr>
            <w:rFonts w:cs="Times New Roman"/>
          </w:rPr>
          <w:t>HDD账户用一个稀疏数组来实现，下标是YTA用户ID（即钱包地址），也就是说HDD用户和YTA用户的ID是相同的。每个用户账户有上次HDD余额、上次HDD时间、HDD每周期费用、HDD每周期收益、占用存储空间等参数，初始值都为零。HDD单位见HDD</w:t>
        </w:r>
        <w:proofErr w:type="gramStart"/>
        <w:r w:rsidRPr="007877BB">
          <w:rPr>
            <w:rFonts w:cs="Times New Roman"/>
          </w:rPr>
          <w:t>资源通证说明</w:t>
        </w:r>
        <w:proofErr w:type="gramEnd"/>
        <w:r w:rsidRPr="007877BB">
          <w:rPr>
            <w:rFonts w:cs="Times New Roman"/>
          </w:rPr>
          <w:t>，占用存储空间以数据分片为单位，是最大2</w:t>
        </w:r>
        <w:r w:rsidRPr="00506631">
          <w:rPr>
            <w:rFonts w:cs="Times New Roman"/>
            <w:vertAlign w:val="superscript"/>
            <w:rPrChange w:id="1675" w:author="Alex Wang" w:date="2019-04-23T21:51:00Z">
              <w:rPr>
                <w:rFonts w:cs="Times New Roman"/>
              </w:rPr>
            </w:rPrChange>
          </w:rPr>
          <w:t>48</w:t>
        </w:r>
        <w:r w:rsidRPr="007877BB">
          <w:rPr>
            <w:rFonts w:cs="Times New Roman"/>
          </w:rPr>
          <w:t>的无符号整型，即6字节。</w:t>
        </w:r>
      </w:ins>
    </w:p>
    <w:p w14:paraId="1BB448BC" w14:textId="1919561D" w:rsidR="007877BB" w:rsidRPr="007877BB" w:rsidRDefault="007877BB" w:rsidP="007877BB">
      <w:pPr>
        <w:spacing w:line="360" w:lineRule="auto"/>
        <w:rPr>
          <w:ins w:id="1676" w:author="Alex Wang" w:date="2019-04-23T21:38:00Z"/>
          <w:rFonts w:cs="Times New Roman"/>
        </w:rPr>
      </w:pPr>
      <w:ins w:id="1677" w:author="Alex Wang" w:date="2019-04-23T21:38:00Z">
        <w:r w:rsidRPr="007877BB">
          <w:rPr>
            <w:rFonts w:cs="Times New Roman" w:hint="eastAsia"/>
          </w:rPr>
          <w:t>为了提高效率，每个超级节点分管不同的</w:t>
        </w:r>
        <w:r w:rsidRPr="007877BB">
          <w:rPr>
            <w:rFonts w:cs="Times New Roman"/>
          </w:rPr>
          <w:t>YTA用户，根据YTA用户ID对2</w:t>
        </w:r>
      </w:ins>
      <w:ins w:id="1678" w:author="Alex Wang" w:date="2019-04-23T21:39:00Z">
        <w:r w:rsidR="00A27C02">
          <w:rPr>
            <w:rFonts w:cs="Times New Roman"/>
          </w:rPr>
          <w:t>1</w:t>
        </w:r>
      </w:ins>
      <w:ins w:id="1679" w:author="Alex Wang" w:date="2019-04-23T21:38:00Z">
        <w:r w:rsidRPr="007877BB">
          <w:rPr>
            <w:rFonts w:cs="Times New Roman"/>
          </w:rPr>
          <w:t>取</w:t>
        </w:r>
        <w:proofErr w:type="gramStart"/>
        <w:r w:rsidRPr="007877BB">
          <w:rPr>
            <w:rFonts w:cs="Times New Roman"/>
          </w:rPr>
          <w:t>模得到</w:t>
        </w:r>
        <w:proofErr w:type="gramEnd"/>
        <w:r w:rsidRPr="007877BB">
          <w:rPr>
            <w:rFonts w:cs="Times New Roman"/>
          </w:rPr>
          <w:t>分管该用户的超级节点编号。</w:t>
        </w:r>
      </w:ins>
    </w:p>
    <w:p w14:paraId="6E571615" w14:textId="77777777" w:rsidR="007877BB" w:rsidRPr="007877BB" w:rsidRDefault="007877BB" w:rsidP="007877BB">
      <w:pPr>
        <w:spacing w:line="360" w:lineRule="auto"/>
        <w:rPr>
          <w:ins w:id="1680" w:author="Alex Wang" w:date="2019-04-23T21:38:00Z"/>
          <w:rFonts w:cs="Times New Roman"/>
        </w:rPr>
      </w:pPr>
      <w:ins w:id="1681" w:author="Alex Wang" w:date="2019-04-23T21:38:00Z">
        <w:r w:rsidRPr="007877BB">
          <w:rPr>
            <w:rFonts w:cs="Times New Roman" w:hint="eastAsia"/>
          </w:rPr>
          <w:t>另有矿机账户，这是独立于</w:t>
        </w:r>
        <w:r w:rsidRPr="007877BB">
          <w:rPr>
            <w:rFonts w:cs="Times New Roman"/>
          </w:rPr>
          <w:t>YTA账户体系的另一套账户体系，用另一个稀疏数组来实现，下标是矿机ID。每个矿机账户有生产空间和钱包地址两个参数。生产空间也是以数据</w:t>
        </w:r>
        <w:proofErr w:type="gramStart"/>
        <w:r w:rsidRPr="007877BB">
          <w:rPr>
            <w:rFonts w:cs="Times New Roman"/>
          </w:rPr>
          <w:t>分片数</w:t>
        </w:r>
        <w:proofErr w:type="gramEnd"/>
        <w:r w:rsidRPr="007877BB">
          <w:rPr>
            <w:rFonts w:cs="Times New Roman"/>
          </w:rPr>
          <w:t>为单位，4字节整型。</w:t>
        </w:r>
      </w:ins>
    </w:p>
    <w:p w14:paraId="1DF70FE7" w14:textId="2C85709E" w:rsidR="007877BB" w:rsidRPr="007877BB" w:rsidRDefault="007877BB" w:rsidP="007877BB">
      <w:pPr>
        <w:spacing w:line="360" w:lineRule="auto"/>
        <w:rPr>
          <w:ins w:id="1682" w:author="Alex Wang" w:date="2019-04-23T21:38:00Z"/>
          <w:rFonts w:cs="Times New Roman"/>
        </w:rPr>
      </w:pPr>
      <w:ins w:id="1683" w:author="Alex Wang" w:date="2019-04-23T21:38:00Z">
        <w:r w:rsidRPr="007877BB">
          <w:rPr>
            <w:rFonts w:cs="Times New Roman" w:hint="eastAsia"/>
          </w:rPr>
          <w:t>同样，每个超级节点分管不同的矿机，根据矿机</w:t>
        </w:r>
        <w:r w:rsidRPr="007877BB">
          <w:rPr>
            <w:rFonts w:cs="Times New Roman"/>
          </w:rPr>
          <w:t>ID对2</w:t>
        </w:r>
      </w:ins>
      <w:ins w:id="1684" w:author="Alex Wang" w:date="2019-04-23T21:40:00Z">
        <w:r w:rsidR="00180385">
          <w:rPr>
            <w:rFonts w:cs="Times New Roman"/>
          </w:rPr>
          <w:t>1</w:t>
        </w:r>
      </w:ins>
      <w:ins w:id="1685" w:author="Alex Wang" w:date="2019-04-23T21:38:00Z">
        <w:r w:rsidRPr="007877BB">
          <w:rPr>
            <w:rFonts w:cs="Times New Roman"/>
          </w:rPr>
          <w:t>取</w:t>
        </w:r>
        <w:proofErr w:type="gramStart"/>
        <w:r w:rsidRPr="007877BB">
          <w:rPr>
            <w:rFonts w:cs="Times New Roman"/>
          </w:rPr>
          <w:t>模得到</w:t>
        </w:r>
        <w:proofErr w:type="gramEnd"/>
        <w:r w:rsidRPr="007877BB">
          <w:rPr>
            <w:rFonts w:cs="Times New Roman"/>
          </w:rPr>
          <w:t>分管该矿机的超级节点编号。</w:t>
        </w:r>
      </w:ins>
    </w:p>
    <w:p w14:paraId="2A29D687" w14:textId="77777777" w:rsidR="007877BB" w:rsidRPr="007877BB" w:rsidRDefault="007877BB" w:rsidP="007877BB">
      <w:pPr>
        <w:spacing w:line="360" w:lineRule="auto"/>
        <w:rPr>
          <w:ins w:id="1686" w:author="Alex Wang" w:date="2019-04-23T21:38:00Z"/>
          <w:rFonts w:cs="Times New Roman"/>
        </w:rPr>
      </w:pPr>
      <w:ins w:id="1687" w:author="Alex Wang" w:date="2019-04-23T21:38:00Z">
        <w:r w:rsidRPr="007877BB">
          <w:rPr>
            <w:rFonts w:cs="Times New Roman" w:hint="eastAsia"/>
          </w:rPr>
          <w:t>每个数据分片大小是上线前确定的一个系统参数，介于</w:t>
        </w:r>
        <w:r w:rsidRPr="007877BB">
          <w:rPr>
            <w:rFonts w:cs="Times New Roman"/>
          </w:rPr>
          <w:t>4KB和32KB之间。</w:t>
        </w:r>
      </w:ins>
    </w:p>
    <w:p w14:paraId="2217C912" w14:textId="77777777" w:rsidR="007877BB" w:rsidRPr="007877BB" w:rsidRDefault="007877BB" w:rsidP="007877BB">
      <w:pPr>
        <w:spacing w:line="360" w:lineRule="auto"/>
        <w:rPr>
          <w:ins w:id="1688" w:author="Alex Wang" w:date="2019-04-23T21:38:00Z"/>
          <w:rFonts w:cs="Times New Roman"/>
        </w:rPr>
      </w:pPr>
      <w:ins w:id="1689" w:author="Alex Wang" w:date="2019-04-23T21:38:00Z">
        <w:r w:rsidRPr="007877BB">
          <w:rPr>
            <w:rFonts w:cs="Times New Roman" w:hint="eastAsia"/>
          </w:rPr>
          <w:t>具体说明如下：</w:t>
        </w:r>
      </w:ins>
    </w:p>
    <w:p w14:paraId="05896AB8" w14:textId="15B8610E" w:rsidR="007877BB" w:rsidRPr="007877BB" w:rsidRDefault="007877BB" w:rsidP="007877BB">
      <w:pPr>
        <w:spacing w:line="360" w:lineRule="auto"/>
        <w:rPr>
          <w:ins w:id="1690" w:author="Alex Wang" w:date="2019-04-23T21:38:00Z"/>
          <w:rFonts w:cs="Times New Roman"/>
        </w:rPr>
      </w:pPr>
      <w:ins w:id="1691" w:author="Alex Wang" w:date="2019-04-23T21:38:00Z">
        <w:r w:rsidRPr="007877BB">
          <w:rPr>
            <w:rFonts w:cs="Times New Roman"/>
          </w:rPr>
          <w:t>1</w:t>
        </w:r>
      </w:ins>
      <w:ins w:id="1692" w:author="Alex Wang" w:date="2019-04-23T21:44:00Z">
        <w:r w:rsidR="004E3AE0">
          <w:rPr>
            <w:rFonts w:cs="Times New Roman" w:hint="eastAsia"/>
          </w:rPr>
          <w:t>）</w:t>
        </w:r>
      </w:ins>
      <w:ins w:id="1693" w:author="Alex Wang" w:date="2019-04-23T21:38:00Z">
        <w:r w:rsidRPr="007877BB">
          <w:rPr>
            <w:rFonts w:cs="Times New Roman"/>
          </w:rPr>
          <w:t>.</w:t>
        </w:r>
        <w:r w:rsidRPr="007877BB">
          <w:rPr>
            <w:rFonts w:cs="Times New Roman"/>
          </w:rPr>
          <w:tab/>
          <w:t>HDD</w:t>
        </w:r>
        <w:proofErr w:type="gramStart"/>
        <w:r w:rsidRPr="007877BB">
          <w:rPr>
            <w:rFonts w:cs="Times New Roman"/>
          </w:rPr>
          <w:t>资源通证合约</w:t>
        </w:r>
        <w:proofErr w:type="gramEnd"/>
        <w:r w:rsidRPr="007877BB">
          <w:rPr>
            <w:rFonts w:cs="Times New Roman"/>
          </w:rPr>
          <w:t>：</w:t>
        </w:r>
      </w:ins>
    </w:p>
    <w:p w14:paraId="03CFCAA5" w14:textId="77777777" w:rsidR="007877BB" w:rsidRPr="007877BB" w:rsidRDefault="007877BB" w:rsidP="007877BB">
      <w:pPr>
        <w:spacing w:line="360" w:lineRule="auto"/>
        <w:rPr>
          <w:ins w:id="1694" w:author="Alex Wang" w:date="2019-04-23T21:38:00Z"/>
          <w:rFonts w:cs="Times New Roman"/>
        </w:rPr>
      </w:pPr>
      <w:ins w:id="1695" w:author="Alex Wang" w:date="2019-04-23T21:38:00Z">
        <w:r w:rsidRPr="007877BB">
          <w:rPr>
            <w:rFonts w:cs="Times New Roman"/>
          </w:rPr>
          <w:t>a.</w:t>
        </w:r>
        <w:r w:rsidRPr="007877BB">
          <w:rPr>
            <w:rFonts w:cs="Times New Roman"/>
          </w:rPr>
          <w:tab/>
          <w:t>HDD的最小值跟一些系统参数相关，这些系统参数在正式上线前才决定。大约在亿分之一左右，大致范围是百亿分之4.56至亿分之</w:t>
        </w:r>
        <w:proofErr w:type="gramStart"/>
        <w:r w:rsidRPr="007877BB">
          <w:rPr>
            <w:rFonts w:cs="Times New Roman"/>
          </w:rPr>
          <w:t>8.77之间。最大值</w:t>
        </w:r>
        <w:proofErr w:type="gramEnd"/>
        <w:r w:rsidRPr="007877BB">
          <w:rPr>
            <w:rFonts w:cs="Times New Roman"/>
          </w:rPr>
          <w:t>1T应该够用了，1PB更好。</w:t>
        </w:r>
      </w:ins>
    </w:p>
    <w:p w14:paraId="559DDF73" w14:textId="77777777" w:rsidR="007877BB" w:rsidRPr="007877BB" w:rsidRDefault="007877BB" w:rsidP="007877BB">
      <w:pPr>
        <w:spacing w:line="360" w:lineRule="auto"/>
        <w:rPr>
          <w:ins w:id="1696" w:author="Alex Wang" w:date="2019-04-23T21:38:00Z"/>
          <w:rFonts w:cs="Times New Roman"/>
        </w:rPr>
      </w:pPr>
      <w:ins w:id="1697" w:author="Alex Wang" w:date="2019-04-23T21:38:00Z">
        <w:r w:rsidRPr="007877BB">
          <w:rPr>
            <w:rFonts w:cs="Times New Roman"/>
          </w:rPr>
          <w:t>b.</w:t>
        </w:r>
        <w:r w:rsidRPr="007877BB">
          <w:rPr>
            <w:rFonts w:cs="Times New Roman"/>
          </w:rPr>
          <w:tab/>
          <w:t>HDD余额计算：</w:t>
        </w:r>
      </w:ins>
    </w:p>
    <w:p w14:paraId="249231DF" w14:textId="77777777" w:rsidR="007877BB" w:rsidRPr="007877BB" w:rsidRDefault="007877BB" w:rsidP="007877BB">
      <w:pPr>
        <w:spacing w:line="360" w:lineRule="auto"/>
        <w:rPr>
          <w:ins w:id="1698" w:author="Alex Wang" w:date="2019-04-23T21:38:00Z"/>
          <w:rFonts w:cs="Times New Roman"/>
        </w:rPr>
      </w:pPr>
      <w:ins w:id="1699" w:author="Alex Wang" w:date="2019-04-23T21:38:00Z">
        <w:r w:rsidRPr="007877BB">
          <w:rPr>
            <w:rFonts w:cs="Times New Roman" w:hint="eastAsia"/>
          </w:rPr>
          <w:t>每个</w:t>
        </w:r>
        <w:r w:rsidRPr="007877BB">
          <w:rPr>
            <w:rFonts w:cs="Times New Roman"/>
          </w:rPr>
          <w:t>YTA用户的HDD余额由HDD账户中的上次余额、上次余额时间、每周期费用、每周期收益四个参数计算得到，计算公式为：</w:t>
        </w:r>
      </w:ins>
    </w:p>
    <w:p w14:paraId="178FEB7E" w14:textId="77777777" w:rsidR="007877BB" w:rsidRPr="007877BB" w:rsidRDefault="007877BB" w:rsidP="007877BB">
      <w:pPr>
        <w:spacing w:line="360" w:lineRule="auto"/>
        <w:rPr>
          <w:ins w:id="1700" w:author="Alex Wang" w:date="2019-04-23T21:38:00Z"/>
          <w:rFonts w:cs="Times New Roman"/>
        </w:rPr>
      </w:pPr>
      <w:ins w:id="1701" w:author="Alex Wang" w:date="2019-04-23T21:38:00Z">
        <w:r w:rsidRPr="007877BB">
          <w:rPr>
            <w:rFonts w:cs="Times New Roman" w:hint="eastAsia"/>
          </w:rPr>
          <w:t>当前余额</w:t>
        </w:r>
        <w:r w:rsidRPr="007877BB">
          <w:rPr>
            <w:rFonts w:cs="Times New Roman"/>
          </w:rPr>
          <w:t>=上次余额+(当前时间-上次余额时间)*（每周期收益-每周期费用）</w:t>
        </w:r>
      </w:ins>
    </w:p>
    <w:p w14:paraId="0749EC16" w14:textId="77777777" w:rsidR="007877BB" w:rsidRPr="007877BB" w:rsidRDefault="007877BB" w:rsidP="007877BB">
      <w:pPr>
        <w:spacing w:line="360" w:lineRule="auto"/>
        <w:rPr>
          <w:ins w:id="1702" w:author="Alex Wang" w:date="2019-04-23T21:38:00Z"/>
          <w:rFonts w:cs="Times New Roman"/>
        </w:rPr>
      </w:pPr>
      <w:ins w:id="1703" w:author="Alex Wang" w:date="2019-04-23T21:38:00Z">
        <w:r w:rsidRPr="007877BB">
          <w:rPr>
            <w:rFonts w:cs="Times New Roman" w:hint="eastAsia"/>
          </w:rPr>
          <w:t>其中时间以记账周期为单位。</w:t>
        </w:r>
      </w:ins>
    </w:p>
    <w:p w14:paraId="39F2BB05" w14:textId="77777777" w:rsidR="007877BB" w:rsidRPr="007877BB" w:rsidRDefault="007877BB" w:rsidP="007877BB">
      <w:pPr>
        <w:spacing w:line="360" w:lineRule="auto"/>
        <w:rPr>
          <w:ins w:id="1704" w:author="Alex Wang" w:date="2019-04-23T21:38:00Z"/>
          <w:rFonts w:cs="Times New Roman"/>
        </w:rPr>
      </w:pPr>
      <w:ins w:id="1705" w:author="Alex Wang" w:date="2019-04-23T21:38:00Z">
        <w:r w:rsidRPr="007877BB">
          <w:rPr>
            <w:rFonts w:cs="Times New Roman"/>
          </w:rPr>
          <w:t>HDD账户的每周期费用、每周期收益和占用存储空间由超级节点所在服务器上运行的YTFS超级节点端程序调用合约外部调用接口设置，上次余额、上次余额时间由智能合约维护。</w:t>
        </w:r>
      </w:ins>
    </w:p>
    <w:p w14:paraId="2FFD7D0B" w14:textId="77777777" w:rsidR="007877BB" w:rsidRPr="007877BB" w:rsidRDefault="007877BB" w:rsidP="007877BB">
      <w:pPr>
        <w:spacing w:line="360" w:lineRule="auto"/>
        <w:rPr>
          <w:ins w:id="1706" w:author="Alex Wang" w:date="2019-04-23T21:38:00Z"/>
          <w:rFonts w:cs="Times New Roman"/>
        </w:rPr>
      </w:pPr>
      <w:ins w:id="1707" w:author="Alex Wang" w:date="2019-04-23T21:38:00Z">
        <w:r w:rsidRPr="007877BB">
          <w:rPr>
            <w:rFonts w:cs="Times New Roman"/>
          </w:rPr>
          <w:lastRenderedPageBreak/>
          <w:t>c.</w:t>
        </w:r>
        <w:r w:rsidRPr="007877BB">
          <w:rPr>
            <w:rFonts w:cs="Times New Roman"/>
          </w:rPr>
          <w:tab/>
          <w:t>HDD/YTA兑换：</w:t>
        </w:r>
      </w:ins>
    </w:p>
    <w:p w14:paraId="2AB2DAC0" w14:textId="77777777" w:rsidR="007877BB" w:rsidRPr="007877BB" w:rsidRDefault="007877BB" w:rsidP="007877BB">
      <w:pPr>
        <w:spacing w:line="360" w:lineRule="auto"/>
        <w:rPr>
          <w:ins w:id="1708" w:author="Alex Wang" w:date="2019-04-23T21:38:00Z"/>
          <w:rFonts w:cs="Times New Roman"/>
        </w:rPr>
      </w:pPr>
      <w:ins w:id="1709" w:author="Alex Wang" w:date="2019-04-23T21:38:00Z">
        <w:r w:rsidRPr="007877BB">
          <w:rPr>
            <w:rFonts w:cs="Times New Roman"/>
          </w:rPr>
          <w:t>HDD与YTA之间的兑换都是以系</w:t>
        </w:r>
        <w:proofErr w:type="gramStart"/>
        <w:r w:rsidRPr="007877BB">
          <w:rPr>
            <w:rFonts w:cs="Times New Roman"/>
          </w:rPr>
          <w:t>统通证池</w:t>
        </w:r>
        <w:proofErr w:type="gramEnd"/>
        <w:r w:rsidRPr="007877BB">
          <w:rPr>
            <w:rFonts w:cs="Times New Roman"/>
          </w:rPr>
          <w:t>为交易对手，HDD 兑换YTA是以用户账户中的HDD与系统</w:t>
        </w:r>
        <w:proofErr w:type="gramStart"/>
        <w:r w:rsidRPr="007877BB">
          <w:rPr>
            <w:rFonts w:cs="Times New Roman"/>
          </w:rPr>
          <w:t>交易通证池中</w:t>
        </w:r>
        <w:proofErr w:type="gramEnd"/>
        <w:r w:rsidRPr="007877BB">
          <w:rPr>
            <w:rFonts w:cs="Times New Roman"/>
          </w:rPr>
          <w:t>的YTA进行兑换，YTA购买HDD是以用户账户中的YTA余额兑换系统</w:t>
        </w:r>
        <w:proofErr w:type="gramStart"/>
        <w:r w:rsidRPr="007877BB">
          <w:rPr>
            <w:rFonts w:cs="Times New Roman"/>
          </w:rPr>
          <w:t>交易通证池中</w:t>
        </w:r>
        <w:proofErr w:type="gramEnd"/>
        <w:r w:rsidRPr="007877BB">
          <w:rPr>
            <w:rFonts w:cs="Times New Roman"/>
          </w:rPr>
          <w:t>的HDD。兑换后将上次余额记录为当前最新余额，将上次余额时间记录为当前时间。</w:t>
        </w:r>
      </w:ins>
    </w:p>
    <w:p w14:paraId="2A7EC3BB" w14:textId="77777777" w:rsidR="007877BB" w:rsidRPr="007877BB" w:rsidRDefault="007877BB" w:rsidP="007877BB">
      <w:pPr>
        <w:spacing w:line="360" w:lineRule="auto"/>
        <w:rPr>
          <w:ins w:id="1710" w:author="Alex Wang" w:date="2019-04-23T21:38:00Z"/>
          <w:rFonts w:cs="Times New Roman"/>
        </w:rPr>
      </w:pPr>
      <w:ins w:id="1711" w:author="Alex Wang" w:date="2019-04-23T21:38:00Z">
        <w:r w:rsidRPr="007877BB">
          <w:rPr>
            <w:rFonts w:cs="Times New Roman" w:hint="eastAsia"/>
          </w:rPr>
          <w:t>其中系</w:t>
        </w:r>
        <w:proofErr w:type="gramStart"/>
        <w:r w:rsidRPr="007877BB">
          <w:rPr>
            <w:rFonts w:cs="Times New Roman" w:hint="eastAsia"/>
          </w:rPr>
          <w:t>统通证池</w:t>
        </w:r>
        <w:proofErr w:type="gramEnd"/>
        <w:r w:rsidRPr="007877BB">
          <w:rPr>
            <w:rFonts w:cs="Times New Roman" w:hint="eastAsia"/>
          </w:rPr>
          <w:t>是一个特殊的系统账号，兑换过程中发生的</w:t>
        </w:r>
        <w:r w:rsidRPr="007877BB">
          <w:rPr>
            <w:rFonts w:cs="Times New Roman"/>
          </w:rPr>
          <w:t>HDD在用户账户和系</w:t>
        </w:r>
        <w:proofErr w:type="gramStart"/>
        <w:r w:rsidRPr="007877BB">
          <w:rPr>
            <w:rFonts w:cs="Times New Roman"/>
          </w:rPr>
          <w:t>统通证池之间</w:t>
        </w:r>
        <w:proofErr w:type="gramEnd"/>
        <w:r w:rsidRPr="007877BB">
          <w:rPr>
            <w:rFonts w:cs="Times New Roman"/>
          </w:rPr>
          <w:t>转移是系统唯一允许HDD转账的例外情况，该转账功能只能嵌入在兑换程序中，不允许被其它外部程序调用。</w:t>
        </w:r>
      </w:ins>
    </w:p>
    <w:p w14:paraId="5C279774" w14:textId="6A3EE353" w:rsidR="007877BB" w:rsidRPr="007877BB" w:rsidRDefault="007877BB" w:rsidP="007877BB">
      <w:pPr>
        <w:spacing w:line="360" w:lineRule="auto"/>
        <w:rPr>
          <w:ins w:id="1712" w:author="Alex Wang" w:date="2019-04-23T21:38:00Z"/>
          <w:rFonts w:cs="Times New Roman"/>
        </w:rPr>
      </w:pPr>
      <w:ins w:id="1713" w:author="Alex Wang" w:date="2019-04-23T21:38:00Z">
        <w:r w:rsidRPr="007877BB">
          <w:rPr>
            <w:rFonts w:cs="Times New Roman"/>
          </w:rPr>
          <w:t>HDD与YTA的兑换公式待定，暂定按照</w:t>
        </w:r>
        <w:proofErr w:type="spellStart"/>
        <w:r w:rsidRPr="007877BB">
          <w:rPr>
            <w:rFonts w:cs="Times New Roman"/>
          </w:rPr>
          <w:t>Bancor</w:t>
        </w:r>
        <w:proofErr w:type="spellEnd"/>
        <w:r w:rsidRPr="007877BB">
          <w:rPr>
            <w:rFonts w:cs="Times New Roman"/>
          </w:rPr>
          <w:t>公式计算。</w:t>
        </w:r>
      </w:ins>
    </w:p>
    <w:p w14:paraId="75EA11A8" w14:textId="3B1E5761" w:rsidR="007877BB" w:rsidRPr="007877BB" w:rsidRDefault="007877BB" w:rsidP="007877BB">
      <w:pPr>
        <w:spacing w:line="360" w:lineRule="auto"/>
        <w:rPr>
          <w:ins w:id="1714" w:author="Alex Wang" w:date="2019-04-23T21:38:00Z"/>
          <w:rFonts w:cs="Times New Roman"/>
        </w:rPr>
      </w:pPr>
      <w:ins w:id="1715" w:author="Alex Wang" w:date="2019-04-23T21:38:00Z">
        <w:r w:rsidRPr="007877BB">
          <w:rPr>
            <w:rFonts w:cs="Times New Roman"/>
          </w:rPr>
          <w:t>d.</w:t>
        </w:r>
        <w:r w:rsidRPr="007877BB">
          <w:rPr>
            <w:rFonts w:cs="Times New Roman"/>
          </w:rPr>
          <w:tab/>
          <w:t>HDD的冻结和解冻：（</w:t>
        </w:r>
      </w:ins>
      <w:ins w:id="1716" w:author="Alex Wang" w:date="2019-04-23T21:43:00Z">
        <w:r w:rsidR="005537F7">
          <w:rPr>
            <w:rFonts w:cs="Times New Roman" w:hint="eastAsia"/>
          </w:rPr>
          <w:t>MVP</w:t>
        </w:r>
      </w:ins>
      <w:ins w:id="1717" w:author="Alex Wang" w:date="2019-04-23T21:38:00Z">
        <w:r w:rsidRPr="007877BB">
          <w:rPr>
            <w:rFonts w:cs="Times New Roman"/>
          </w:rPr>
          <w:t>不需要实现）</w:t>
        </w:r>
      </w:ins>
    </w:p>
    <w:p w14:paraId="2FB4560A" w14:textId="36C53B6F" w:rsidR="007877BB" w:rsidRPr="007877BB" w:rsidRDefault="007877BB" w:rsidP="007877BB">
      <w:pPr>
        <w:spacing w:line="360" w:lineRule="auto"/>
        <w:rPr>
          <w:ins w:id="1718" w:author="Alex Wang" w:date="2019-04-23T21:38:00Z"/>
          <w:rFonts w:cs="Times New Roman"/>
        </w:rPr>
      </w:pPr>
      <w:ins w:id="1719" w:author="Alex Wang" w:date="2019-04-23T21:38:00Z">
        <w:r w:rsidRPr="007877BB">
          <w:rPr>
            <w:rFonts w:cs="Times New Roman" w:hint="eastAsia"/>
          </w:rPr>
          <w:t>能够以账户为单位对</w:t>
        </w:r>
        <w:r w:rsidRPr="007877BB">
          <w:rPr>
            <w:rFonts w:cs="Times New Roman"/>
          </w:rPr>
          <w:t>HDD余额进行部分冻结和解冻，用于文件上传过程中的HDD锁定与扣除操作。</w:t>
        </w:r>
      </w:ins>
    </w:p>
    <w:p w14:paraId="345588C9" w14:textId="6A372CEA" w:rsidR="007877BB" w:rsidRPr="007877BB" w:rsidRDefault="007877BB" w:rsidP="007877BB">
      <w:pPr>
        <w:spacing w:line="360" w:lineRule="auto"/>
        <w:rPr>
          <w:ins w:id="1720" w:author="Alex Wang" w:date="2019-04-23T21:38:00Z"/>
          <w:rFonts w:cs="Times New Roman"/>
        </w:rPr>
      </w:pPr>
      <w:ins w:id="1721" w:author="Alex Wang" w:date="2019-04-23T21:38:00Z">
        <w:r w:rsidRPr="007877BB">
          <w:rPr>
            <w:rFonts w:cs="Times New Roman"/>
          </w:rPr>
          <w:t>2</w:t>
        </w:r>
      </w:ins>
      <w:ins w:id="1722" w:author="Alex Wang" w:date="2019-04-23T21:45:00Z">
        <w:r w:rsidR="004E3AE0">
          <w:rPr>
            <w:rFonts w:cs="Times New Roman" w:hint="eastAsia"/>
          </w:rPr>
          <w:t>）</w:t>
        </w:r>
      </w:ins>
      <w:ins w:id="1723" w:author="Alex Wang" w:date="2019-04-23T21:38:00Z">
        <w:r w:rsidRPr="007877BB">
          <w:rPr>
            <w:rFonts w:cs="Times New Roman"/>
          </w:rPr>
          <w:t>.</w:t>
        </w:r>
        <w:r w:rsidRPr="007877BB">
          <w:rPr>
            <w:rFonts w:cs="Times New Roman"/>
          </w:rPr>
          <w:tab/>
          <w:t>合约外部调用接口（这些接口只有超级节点</w:t>
        </w:r>
        <w:proofErr w:type="gramStart"/>
        <w:r w:rsidRPr="007877BB">
          <w:rPr>
            <w:rFonts w:cs="Times New Roman"/>
          </w:rPr>
          <w:t>端部署</w:t>
        </w:r>
        <w:proofErr w:type="gramEnd"/>
        <w:r w:rsidRPr="007877BB">
          <w:rPr>
            <w:rFonts w:cs="Times New Roman"/>
          </w:rPr>
          <w:t>的存储系统程序才会调用）：</w:t>
        </w:r>
      </w:ins>
    </w:p>
    <w:p w14:paraId="506D67FA" w14:textId="77777777" w:rsidR="007877BB" w:rsidRPr="007877BB" w:rsidRDefault="007877BB" w:rsidP="007877BB">
      <w:pPr>
        <w:spacing w:line="360" w:lineRule="auto"/>
        <w:rPr>
          <w:ins w:id="1724" w:author="Alex Wang" w:date="2019-04-23T21:38:00Z"/>
          <w:rFonts w:cs="Times New Roman"/>
        </w:rPr>
      </w:pPr>
      <w:ins w:id="1725" w:author="Alex Wang" w:date="2019-04-23T21:38:00Z">
        <w:r w:rsidRPr="007877BB">
          <w:rPr>
            <w:rFonts w:cs="Times New Roman"/>
          </w:rPr>
          <w:t>a.</w:t>
        </w:r>
        <w:r w:rsidRPr="007877BB">
          <w:rPr>
            <w:rFonts w:cs="Times New Roman"/>
          </w:rPr>
          <w:tab/>
          <w:t>获取指定账户的HDD余额，传入参数为YTA用户ID。</w:t>
        </w:r>
      </w:ins>
    </w:p>
    <w:p w14:paraId="103ABD50" w14:textId="77777777" w:rsidR="007877BB" w:rsidRPr="007877BB" w:rsidRDefault="007877BB" w:rsidP="007877BB">
      <w:pPr>
        <w:spacing w:line="360" w:lineRule="auto"/>
        <w:rPr>
          <w:ins w:id="1726" w:author="Alex Wang" w:date="2019-04-23T21:38:00Z"/>
          <w:rFonts w:cs="Times New Roman"/>
        </w:rPr>
      </w:pPr>
      <w:ins w:id="1727" w:author="Alex Wang" w:date="2019-04-23T21:38:00Z">
        <w:r w:rsidRPr="007877BB">
          <w:rPr>
            <w:rFonts w:cs="Times New Roman"/>
          </w:rPr>
          <w:t>b.</w:t>
        </w:r>
        <w:r w:rsidRPr="007877BB">
          <w:rPr>
            <w:rFonts w:cs="Times New Roman"/>
          </w:rPr>
          <w:tab/>
          <w:t>获取系统所有的HDD余额总和。可以考虑在HDD账户数组中用一个特殊的数组元素（其下标是一个特殊的不会与YTA用户ID冲突的值）记录总和，每次设置某个HDD账户的值的时候同步修改总和的值，</w:t>
        </w:r>
      </w:ins>
    </w:p>
    <w:p w14:paraId="387D5139" w14:textId="77777777" w:rsidR="007877BB" w:rsidRPr="007877BB" w:rsidRDefault="007877BB" w:rsidP="007877BB">
      <w:pPr>
        <w:spacing w:line="360" w:lineRule="auto"/>
        <w:rPr>
          <w:ins w:id="1728" w:author="Alex Wang" w:date="2019-04-23T21:38:00Z"/>
          <w:rFonts w:cs="Times New Roman"/>
        </w:rPr>
      </w:pPr>
      <w:ins w:id="1729" w:author="Alex Wang" w:date="2019-04-23T21:38:00Z">
        <w:r w:rsidRPr="007877BB">
          <w:rPr>
            <w:rFonts w:cs="Times New Roman"/>
          </w:rPr>
          <w:t>c.</w:t>
        </w:r>
        <w:r w:rsidRPr="007877BB">
          <w:rPr>
            <w:rFonts w:cs="Times New Roman"/>
          </w:rPr>
          <w:tab/>
          <w:t>设置指定账户的HDD每周期费用</w:t>
        </w:r>
      </w:ins>
    </w:p>
    <w:p w14:paraId="3AA1C329" w14:textId="77777777" w:rsidR="007877BB" w:rsidRPr="007877BB" w:rsidRDefault="007877BB" w:rsidP="007877BB">
      <w:pPr>
        <w:spacing w:line="360" w:lineRule="auto"/>
        <w:rPr>
          <w:ins w:id="1730" w:author="Alex Wang" w:date="2019-04-23T21:38:00Z"/>
          <w:rFonts w:cs="Times New Roman"/>
        </w:rPr>
      </w:pPr>
      <w:ins w:id="1731" w:author="Alex Wang" w:date="2019-04-23T21:38:00Z">
        <w:r w:rsidRPr="007877BB">
          <w:rPr>
            <w:rFonts w:cs="Times New Roman" w:hint="eastAsia"/>
          </w:rPr>
          <w:t>输入参数包括新的每周期费用和调用者签名（即调用者对其它输入参数的签名，下同）。需要验证签名是否为该账户对应的超级节点签名（即只有分管该账户的超级节点才能调用该接口），验证通过</w:t>
        </w:r>
        <w:proofErr w:type="gramStart"/>
        <w:r w:rsidRPr="007877BB">
          <w:rPr>
            <w:rFonts w:cs="Times New Roman" w:hint="eastAsia"/>
          </w:rPr>
          <w:t>后判断</w:t>
        </w:r>
        <w:proofErr w:type="gramEnd"/>
        <w:r w:rsidRPr="007877BB">
          <w:rPr>
            <w:rFonts w:cs="Times New Roman" w:hint="eastAsia"/>
          </w:rPr>
          <w:t>每周期费用是否不超过占用存储空间在不去重情况下的费用（这是为了防范超级节点作恶的一个保险措施），验证公式如下：</w:t>
        </w:r>
      </w:ins>
    </w:p>
    <w:p w14:paraId="6AC8D25C" w14:textId="77777777" w:rsidR="007877BB" w:rsidRPr="007877BB" w:rsidRDefault="007877BB" w:rsidP="007877BB">
      <w:pPr>
        <w:spacing w:line="360" w:lineRule="auto"/>
        <w:rPr>
          <w:ins w:id="1732" w:author="Alex Wang" w:date="2019-04-23T21:38:00Z"/>
          <w:rFonts w:cs="Times New Roman"/>
        </w:rPr>
      </w:pPr>
      <w:ins w:id="1733" w:author="Alex Wang" w:date="2019-04-23T21:38:00Z">
        <w:r w:rsidRPr="007877BB">
          <w:rPr>
            <w:rFonts w:cs="Times New Roman" w:hint="eastAsia"/>
          </w:rPr>
          <w:t>每周期费用</w:t>
        </w:r>
        <w:r w:rsidRPr="007877BB">
          <w:rPr>
            <w:rFonts w:cs="Times New Roman"/>
          </w:rPr>
          <w:t xml:space="preserve"> &lt;= （占用存储空间*数据分片大小/1GB）*（记账周期/ 1年）</w:t>
        </w:r>
      </w:ins>
    </w:p>
    <w:p w14:paraId="34338C7B" w14:textId="56584808" w:rsidR="007877BB" w:rsidRPr="007877BB" w:rsidRDefault="007877BB" w:rsidP="007877BB">
      <w:pPr>
        <w:spacing w:line="360" w:lineRule="auto"/>
        <w:rPr>
          <w:ins w:id="1734" w:author="Alex Wang" w:date="2019-04-23T21:38:00Z"/>
          <w:rFonts w:cs="Times New Roman"/>
        </w:rPr>
      </w:pPr>
      <w:ins w:id="1735" w:author="Alex Wang" w:date="2019-04-23T21:38:00Z">
        <w:r w:rsidRPr="007877BB">
          <w:rPr>
            <w:rFonts w:cs="Times New Roman" w:hint="eastAsia"/>
          </w:rPr>
          <w:t>验证通过后再判断输入的每周期费用与当前值是否相同，如果不同的话需要计算当前余额保存为上次余额，记录当前时间为上次余额时间，同时写入新的每周期费用。</w:t>
        </w:r>
      </w:ins>
    </w:p>
    <w:p w14:paraId="38A10F05" w14:textId="77777777" w:rsidR="007877BB" w:rsidRPr="007877BB" w:rsidRDefault="007877BB" w:rsidP="007877BB">
      <w:pPr>
        <w:spacing w:line="360" w:lineRule="auto"/>
        <w:rPr>
          <w:ins w:id="1736" w:author="Alex Wang" w:date="2019-04-23T21:38:00Z"/>
          <w:rFonts w:cs="Times New Roman"/>
        </w:rPr>
      </w:pPr>
      <w:ins w:id="1737" w:author="Alex Wang" w:date="2019-04-23T21:38:00Z">
        <w:r w:rsidRPr="007877BB">
          <w:rPr>
            <w:rFonts w:cs="Times New Roman"/>
          </w:rPr>
          <w:t>d.</w:t>
        </w:r>
        <w:r w:rsidRPr="007877BB">
          <w:rPr>
            <w:rFonts w:cs="Times New Roman"/>
          </w:rPr>
          <w:tab/>
          <w:t>创建矿机账户输入矿机ID和钱包地址，在该矿机名下记录钱包地址，并将该账户的生产空间初始化为零。</w:t>
        </w:r>
      </w:ins>
    </w:p>
    <w:p w14:paraId="15C9FF79" w14:textId="77777777" w:rsidR="007877BB" w:rsidRPr="007877BB" w:rsidRDefault="007877BB" w:rsidP="007877BB">
      <w:pPr>
        <w:spacing w:line="360" w:lineRule="auto"/>
        <w:rPr>
          <w:ins w:id="1738" w:author="Alex Wang" w:date="2019-04-23T21:38:00Z"/>
          <w:rFonts w:cs="Times New Roman"/>
        </w:rPr>
      </w:pPr>
      <w:ins w:id="1739" w:author="Alex Wang" w:date="2019-04-23T21:38:00Z">
        <w:r w:rsidRPr="007877BB">
          <w:rPr>
            <w:rFonts w:cs="Times New Roman"/>
          </w:rPr>
          <w:t>e.</w:t>
        </w:r>
        <w:r w:rsidRPr="007877BB">
          <w:rPr>
            <w:rFonts w:cs="Times New Roman"/>
          </w:rPr>
          <w:tab/>
          <w:t>增加矿机收益</w:t>
        </w:r>
      </w:ins>
    </w:p>
    <w:p w14:paraId="015A7178" w14:textId="77777777" w:rsidR="007877BB" w:rsidRPr="007877BB" w:rsidRDefault="007877BB" w:rsidP="007877BB">
      <w:pPr>
        <w:spacing w:line="360" w:lineRule="auto"/>
        <w:rPr>
          <w:ins w:id="1740" w:author="Alex Wang" w:date="2019-04-23T21:38:00Z"/>
          <w:rFonts w:cs="Times New Roman"/>
        </w:rPr>
      </w:pPr>
      <w:ins w:id="1741" w:author="Alex Wang" w:date="2019-04-23T21:38:00Z">
        <w:r w:rsidRPr="007877BB">
          <w:rPr>
            <w:rFonts w:cs="Times New Roman" w:hint="eastAsia"/>
          </w:rPr>
          <w:t>输入参数是矿机</w:t>
        </w:r>
        <w:r w:rsidRPr="007877BB">
          <w:rPr>
            <w:rFonts w:cs="Times New Roman"/>
          </w:rPr>
          <w:t>ID、生产空间值和调用者签名。先验证签名是否为该矿机对应的超级节点签名，验证通过后再核查生产空间值是否正确，即当前生产空间加上预采购空间（这是一个</w:t>
        </w:r>
        <w:r w:rsidRPr="007877BB">
          <w:rPr>
            <w:rFonts w:cs="Times New Roman"/>
          </w:rPr>
          <w:lastRenderedPageBreak/>
          <w:t>事先设定的系统参数）是否等于传入的生产空间值（此步验证是为了防止误操作），核查通过后将生产空间增加预采购空间大小，并增加该矿机对应的钱包的每周期收益，计算公式为：</w:t>
        </w:r>
      </w:ins>
    </w:p>
    <w:p w14:paraId="05BFB807" w14:textId="77777777" w:rsidR="007877BB" w:rsidRPr="007877BB" w:rsidRDefault="007877BB" w:rsidP="007877BB">
      <w:pPr>
        <w:spacing w:line="360" w:lineRule="auto"/>
        <w:rPr>
          <w:ins w:id="1742" w:author="Alex Wang" w:date="2019-04-23T21:38:00Z"/>
          <w:rFonts w:cs="Times New Roman"/>
        </w:rPr>
      </w:pPr>
      <w:ins w:id="1743" w:author="Alex Wang" w:date="2019-04-23T21:38:00Z">
        <w:r w:rsidRPr="007877BB">
          <w:rPr>
            <w:rFonts w:cs="Times New Roman" w:hint="eastAsia"/>
          </w:rPr>
          <w:t>每周期收益</w:t>
        </w:r>
        <w:r w:rsidRPr="007877BB">
          <w:rPr>
            <w:rFonts w:cs="Times New Roman"/>
          </w:rPr>
          <w:t xml:space="preserve"> += (预采购空间*数据分片大小/1GB）*（记账周期/ 1年）</w:t>
        </w:r>
      </w:ins>
    </w:p>
    <w:p w14:paraId="68501B25" w14:textId="77777777" w:rsidR="007877BB" w:rsidRPr="007877BB" w:rsidRDefault="007877BB" w:rsidP="007877BB">
      <w:pPr>
        <w:spacing w:line="360" w:lineRule="auto"/>
        <w:rPr>
          <w:ins w:id="1744" w:author="Alex Wang" w:date="2019-04-23T21:38:00Z"/>
          <w:rFonts w:cs="Times New Roman"/>
        </w:rPr>
      </w:pPr>
      <w:ins w:id="1745" w:author="Alex Wang" w:date="2019-04-23T21:38:00Z">
        <w:r w:rsidRPr="007877BB">
          <w:rPr>
            <w:rFonts w:cs="Times New Roman"/>
          </w:rPr>
          <w:t>f.</w:t>
        </w:r>
        <w:r w:rsidRPr="007877BB">
          <w:rPr>
            <w:rFonts w:cs="Times New Roman"/>
          </w:rPr>
          <w:tab/>
          <w:t>扣除HDD余额</w:t>
        </w:r>
      </w:ins>
    </w:p>
    <w:p w14:paraId="642E370D" w14:textId="77777777" w:rsidR="007877BB" w:rsidRPr="007877BB" w:rsidRDefault="007877BB" w:rsidP="007877BB">
      <w:pPr>
        <w:spacing w:line="360" w:lineRule="auto"/>
        <w:rPr>
          <w:ins w:id="1746" w:author="Alex Wang" w:date="2019-04-23T21:38:00Z"/>
          <w:rFonts w:cs="Times New Roman"/>
        </w:rPr>
      </w:pPr>
      <w:ins w:id="1747" w:author="Alex Wang" w:date="2019-04-23T21:38:00Z">
        <w:r w:rsidRPr="007877BB">
          <w:rPr>
            <w:rFonts w:cs="Times New Roman" w:hint="eastAsia"/>
          </w:rPr>
          <w:t>输入参数为扣除的值以及签名。先验证签名是否为该账户的签名（即超级节点只有获得该账户的授权后才能扣该账户的</w:t>
        </w:r>
        <w:r w:rsidRPr="007877BB">
          <w:rPr>
            <w:rFonts w:cs="Times New Roman"/>
          </w:rPr>
          <w:t>HDD），验证通过后计算该账户的HDD余额，将该账户的上次余额记录为当前余额减去扣除的余额，将上次余额时间记录为当前时间。</w:t>
        </w:r>
      </w:ins>
    </w:p>
    <w:p w14:paraId="5C02DB0B" w14:textId="77777777" w:rsidR="007877BB" w:rsidRPr="007877BB" w:rsidRDefault="007877BB" w:rsidP="007877BB">
      <w:pPr>
        <w:spacing w:line="360" w:lineRule="auto"/>
        <w:rPr>
          <w:ins w:id="1748" w:author="Alex Wang" w:date="2019-04-23T21:38:00Z"/>
          <w:rFonts w:cs="Times New Roman"/>
        </w:rPr>
      </w:pPr>
      <w:ins w:id="1749" w:author="Alex Wang" w:date="2019-04-23T21:38:00Z">
        <w:r w:rsidRPr="007877BB">
          <w:rPr>
            <w:rFonts w:cs="Times New Roman"/>
          </w:rPr>
          <w:t>g.</w:t>
        </w:r>
        <w:r w:rsidRPr="007877BB">
          <w:rPr>
            <w:rFonts w:cs="Times New Roman"/>
          </w:rPr>
          <w:tab/>
          <w:t>冻结和解冻HDD余额（测试网不需要实现，上线前实现）。</w:t>
        </w:r>
      </w:ins>
    </w:p>
    <w:p w14:paraId="749A0F5B" w14:textId="77777777" w:rsidR="007877BB" w:rsidRPr="007877BB" w:rsidRDefault="007877BB" w:rsidP="007877BB">
      <w:pPr>
        <w:spacing w:line="360" w:lineRule="auto"/>
        <w:rPr>
          <w:ins w:id="1750" w:author="Alex Wang" w:date="2019-04-23T21:38:00Z"/>
          <w:rFonts w:cs="Times New Roman"/>
        </w:rPr>
      </w:pPr>
      <w:ins w:id="1751" w:author="Alex Wang" w:date="2019-04-23T21:38:00Z">
        <w:r w:rsidRPr="007877BB">
          <w:rPr>
            <w:rFonts w:cs="Times New Roman"/>
          </w:rPr>
          <w:t>h.</w:t>
        </w:r>
        <w:r w:rsidRPr="007877BB">
          <w:rPr>
            <w:rFonts w:cs="Times New Roman"/>
          </w:rPr>
          <w:tab/>
          <w:t>增加和减少占用存储空间</w:t>
        </w:r>
      </w:ins>
    </w:p>
    <w:p w14:paraId="493D3A07" w14:textId="3A3D9618" w:rsidR="005C57FA" w:rsidRDefault="007877BB" w:rsidP="007877BB">
      <w:pPr>
        <w:spacing w:line="360" w:lineRule="auto"/>
        <w:rPr>
          <w:ins w:id="1752" w:author="Alex Wang" w:date="2019-04-23T21:38:00Z"/>
          <w:rFonts w:cs="Times New Roman"/>
        </w:rPr>
      </w:pPr>
      <w:ins w:id="1753" w:author="Alex Wang" w:date="2019-04-23T21:38:00Z">
        <w:r w:rsidRPr="007877BB">
          <w:rPr>
            <w:rFonts w:cs="Times New Roman" w:hint="eastAsia"/>
          </w:rPr>
          <w:t>输入参数有用户</w:t>
        </w:r>
        <w:r w:rsidRPr="007877BB">
          <w:rPr>
            <w:rFonts w:cs="Times New Roman"/>
          </w:rPr>
          <w:t>ID、增加/减少的空间（数据分片为单位）、增加减少后的占用存储空间大小（数据分片为单位）、签名。先验证签名是否为该用户签名，验证通过后核查增加或减少后的占用存储空间大小是否正确（此步验证是为防止误操作），核查通过</w:t>
        </w:r>
        <w:proofErr w:type="gramStart"/>
        <w:r w:rsidRPr="007877BB">
          <w:rPr>
            <w:rFonts w:cs="Times New Roman"/>
          </w:rPr>
          <w:t>后相应</w:t>
        </w:r>
        <w:proofErr w:type="gramEnd"/>
        <w:r w:rsidRPr="007877BB">
          <w:rPr>
            <w:rFonts w:cs="Times New Roman"/>
          </w:rPr>
          <w:t>增减占用存储空间</w:t>
        </w:r>
      </w:ins>
    </w:p>
    <w:p w14:paraId="67B3E910" w14:textId="77777777" w:rsidR="00A27C02" w:rsidRDefault="00A27C02" w:rsidP="007877BB">
      <w:pPr>
        <w:spacing w:line="360" w:lineRule="auto"/>
        <w:rPr>
          <w:rFonts w:cs="Times New Roman" w:hint="eastAsia"/>
        </w:rPr>
      </w:pPr>
    </w:p>
    <w:p w14:paraId="1FB4F5D0" w14:textId="530CE158" w:rsidR="006F55CB" w:rsidRDefault="006F6183" w:rsidP="00AF6E18">
      <w:pPr>
        <w:spacing w:line="360" w:lineRule="auto"/>
        <w:rPr>
          <w:rFonts w:cs="Times New Roman"/>
        </w:rPr>
      </w:pPr>
      <w:r>
        <w:rPr>
          <w:rFonts w:cs="Times New Roman" w:hint="eastAsia"/>
        </w:rPr>
        <w:t>6</w:t>
      </w:r>
      <w:r>
        <w:rPr>
          <w:rFonts w:cs="Times New Roman"/>
        </w:rPr>
        <w:t>.</w:t>
      </w:r>
      <w:r w:rsidR="003025C0">
        <w:rPr>
          <w:rFonts w:cs="Times New Roman" w:hint="eastAsia"/>
        </w:rPr>
        <w:t>项目</w:t>
      </w:r>
      <w:r w:rsidR="006F55CB">
        <w:rPr>
          <w:rFonts w:cs="Times New Roman" w:hint="eastAsia"/>
        </w:rPr>
        <w:t>划分</w:t>
      </w:r>
    </w:p>
    <w:p w14:paraId="6641F01F" w14:textId="2BEC7839" w:rsidR="006F6183" w:rsidRPr="006F6183" w:rsidRDefault="00617AE8" w:rsidP="006F6183">
      <w:pPr>
        <w:spacing w:line="360" w:lineRule="auto"/>
        <w:rPr>
          <w:rFonts w:cs="Times New Roman"/>
        </w:rPr>
      </w:pPr>
      <w:r>
        <w:rPr>
          <w:rFonts w:cs="Times New Roman" w:hint="eastAsia"/>
        </w:rPr>
        <w:t>1）</w:t>
      </w:r>
      <w:r w:rsidR="006F6183" w:rsidRPr="006F6183">
        <w:rPr>
          <w:rFonts w:cs="Times New Roman" w:hint="eastAsia"/>
        </w:rPr>
        <w:t>、</w:t>
      </w:r>
      <w:ins w:id="1754" w:author="Alex Wang" w:date="2019-03-11T22:27:00Z">
        <w:r w:rsidR="00A92630">
          <w:rPr>
            <w:rFonts w:cs="Times New Roman" w:hint="eastAsia"/>
          </w:rPr>
          <w:t>去中心化存储</w:t>
        </w:r>
      </w:ins>
      <w:r w:rsidR="006F6183" w:rsidRPr="006F6183">
        <w:rPr>
          <w:rFonts w:cs="Times New Roman"/>
        </w:rPr>
        <w:t>YTFS</w:t>
      </w:r>
    </w:p>
    <w:p w14:paraId="5866C512" w14:textId="56BDCA4E" w:rsidR="00F26B89" w:rsidRPr="00DF71D4" w:rsidRDefault="001C2431">
      <w:pPr>
        <w:pStyle w:val="a4"/>
        <w:widowControl/>
        <w:numPr>
          <w:ilvl w:val="0"/>
          <w:numId w:val="35"/>
        </w:numPr>
        <w:spacing w:before="100" w:beforeAutospacing="1" w:afterAutospacing="1"/>
        <w:ind w:firstLineChars="0"/>
        <w:jc w:val="left"/>
        <w:rPr>
          <w:rFonts w:ascii="宋体" w:eastAsia="宋体" w:hAnsi="宋体" w:cs="宋体"/>
          <w:kern w:val="0"/>
          <w:sz w:val="24"/>
          <w:szCs w:val="24"/>
        </w:rPr>
        <w:pPrChange w:id="1755" w:author="Alex Wang" w:date="2019-03-11T22:30:00Z">
          <w:pPr>
            <w:pStyle w:val="a4"/>
            <w:widowControl/>
            <w:numPr>
              <w:numId w:val="19"/>
            </w:numPr>
            <w:spacing w:before="100" w:beforeAutospacing="1" w:afterAutospacing="1"/>
            <w:ind w:left="840" w:firstLineChars="0" w:hanging="420"/>
            <w:jc w:val="left"/>
          </w:pPr>
        </w:pPrChange>
      </w:pPr>
      <w:ins w:id="1756" w:author="Alex Wang" w:date="2019-04-23T20:59:00Z">
        <w:r>
          <w:rPr>
            <w:rFonts w:cs="Times New Roman" w:hint="eastAsia"/>
          </w:rPr>
          <w:t>YTSDK</w:t>
        </w:r>
      </w:ins>
      <w:del w:id="1757" w:author="Alex Wang" w:date="2019-03-11T22:34:00Z">
        <w:r w:rsidR="00A16D23" w:rsidRPr="00DF71D4" w:rsidDel="000250F1">
          <w:rPr>
            <w:rFonts w:cs="Times New Roman"/>
          </w:rPr>
          <w:delText>YTFS</w:delText>
        </w:r>
      </w:del>
      <w:del w:id="1758" w:author="Alex Wang" w:date="2019-03-11T22:22:00Z">
        <w:r w:rsidR="00A16D23" w:rsidRPr="00DF71D4" w:rsidDel="00A92630">
          <w:rPr>
            <w:rFonts w:cs="Times New Roman"/>
          </w:rPr>
          <w:delText>/</w:delText>
        </w:r>
      </w:del>
      <w:del w:id="1759" w:author="Alex Wang" w:date="2019-04-23T20:59:00Z">
        <w:r w:rsidR="00A16D23" w:rsidRPr="00DF71D4" w:rsidDel="001C2431">
          <w:rPr>
            <w:rFonts w:cs="Times New Roman"/>
          </w:rPr>
          <w:delText>Client</w:delText>
        </w:r>
      </w:del>
      <w:r w:rsidR="00A16D23" w:rsidRPr="00DF71D4">
        <w:rPr>
          <w:rFonts w:cs="Times New Roman"/>
        </w:rPr>
        <w:t xml:space="preserve"> </w:t>
      </w:r>
      <w:r w:rsidR="00A16D23" w:rsidRPr="00DF71D4">
        <w:rPr>
          <w:rFonts w:cs="Times New Roman" w:hint="eastAsia"/>
        </w:rPr>
        <w:t>：</w:t>
      </w:r>
      <w:r w:rsidR="006F6183" w:rsidRPr="00DF71D4">
        <w:rPr>
          <w:rFonts w:cs="Times New Roman"/>
        </w:rPr>
        <w:t>YTFS用户</w:t>
      </w:r>
      <w:proofErr w:type="gramStart"/>
      <w:r w:rsidR="006F6183" w:rsidRPr="00DF71D4">
        <w:rPr>
          <w:rFonts w:cs="Times New Roman"/>
        </w:rPr>
        <w:t>端</w:t>
      </w:r>
      <w:ins w:id="1760" w:author="Alex Wang" w:date="2019-04-23T20:59:00Z">
        <w:r>
          <w:rPr>
            <w:rFonts w:cs="Times New Roman" w:hint="eastAsia"/>
          </w:rPr>
          <w:t>核心</w:t>
        </w:r>
        <w:proofErr w:type="gramEnd"/>
        <w:r>
          <w:rPr>
            <w:rFonts w:cs="Times New Roman" w:hint="eastAsia"/>
          </w:rPr>
          <w:t>模块</w:t>
        </w:r>
      </w:ins>
      <w:r w:rsidR="000F6EB2" w:rsidRPr="00DF71D4">
        <w:rPr>
          <w:rFonts w:cs="Times New Roman" w:hint="eastAsia"/>
        </w:rPr>
        <w:t>，包括用户登录登出，上传主模块，下载主模块，授权管理，查询</w:t>
      </w:r>
      <w:r w:rsidR="002B0482" w:rsidRPr="00DF71D4">
        <w:rPr>
          <w:rFonts w:cs="Times New Roman" w:hint="eastAsia"/>
        </w:rPr>
        <w:t>等功能，提供登录</w:t>
      </w:r>
      <w:r w:rsidR="00DE2CCD" w:rsidRPr="00DF71D4">
        <w:rPr>
          <w:rFonts w:cs="Times New Roman" w:hint="eastAsia"/>
        </w:rPr>
        <w:t>、</w:t>
      </w:r>
      <w:r w:rsidR="002B0482" w:rsidRPr="00DF71D4">
        <w:rPr>
          <w:rFonts w:cs="Times New Roman" w:hint="eastAsia"/>
        </w:rPr>
        <w:t>登出</w:t>
      </w:r>
      <w:r w:rsidR="00DE2CCD" w:rsidRPr="00DF71D4">
        <w:rPr>
          <w:rFonts w:cs="Times New Roman" w:hint="eastAsia"/>
        </w:rPr>
        <w:t>、</w:t>
      </w:r>
      <w:r w:rsidR="002B0482" w:rsidRPr="00DF71D4">
        <w:rPr>
          <w:rFonts w:cs="Times New Roman" w:hint="eastAsia"/>
        </w:rPr>
        <w:t>上传</w:t>
      </w:r>
      <w:r w:rsidR="00DE2CCD" w:rsidRPr="00DF71D4">
        <w:rPr>
          <w:rFonts w:cs="Times New Roman" w:hint="eastAsia"/>
        </w:rPr>
        <w:t>、</w:t>
      </w:r>
      <w:r w:rsidR="002B0482" w:rsidRPr="00DF71D4">
        <w:rPr>
          <w:rFonts w:cs="Times New Roman" w:hint="eastAsia"/>
        </w:rPr>
        <w:t>下载</w:t>
      </w:r>
      <w:r w:rsidR="00DE2CCD" w:rsidRPr="00DF71D4">
        <w:rPr>
          <w:rFonts w:cs="Times New Roman" w:hint="eastAsia"/>
        </w:rPr>
        <w:t>、查询</w:t>
      </w:r>
      <w:r w:rsidR="002B0482" w:rsidRPr="00DF71D4">
        <w:rPr>
          <w:rFonts w:cs="Times New Roman" w:hint="eastAsia"/>
        </w:rPr>
        <w:t>文件</w:t>
      </w:r>
      <w:r w:rsidR="00DE2CCD" w:rsidRPr="00DF71D4">
        <w:rPr>
          <w:rFonts w:cs="Times New Roman" w:hint="eastAsia"/>
        </w:rPr>
        <w:t>、</w:t>
      </w:r>
      <w:r w:rsidR="002B0482" w:rsidRPr="00DF71D4">
        <w:rPr>
          <w:rFonts w:cs="Times New Roman" w:hint="eastAsia"/>
        </w:rPr>
        <w:t>导出文件授权（</w:t>
      </w:r>
      <w:r w:rsidR="002B0482" w:rsidRPr="00DF71D4">
        <w:rPr>
          <w:rFonts w:cs="Times New Roman"/>
        </w:rPr>
        <w:t>Later）</w:t>
      </w:r>
      <w:r w:rsidR="00DE2CCD" w:rsidRPr="00DF71D4">
        <w:rPr>
          <w:rFonts w:cs="Times New Roman" w:hint="eastAsia"/>
        </w:rPr>
        <w:t>、</w:t>
      </w:r>
      <w:r w:rsidR="002B0482" w:rsidRPr="00DF71D4">
        <w:rPr>
          <w:rFonts w:cs="Times New Roman"/>
        </w:rPr>
        <w:t>导入文件(Later)</w:t>
      </w:r>
      <w:r w:rsidR="00DE2CCD" w:rsidRPr="00DF71D4">
        <w:rPr>
          <w:rFonts w:cs="Times New Roman" w:hint="eastAsia"/>
        </w:rPr>
        <w:t>、</w:t>
      </w:r>
      <w:r w:rsidR="002B0482" w:rsidRPr="00DF71D4">
        <w:rPr>
          <w:rFonts w:cs="Times New Roman"/>
        </w:rPr>
        <w:t>查询状态（有多少文件，占多大空间，每周期总费用</w:t>
      </w:r>
      <w:r w:rsidR="00DE2CCD" w:rsidRPr="00DF71D4">
        <w:rPr>
          <w:rFonts w:cs="Times New Roman" w:hint="eastAsia"/>
        </w:rPr>
        <w:t>等</w:t>
      </w:r>
      <w:r w:rsidR="002B0482" w:rsidRPr="00DF71D4">
        <w:rPr>
          <w:rFonts w:cs="Times New Roman"/>
        </w:rPr>
        <w:t>）</w:t>
      </w:r>
      <w:r w:rsidR="004C0C93" w:rsidRPr="00DF71D4">
        <w:rPr>
          <w:rFonts w:cs="Times New Roman" w:hint="eastAsia"/>
        </w:rPr>
        <w:t>等核心接口。</w:t>
      </w:r>
    </w:p>
    <w:p w14:paraId="551A9AB8" w14:textId="185ED98C" w:rsidR="00362EDE" w:rsidRDefault="009913C3">
      <w:pPr>
        <w:pStyle w:val="a4"/>
        <w:widowControl/>
        <w:numPr>
          <w:ilvl w:val="0"/>
          <w:numId w:val="35"/>
        </w:numPr>
        <w:spacing w:before="100" w:beforeAutospacing="1" w:afterAutospacing="1" w:line="360" w:lineRule="auto"/>
        <w:ind w:firstLineChars="0"/>
        <w:jc w:val="left"/>
        <w:rPr>
          <w:rFonts w:cs="Times New Roman"/>
        </w:rPr>
        <w:pPrChange w:id="1761" w:author="Alex Wang" w:date="2019-03-11T22:30:00Z">
          <w:pPr>
            <w:pStyle w:val="a4"/>
            <w:widowControl/>
            <w:numPr>
              <w:numId w:val="19"/>
            </w:numPr>
            <w:spacing w:before="100" w:beforeAutospacing="1" w:afterAutospacing="1" w:line="360" w:lineRule="auto"/>
            <w:ind w:left="840" w:firstLineChars="0" w:hanging="420"/>
            <w:jc w:val="left"/>
          </w:pPr>
        </w:pPrChange>
      </w:pPr>
      <w:ins w:id="1762" w:author="Alex Wang" w:date="2019-04-23T21:00:00Z">
        <w:r>
          <w:rPr>
            <w:rFonts w:cs="Times New Roman" w:hint="eastAsia"/>
          </w:rPr>
          <w:t>YTFS-</w:t>
        </w:r>
      </w:ins>
      <w:proofErr w:type="spellStart"/>
      <w:del w:id="1763" w:author="Alex Wang" w:date="2019-03-11T22:34:00Z">
        <w:r w:rsidR="00F26B89" w:rsidRPr="00DF71D4" w:rsidDel="000250F1">
          <w:rPr>
            <w:rFonts w:cs="Times New Roman"/>
          </w:rPr>
          <w:delText>YTFS</w:delText>
        </w:r>
      </w:del>
      <w:del w:id="1764" w:author="Alex Wang" w:date="2019-03-11T22:27:00Z">
        <w:r w:rsidR="00F26B89" w:rsidRPr="00DF71D4" w:rsidDel="00A92630">
          <w:rPr>
            <w:rFonts w:cs="Times New Roman"/>
          </w:rPr>
          <w:delText>/</w:delText>
        </w:r>
      </w:del>
      <w:r w:rsidR="00F26B89" w:rsidRPr="00DF71D4">
        <w:rPr>
          <w:rFonts w:cs="Times New Roman"/>
        </w:rPr>
        <w:t>CoreService</w:t>
      </w:r>
      <w:proofErr w:type="spellEnd"/>
      <w:r w:rsidR="00F26B89" w:rsidRPr="00DF71D4">
        <w:rPr>
          <w:rFonts w:cs="Times New Roman"/>
        </w:rPr>
        <w:t xml:space="preserve"> </w:t>
      </w:r>
      <w:r w:rsidR="00F26B89" w:rsidRPr="00DF71D4">
        <w:rPr>
          <w:rFonts w:cs="Times New Roman" w:hint="eastAsia"/>
        </w:rPr>
        <w:t>：</w:t>
      </w:r>
      <w:r w:rsidR="006F6183" w:rsidRPr="00DF71D4">
        <w:rPr>
          <w:rFonts w:cs="Times New Roman"/>
        </w:rPr>
        <w:t>YTFS</w:t>
      </w:r>
      <w:r w:rsidR="00F26B89" w:rsidRPr="00DF71D4">
        <w:rPr>
          <w:rFonts w:cs="Times New Roman" w:hint="eastAsia"/>
        </w:rPr>
        <w:t>核心服务</w:t>
      </w:r>
      <w:r w:rsidR="006F6183" w:rsidRPr="00DF71D4">
        <w:rPr>
          <w:rFonts w:cs="Times New Roman"/>
        </w:rPr>
        <w:t>，</w:t>
      </w:r>
      <w:r w:rsidR="00C97644" w:rsidRPr="00DF71D4">
        <w:rPr>
          <w:rFonts w:cs="Times New Roman" w:hint="eastAsia"/>
        </w:rPr>
        <w:t>运行在</w:t>
      </w:r>
      <w:r w:rsidR="00C97644" w:rsidRPr="00DF71D4">
        <w:rPr>
          <w:rFonts w:cs="Times New Roman"/>
        </w:rPr>
        <w:t>超级节点端</w:t>
      </w:r>
      <w:r w:rsidR="00BA2A08" w:rsidRPr="00DF71D4">
        <w:rPr>
          <w:rFonts w:cs="Times New Roman" w:hint="eastAsia"/>
        </w:rPr>
        <w:t>，包括存储数据服务，</w:t>
      </w:r>
      <w:del w:id="1765" w:author="Alex Wang" w:date="2019-04-23T21:22:00Z">
        <w:r w:rsidR="00BA2A08" w:rsidRPr="00DF71D4" w:rsidDel="00AF4E7B">
          <w:rPr>
            <w:rFonts w:cs="Times New Roman" w:hint="eastAsia"/>
          </w:rPr>
          <w:delText>存储节点</w:delText>
        </w:r>
      </w:del>
      <w:ins w:id="1766" w:author="Alex Wang" w:date="2019-04-23T21:22:00Z">
        <w:r w:rsidR="00AF4E7B">
          <w:rPr>
            <w:rFonts w:cs="Times New Roman" w:hint="eastAsia"/>
          </w:rPr>
          <w:t>数据节点</w:t>
        </w:r>
      </w:ins>
      <w:r w:rsidR="00BA2A08" w:rsidRPr="00DF71D4">
        <w:rPr>
          <w:rFonts w:cs="Times New Roman" w:hint="eastAsia"/>
        </w:rPr>
        <w:t>服务，用户数据服务，</w:t>
      </w:r>
      <w:r w:rsidR="00BA2A08" w:rsidRPr="00DF71D4">
        <w:rPr>
          <w:rFonts w:cs="Times New Roman"/>
        </w:rPr>
        <w:t>数据重建调度，数据一致性检查（Later），GC（Later）</w:t>
      </w:r>
      <w:r w:rsidR="005724CF" w:rsidRPr="00DF71D4">
        <w:rPr>
          <w:rFonts w:cs="Times New Roman" w:hint="eastAsia"/>
        </w:rPr>
        <w:t>等功能。</w:t>
      </w:r>
    </w:p>
    <w:p w14:paraId="6198A505" w14:textId="09CC87C2" w:rsidR="00854669" w:rsidRDefault="00EC2612">
      <w:pPr>
        <w:pStyle w:val="a4"/>
        <w:widowControl/>
        <w:numPr>
          <w:ilvl w:val="0"/>
          <w:numId w:val="35"/>
        </w:numPr>
        <w:spacing w:before="100" w:beforeAutospacing="1" w:afterAutospacing="1" w:line="360" w:lineRule="auto"/>
        <w:ind w:firstLineChars="0"/>
        <w:jc w:val="left"/>
        <w:rPr>
          <w:rFonts w:cs="Times New Roman"/>
        </w:rPr>
        <w:pPrChange w:id="1767" w:author="Alex Wang" w:date="2019-03-11T22:30:00Z">
          <w:pPr>
            <w:pStyle w:val="a4"/>
            <w:widowControl/>
            <w:numPr>
              <w:numId w:val="19"/>
            </w:numPr>
            <w:spacing w:before="100" w:beforeAutospacing="1" w:afterAutospacing="1" w:line="360" w:lineRule="auto"/>
            <w:ind w:left="840" w:firstLineChars="0" w:hanging="420"/>
            <w:jc w:val="left"/>
          </w:pPr>
        </w:pPrChange>
      </w:pPr>
      <w:ins w:id="1768" w:author="Alex Wang" w:date="2019-04-23T21:00:00Z">
        <w:r>
          <w:rPr>
            <w:rFonts w:cs="Times New Roman" w:hint="eastAsia"/>
          </w:rPr>
          <w:t>YTFS-</w:t>
        </w:r>
      </w:ins>
      <w:ins w:id="1769" w:author="Alex Wang" w:date="2019-04-23T21:01:00Z">
        <w:r>
          <w:rPr>
            <w:rFonts w:cs="Times New Roman" w:hint="eastAsia"/>
          </w:rPr>
          <w:t>DN</w:t>
        </w:r>
      </w:ins>
      <w:del w:id="1770" w:author="Alex Wang" w:date="2019-03-11T22:34:00Z">
        <w:r w:rsidR="00362EDE" w:rsidRPr="00DF71D4" w:rsidDel="000250F1">
          <w:rPr>
            <w:rFonts w:cs="Times New Roman"/>
          </w:rPr>
          <w:delText>YTFS</w:delText>
        </w:r>
      </w:del>
      <w:del w:id="1771" w:author="Alex Wang" w:date="2019-03-11T22:27:00Z">
        <w:r w:rsidR="00362EDE" w:rsidRPr="00DF71D4" w:rsidDel="00A92630">
          <w:rPr>
            <w:rFonts w:cs="Times New Roman"/>
          </w:rPr>
          <w:delText>/</w:delText>
        </w:r>
      </w:del>
      <w:del w:id="1772" w:author="Alex Wang" w:date="2019-04-23T21:01:00Z">
        <w:r w:rsidR="00362EDE" w:rsidRPr="00DF71D4" w:rsidDel="00EC2612">
          <w:rPr>
            <w:rFonts w:cs="Times New Roman"/>
          </w:rPr>
          <w:delText>Node</w:delText>
        </w:r>
      </w:del>
      <w:r w:rsidR="00362EDE" w:rsidRPr="00DF71D4">
        <w:rPr>
          <w:rFonts w:cs="Times New Roman"/>
        </w:rPr>
        <w:t xml:space="preserve"> </w:t>
      </w:r>
      <w:r w:rsidR="00362EDE" w:rsidRPr="00DF71D4">
        <w:rPr>
          <w:rFonts w:cs="Times New Roman" w:hint="eastAsia"/>
        </w:rPr>
        <w:t>：</w:t>
      </w:r>
      <w:r w:rsidR="006F6183" w:rsidRPr="00DF71D4">
        <w:rPr>
          <w:rFonts w:cs="Times New Roman"/>
        </w:rPr>
        <w:t>YTFS</w:t>
      </w:r>
      <w:del w:id="1773" w:author="Alex Wang" w:date="2019-04-23T21:22:00Z">
        <w:r w:rsidR="006F6183" w:rsidRPr="00DF71D4" w:rsidDel="00AF4E7B">
          <w:rPr>
            <w:rFonts w:cs="Times New Roman"/>
          </w:rPr>
          <w:delText>存储节点</w:delText>
        </w:r>
      </w:del>
      <w:ins w:id="1774" w:author="Alex Wang" w:date="2019-04-23T21:22:00Z">
        <w:r w:rsidR="00AF4E7B">
          <w:rPr>
            <w:rFonts w:cs="Times New Roman"/>
          </w:rPr>
          <w:t>数据节点</w:t>
        </w:r>
      </w:ins>
      <w:r w:rsidR="006F6183" w:rsidRPr="00DF71D4">
        <w:rPr>
          <w:rFonts w:cs="Times New Roman"/>
        </w:rPr>
        <w:t xml:space="preserve">端, </w:t>
      </w:r>
      <w:r w:rsidR="00003E7E" w:rsidRPr="00DF71D4">
        <w:rPr>
          <w:rFonts w:cs="Times New Roman" w:hint="eastAsia"/>
        </w:rPr>
        <w:t>包括</w:t>
      </w:r>
      <w:r w:rsidR="00362EDE" w:rsidRPr="00DF71D4">
        <w:rPr>
          <w:rFonts w:cs="Times New Roman" w:hint="eastAsia"/>
        </w:rPr>
        <w:t>存储调度（从通讯</w:t>
      </w:r>
      <w:proofErr w:type="gramStart"/>
      <w:r w:rsidR="00362EDE" w:rsidRPr="00DF71D4">
        <w:rPr>
          <w:rFonts w:cs="Times New Roman" w:hint="eastAsia"/>
        </w:rPr>
        <w:t>层接受</w:t>
      </w:r>
      <w:proofErr w:type="gramEnd"/>
      <w:r w:rsidR="00362EDE" w:rsidRPr="00DF71D4">
        <w:rPr>
          <w:rFonts w:cs="Times New Roman" w:hint="eastAsia"/>
        </w:rPr>
        <w:t>命令，解析后调用相应模块执行），写分片，</w:t>
      </w:r>
      <w:r w:rsidR="00362EDE" w:rsidRPr="00DF71D4">
        <w:rPr>
          <w:rFonts w:cs="Times New Roman"/>
        </w:rPr>
        <w:t xml:space="preserve"> 读分片， 重建分片， 删除分片（Later)， 数据自检（Later）</w:t>
      </w:r>
      <w:r w:rsidR="00003E7E" w:rsidRPr="00DF71D4">
        <w:rPr>
          <w:rFonts w:cs="Times New Roman" w:hint="eastAsia"/>
        </w:rPr>
        <w:t>等功能。</w:t>
      </w:r>
    </w:p>
    <w:p w14:paraId="13219037" w14:textId="0279EDFD" w:rsidR="00CA6E5F" w:rsidRDefault="008E57B4">
      <w:pPr>
        <w:pStyle w:val="a4"/>
        <w:widowControl/>
        <w:numPr>
          <w:ilvl w:val="0"/>
          <w:numId w:val="35"/>
        </w:numPr>
        <w:spacing w:before="100" w:beforeAutospacing="1" w:afterAutospacing="1" w:line="360" w:lineRule="auto"/>
        <w:ind w:firstLineChars="0"/>
        <w:jc w:val="left"/>
        <w:rPr>
          <w:rFonts w:cs="Times New Roman"/>
        </w:rPr>
        <w:pPrChange w:id="1775" w:author="Alex Wang" w:date="2019-03-11T22:30:00Z">
          <w:pPr>
            <w:pStyle w:val="a4"/>
            <w:widowControl/>
            <w:numPr>
              <w:numId w:val="19"/>
            </w:numPr>
            <w:spacing w:before="100" w:beforeAutospacing="1" w:afterAutospacing="1" w:line="360" w:lineRule="auto"/>
            <w:ind w:left="840" w:firstLineChars="0" w:hanging="420"/>
            <w:jc w:val="left"/>
          </w:pPr>
        </w:pPrChange>
      </w:pPr>
      <w:ins w:id="1776" w:author="Alex Wang" w:date="2019-04-23T21:01:00Z">
        <w:r>
          <w:rPr>
            <w:rFonts w:cs="Times New Roman" w:hint="eastAsia"/>
          </w:rPr>
          <w:t>YTFS-</w:t>
        </w:r>
      </w:ins>
      <w:proofErr w:type="spellStart"/>
      <w:del w:id="1777" w:author="Alex Wang" w:date="2019-03-11T22:34:00Z">
        <w:r w:rsidR="00854669" w:rsidRPr="00DF71D4" w:rsidDel="000250F1">
          <w:rPr>
            <w:rFonts w:cs="Times New Roman"/>
          </w:rPr>
          <w:delText>YTFS</w:delText>
        </w:r>
      </w:del>
      <w:del w:id="1778" w:author="Alex Wang" w:date="2019-03-11T22:27:00Z">
        <w:r w:rsidR="00854669" w:rsidRPr="00DF71D4" w:rsidDel="00A92630">
          <w:rPr>
            <w:rFonts w:cs="Times New Roman"/>
          </w:rPr>
          <w:delText>/</w:delText>
        </w:r>
      </w:del>
      <w:r w:rsidR="00854669" w:rsidRPr="00DF71D4">
        <w:rPr>
          <w:rFonts w:cs="Times New Roman"/>
        </w:rPr>
        <w:t>ExtService</w:t>
      </w:r>
      <w:proofErr w:type="spellEnd"/>
      <w:r w:rsidR="00854669" w:rsidRPr="00DF71D4">
        <w:rPr>
          <w:rFonts w:cs="Times New Roman" w:hint="eastAsia"/>
        </w:rPr>
        <w:t>：</w:t>
      </w:r>
      <w:r w:rsidR="00854669" w:rsidRPr="00DF71D4">
        <w:rPr>
          <w:rFonts w:cs="Times New Roman"/>
        </w:rPr>
        <w:t>YTFS</w:t>
      </w:r>
      <w:r w:rsidR="00854669" w:rsidRPr="00DF71D4">
        <w:rPr>
          <w:rFonts w:cs="Times New Roman" w:hint="eastAsia"/>
        </w:rPr>
        <w:t>扩展服务</w:t>
      </w:r>
      <w:r w:rsidR="00854669" w:rsidRPr="00DF71D4">
        <w:rPr>
          <w:rFonts w:cs="Times New Roman"/>
        </w:rPr>
        <w:t>(命名空间，ACL，S3用户key等</w:t>
      </w:r>
      <w:r w:rsidR="00854669" w:rsidRPr="00DF71D4">
        <w:rPr>
          <w:rFonts w:cs="Times New Roman" w:hint="eastAsia"/>
        </w:rPr>
        <w:t>)</w:t>
      </w:r>
      <w:r w:rsidR="00854669" w:rsidRPr="00DF71D4">
        <w:rPr>
          <w:rFonts w:cs="Times New Roman"/>
        </w:rPr>
        <w:t>，</w:t>
      </w:r>
      <w:r w:rsidR="00854669" w:rsidRPr="00DF71D4">
        <w:rPr>
          <w:rFonts w:cs="Times New Roman" w:hint="eastAsia"/>
        </w:rPr>
        <w:t>运行在</w:t>
      </w:r>
      <w:r w:rsidR="00854669" w:rsidRPr="00DF71D4">
        <w:rPr>
          <w:rFonts w:cs="Times New Roman"/>
        </w:rPr>
        <w:t>超级节点端</w:t>
      </w:r>
      <w:r w:rsidR="00CA6E5F" w:rsidRPr="00DF71D4">
        <w:rPr>
          <w:rFonts w:cs="Times New Roman" w:hint="eastAsia"/>
        </w:rPr>
        <w:t>。</w:t>
      </w:r>
    </w:p>
    <w:p w14:paraId="2F930FA9" w14:textId="1BBAE064" w:rsidR="006F6183" w:rsidRDefault="00CA6E5F">
      <w:pPr>
        <w:pStyle w:val="a4"/>
        <w:widowControl/>
        <w:numPr>
          <w:ilvl w:val="0"/>
          <w:numId w:val="35"/>
        </w:numPr>
        <w:spacing w:before="100" w:beforeAutospacing="1" w:afterAutospacing="1" w:line="360" w:lineRule="auto"/>
        <w:ind w:firstLineChars="0"/>
        <w:jc w:val="left"/>
        <w:rPr>
          <w:ins w:id="1779" w:author="Alex Wang" w:date="2019-04-23T21:03:00Z"/>
          <w:rFonts w:cs="Times New Roman"/>
        </w:rPr>
      </w:pPr>
      <w:del w:id="1780" w:author="Alex Wang" w:date="2019-03-11T22:34:00Z">
        <w:r w:rsidRPr="001831DA" w:rsidDel="000250F1">
          <w:rPr>
            <w:rFonts w:cs="Times New Roman"/>
          </w:rPr>
          <w:delText>YTFS</w:delText>
        </w:r>
      </w:del>
      <w:del w:id="1781" w:author="Alex Wang" w:date="2019-03-11T22:27:00Z">
        <w:r w:rsidRPr="005460E6" w:rsidDel="00A92630">
          <w:rPr>
            <w:rFonts w:cs="Times New Roman"/>
          </w:rPr>
          <w:delText>/</w:delText>
        </w:r>
      </w:del>
      <w:proofErr w:type="spellStart"/>
      <w:ins w:id="1782" w:author="Alex Wang" w:date="2019-04-23T21:02:00Z">
        <w:r w:rsidR="008E57B4">
          <w:rPr>
            <w:rFonts w:cs="Times New Roman" w:hint="eastAsia"/>
          </w:rPr>
          <w:t>YT</w:t>
        </w:r>
        <w:r w:rsidR="008E57B4">
          <w:rPr>
            <w:rFonts w:cs="Times New Roman"/>
          </w:rPr>
          <w:t>ObjectStorage</w:t>
        </w:r>
      </w:ins>
      <w:proofErr w:type="spellEnd"/>
      <w:del w:id="1783" w:author="Alex Wang" w:date="2019-04-23T21:01:00Z">
        <w:r w:rsidRPr="00972CDB" w:rsidDel="008E57B4">
          <w:rPr>
            <w:rFonts w:cs="Times New Roman"/>
          </w:rPr>
          <w:delText>S3Server</w:delText>
        </w:r>
      </w:del>
      <w:r w:rsidRPr="00972CDB">
        <w:rPr>
          <w:rFonts w:cs="Times New Roman"/>
        </w:rPr>
        <w:t xml:space="preserve"> </w:t>
      </w:r>
      <w:r w:rsidRPr="00460F60">
        <w:rPr>
          <w:rFonts w:cs="Times New Roman" w:hint="eastAsia"/>
        </w:rPr>
        <w:t>：</w:t>
      </w:r>
      <w:r w:rsidR="006F6183" w:rsidRPr="00460F60">
        <w:rPr>
          <w:rFonts w:cs="Times New Roman"/>
        </w:rPr>
        <w:t>YTFS S3 Server，</w:t>
      </w:r>
      <w:r w:rsidRPr="00F25682">
        <w:rPr>
          <w:rFonts w:cs="Times New Roman" w:hint="eastAsia"/>
        </w:rPr>
        <w:t>提供标准</w:t>
      </w:r>
      <w:r w:rsidRPr="002A7CF0">
        <w:rPr>
          <w:rFonts w:cs="Times New Roman"/>
        </w:rPr>
        <w:t>S3</w:t>
      </w:r>
      <w:r w:rsidR="00491E5B" w:rsidRPr="00231DEC">
        <w:rPr>
          <w:rFonts w:cs="Times New Roman" w:hint="eastAsia"/>
        </w:rPr>
        <w:t>的</w:t>
      </w:r>
      <w:proofErr w:type="spellStart"/>
      <w:r w:rsidR="00491E5B" w:rsidRPr="0022111A">
        <w:rPr>
          <w:rFonts w:cs="Times New Roman"/>
        </w:rPr>
        <w:t>RestFul</w:t>
      </w:r>
      <w:proofErr w:type="spellEnd"/>
      <w:r w:rsidR="00491E5B" w:rsidRPr="00255DC4">
        <w:rPr>
          <w:rFonts w:cs="Times New Roman" w:hint="eastAsia"/>
        </w:rPr>
        <w:t>接口，后端调用</w:t>
      </w:r>
      <w:r w:rsidR="00491E5B" w:rsidRPr="00B202C2">
        <w:rPr>
          <w:rFonts w:cs="Times New Roman"/>
        </w:rPr>
        <w:t>YTFS</w:t>
      </w:r>
      <w:r w:rsidR="00491E5B" w:rsidRPr="006C142E">
        <w:rPr>
          <w:rFonts w:cs="Times New Roman"/>
        </w:rPr>
        <w:t>核心接口实现。</w:t>
      </w:r>
    </w:p>
    <w:p w14:paraId="3565202B" w14:textId="0C81F833" w:rsidR="00C01E47" w:rsidRPr="00D4602B" w:rsidDel="00D83634" w:rsidRDefault="00C01E47">
      <w:pPr>
        <w:pStyle w:val="a4"/>
        <w:numPr>
          <w:ilvl w:val="0"/>
          <w:numId w:val="35"/>
        </w:numPr>
        <w:spacing w:line="360" w:lineRule="auto"/>
        <w:ind w:firstLineChars="0"/>
        <w:rPr>
          <w:del w:id="1784" w:author="Alex Wang" w:date="2019-04-23T21:03:00Z"/>
          <w:moveTo w:id="1785" w:author="Alex Wang" w:date="2019-03-11T22:29:00Z"/>
          <w:rFonts w:cs="Times New Roman"/>
        </w:rPr>
        <w:pPrChange w:id="1786" w:author="Alex Wang" w:date="2019-03-11T22:30:00Z">
          <w:pPr>
            <w:pStyle w:val="a4"/>
            <w:numPr>
              <w:ilvl w:val="1"/>
              <w:numId w:val="19"/>
            </w:numPr>
            <w:spacing w:line="360" w:lineRule="auto"/>
            <w:ind w:left="1260" w:firstLineChars="0" w:hanging="420"/>
          </w:pPr>
        </w:pPrChange>
      </w:pPr>
      <w:moveToRangeStart w:id="1787" w:author="Alex Wang" w:date="2019-03-11T22:29:00Z" w:name="move3235799"/>
      <w:moveTo w:id="1788" w:author="Alex Wang" w:date="2019-03-11T22:29:00Z">
        <w:del w:id="1789" w:author="Alex Wang" w:date="2019-04-23T21:03:00Z">
          <w:r w:rsidRPr="005808A1" w:rsidDel="00D83634">
            <w:rPr>
              <w:rFonts w:cs="Times New Roman"/>
            </w:rPr>
            <w:delText>P2P</w:delText>
          </w:r>
          <w:r w:rsidRPr="00D4602B" w:rsidDel="00D83634">
            <w:rPr>
              <w:rFonts w:cs="Times New Roman"/>
            </w:rPr>
            <w:delText>节点端</w:delText>
          </w:r>
        </w:del>
      </w:moveTo>
    </w:p>
    <w:p w14:paraId="038FD00A" w14:textId="5A42F281" w:rsidR="00C01E47" w:rsidRPr="005455CC" w:rsidDel="00D83634" w:rsidRDefault="00C01E47">
      <w:pPr>
        <w:pStyle w:val="a4"/>
        <w:numPr>
          <w:ilvl w:val="0"/>
          <w:numId w:val="35"/>
        </w:numPr>
        <w:spacing w:line="360" w:lineRule="auto"/>
        <w:ind w:firstLineChars="0"/>
        <w:rPr>
          <w:del w:id="1790" w:author="Alex Wang" w:date="2019-04-23T21:03:00Z"/>
          <w:moveTo w:id="1791" w:author="Alex Wang" w:date="2019-03-11T22:29:00Z"/>
          <w:rFonts w:cs="Times New Roman"/>
        </w:rPr>
        <w:pPrChange w:id="1792" w:author="Alex Wang" w:date="2019-03-11T22:31:00Z">
          <w:pPr>
            <w:pStyle w:val="a4"/>
            <w:numPr>
              <w:ilvl w:val="1"/>
              <w:numId w:val="19"/>
            </w:numPr>
            <w:spacing w:line="360" w:lineRule="auto"/>
            <w:ind w:left="1260" w:firstLineChars="0" w:hanging="420"/>
          </w:pPr>
        </w:pPrChange>
      </w:pPr>
      <w:moveTo w:id="1793" w:author="Alex Wang" w:date="2019-03-11T22:29:00Z">
        <w:del w:id="1794" w:author="Alex Wang" w:date="2019-04-23T21:03:00Z">
          <w:r w:rsidRPr="005455CC" w:rsidDel="00D83634">
            <w:rPr>
              <w:rFonts w:cs="Times New Roman"/>
            </w:rPr>
            <w:delText>P2P管理端</w:delText>
          </w:r>
        </w:del>
      </w:moveTo>
    </w:p>
    <w:p w14:paraId="3F2CCEDF" w14:textId="5ADF5060" w:rsidR="00C01E47" w:rsidRPr="00C329C8" w:rsidDel="00D83634" w:rsidRDefault="00C01E47">
      <w:pPr>
        <w:pStyle w:val="a4"/>
        <w:numPr>
          <w:ilvl w:val="0"/>
          <w:numId w:val="35"/>
        </w:numPr>
        <w:spacing w:line="360" w:lineRule="auto"/>
        <w:ind w:firstLineChars="0"/>
        <w:rPr>
          <w:del w:id="1795" w:author="Alex Wang" w:date="2019-04-23T21:03:00Z"/>
          <w:moveTo w:id="1796" w:author="Alex Wang" w:date="2019-03-11T22:29:00Z"/>
          <w:rFonts w:cs="Times New Roman"/>
        </w:rPr>
        <w:pPrChange w:id="1797" w:author="Alex Wang" w:date="2019-03-11T22:31:00Z">
          <w:pPr>
            <w:pStyle w:val="a4"/>
            <w:numPr>
              <w:ilvl w:val="1"/>
              <w:numId w:val="19"/>
            </w:numPr>
            <w:spacing w:line="360" w:lineRule="auto"/>
            <w:ind w:left="1260" w:firstLineChars="0" w:hanging="420"/>
          </w:pPr>
        </w:pPrChange>
      </w:pPr>
      <w:moveTo w:id="1798" w:author="Alex Wang" w:date="2019-03-11T22:29:00Z">
        <w:del w:id="1799" w:author="Alex Wang" w:date="2019-04-23T21:03:00Z">
          <w:r w:rsidRPr="00762229" w:rsidDel="00D83634">
            <w:rPr>
              <w:rFonts w:cs="Times New Roman"/>
            </w:rPr>
            <w:delText>P2P中继模块</w:delText>
          </w:r>
        </w:del>
      </w:moveTo>
    </w:p>
    <w:p w14:paraId="3509268A" w14:textId="66945790" w:rsidR="00C01E47" w:rsidRPr="007368F5" w:rsidDel="00D83634" w:rsidRDefault="00C01E47">
      <w:pPr>
        <w:pStyle w:val="a4"/>
        <w:numPr>
          <w:ilvl w:val="0"/>
          <w:numId w:val="35"/>
        </w:numPr>
        <w:spacing w:line="360" w:lineRule="auto"/>
        <w:ind w:firstLineChars="0"/>
        <w:rPr>
          <w:del w:id="1800" w:author="Alex Wang" w:date="2019-04-23T21:03:00Z"/>
          <w:moveTo w:id="1801" w:author="Alex Wang" w:date="2019-03-11T22:29:00Z"/>
          <w:rFonts w:cs="Times New Roman"/>
        </w:rPr>
        <w:pPrChange w:id="1802" w:author="Alex Wang" w:date="2019-03-11T22:31:00Z">
          <w:pPr>
            <w:pStyle w:val="a4"/>
            <w:numPr>
              <w:ilvl w:val="1"/>
              <w:numId w:val="19"/>
            </w:numPr>
            <w:spacing w:line="360" w:lineRule="auto"/>
            <w:ind w:left="1260" w:firstLineChars="0" w:hanging="420"/>
          </w:pPr>
        </w:pPrChange>
      </w:pPr>
      <w:moveTo w:id="1803" w:author="Alex Wang" w:date="2019-03-11T22:29:00Z">
        <w:del w:id="1804" w:author="Alex Wang" w:date="2019-04-23T21:03:00Z">
          <w:r w:rsidRPr="007368F5" w:rsidDel="00D83634">
            <w:rPr>
              <w:rFonts w:cs="Times New Roman"/>
            </w:rPr>
            <w:delText>冗余编码</w:delText>
          </w:r>
        </w:del>
      </w:moveTo>
    </w:p>
    <w:p w14:paraId="3B185AB1" w14:textId="0F6FF73C" w:rsidR="00C01E47" w:rsidRPr="008D0FD3" w:rsidDel="00D83634" w:rsidRDefault="00C01E47">
      <w:pPr>
        <w:pStyle w:val="a4"/>
        <w:numPr>
          <w:ilvl w:val="0"/>
          <w:numId w:val="35"/>
        </w:numPr>
        <w:spacing w:line="360" w:lineRule="auto"/>
        <w:ind w:firstLineChars="0"/>
        <w:rPr>
          <w:del w:id="1805" w:author="Alex Wang" w:date="2019-04-23T21:03:00Z"/>
          <w:moveTo w:id="1806" w:author="Alex Wang" w:date="2019-03-11T22:29:00Z"/>
          <w:rFonts w:cs="Times New Roman"/>
        </w:rPr>
        <w:pPrChange w:id="1807" w:author="Alex Wang" w:date="2019-03-11T22:31:00Z">
          <w:pPr>
            <w:pStyle w:val="a4"/>
            <w:numPr>
              <w:ilvl w:val="1"/>
              <w:numId w:val="19"/>
            </w:numPr>
            <w:spacing w:line="360" w:lineRule="auto"/>
            <w:ind w:left="1260" w:firstLineChars="0" w:hanging="420"/>
          </w:pPr>
        </w:pPrChange>
      </w:pPr>
      <w:moveTo w:id="1808" w:author="Alex Wang" w:date="2019-03-11T22:29:00Z">
        <w:del w:id="1809" w:author="Alex Wang" w:date="2019-04-23T21:03:00Z">
          <w:r w:rsidRPr="00E74B83" w:rsidDel="00D83634">
            <w:rPr>
              <w:rFonts w:cs="Times New Roman"/>
            </w:rPr>
            <w:delText>压缩解压</w:delText>
          </w:r>
        </w:del>
      </w:moveTo>
    </w:p>
    <w:moveToRangeEnd w:id="1787"/>
    <w:p w14:paraId="29EAF27B" w14:textId="5F2F890D" w:rsidR="00C01E47" w:rsidRPr="00DF71D4" w:rsidDel="00C01E47" w:rsidRDefault="00C01E47" w:rsidP="00DF71D4">
      <w:pPr>
        <w:pStyle w:val="a4"/>
        <w:widowControl/>
        <w:numPr>
          <w:ilvl w:val="0"/>
          <w:numId w:val="19"/>
        </w:numPr>
        <w:spacing w:before="100" w:beforeAutospacing="1" w:afterAutospacing="1" w:line="360" w:lineRule="auto"/>
        <w:ind w:firstLineChars="0"/>
        <w:jc w:val="left"/>
        <w:rPr>
          <w:del w:id="1810" w:author="Alex Wang" w:date="2019-03-11T22:31:00Z"/>
          <w:rFonts w:cs="Times New Roman"/>
        </w:rPr>
      </w:pPr>
    </w:p>
    <w:p w14:paraId="37CC8483" w14:textId="4D843935" w:rsidR="006F6183" w:rsidRPr="001831DA" w:rsidDel="00D83634" w:rsidRDefault="006F6183" w:rsidP="006F6183">
      <w:pPr>
        <w:spacing w:line="360" w:lineRule="auto"/>
        <w:rPr>
          <w:del w:id="1811" w:author="Alex Wang" w:date="2019-04-23T21:03:00Z"/>
          <w:rFonts w:cs="Times New Roman"/>
        </w:rPr>
      </w:pPr>
    </w:p>
    <w:p w14:paraId="3C045F52" w14:textId="4C1B9883" w:rsidR="006F6183" w:rsidRPr="006F6183" w:rsidDel="00C64AFD" w:rsidRDefault="006433EA" w:rsidP="006F6183">
      <w:pPr>
        <w:spacing w:line="360" w:lineRule="auto"/>
        <w:rPr>
          <w:del w:id="1812" w:author="Alex Wang" w:date="2019-03-11T22:31:00Z"/>
          <w:rFonts w:cs="Times New Roman"/>
        </w:rPr>
      </w:pPr>
      <w:r>
        <w:rPr>
          <w:rFonts w:cs="Times New Roman" w:hint="eastAsia"/>
        </w:rPr>
        <w:t>2）</w:t>
      </w:r>
      <w:ins w:id="1813" w:author="Alex Wang" w:date="2019-03-11T22:27:00Z">
        <w:r w:rsidR="00A92630">
          <w:rPr>
            <w:rFonts w:cs="Times New Roman" w:hint="eastAsia"/>
          </w:rPr>
          <w:t>区块链激励层</w:t>
        </w:r>
        <w:proofErr w:type="spellStart"/>
        <w:r w:rsidR="00A92630">
          <w:rPr>
            <w:rFonts w:cs="Times New Roman" w:hint="eastAsia"/>
          </w:rPr>
          <w:t>Y</w:t>
        </w:r>
      </w:ins>
      <w:ins w:id="1814" w:author="Alex Wang" w:date="2019-04-23T21:05:00Z">
        <w:r w:rsidR="000E433E">
          <w:rPr>
            <w:rFonts w:cs="Times New Roman" w:hint="eastAsia"/>
          </w:rPr>
          <w:t>T</w:t>
        </w:r>
      </w:ins>
      <w:ins w:id="1815" w:author="Alex Wang" w:date="2019-03-11T22:27:00Z">
        <w:r w:rsidR="00A92630">
          <w:rPr>
            <w:rFonts w:cs="Times New Roman"/>
          </w:rPr>
          <w:t>Chain</w:t>
        </w:r>
      </w:ins>
      <w:proofErr w:type="spellEnd"/>
      <w:del w:id="1816" w:author="Alex Wang" w:date="2019-03-11T22:27:00Z">
        <w:r w:rsidR="006F6183" w:rsidRPr="006F6183" w:rsidDel="00A92630">
          <w:rPr>
            <w:rFonts w:cs="Times New Roman" w:hint="eastAsia"/>
          </w:rPr>
          <w:delText>主链</w:delText>
        </w:r>
        <w:r w:rsidR="006F6183" w:rsidRPr="006F6183" w:rsidDel="00A92630">
          <w:rPr>
            <w:rFonts w:cs="Times New Roman"/>
          </w:rPr>
          <w:delText xml:space="preserve"> MainNet</w:delText>
        </w:r>
      </w:del>
    </w:p>
    <w:p w14:paraId="0EC99C71" w14:textId="77777777" w:rsidR="006F6183" w:rsidRPr="006F6183" w:rsidRDefault="006F6183" w:rsidP="006F6183">
      <w:pPr>
        <w:spacing w:line="360" w:lineRule="auto"/>
        <w:rPr>
          <w:rFonts w:cs="Times New Roman"/>
        </w:rPr>
      </w:pPr>
    </w:p>
    <w:p w14:paraId="5D0DE1D0" w14:textId="133B29B9" w:rsidR="0016286C" w:rsidDel="00F2288D" w:rsidRDefault="00974F6B">
      <w:pPr>
        <w:pStyle w:val="a4"/>
        <w:numPr>
          <w:ilvl w:val="0"/>
          <w:numId w:val="39"/>
        </w:numPr>
        <w:spacing w:line="360" w:lineRule="auto"/>
        <w:ind w:firstLineChars="0"/>
        <w:rPr>
          <w:del w:id="1817" w:author="Alex Wang" w:date="2019-04-23T21:05:00Z"/>
          <w:rFonts w:cs="Times New Roman"/>
        </w:rPr>
        <w:pPrChange w:id="1818" w:author="Alex Wang" w:date="2019-04-23T21:05:00Z">
          <w:pPr>
            <w:pStyle w:val="a4"/>
            <w:numPr>
              <w:numId w:val="20"/>
            </w:numPr>
            <w:spacing w:line="360" w:lineRule="auto"/>
            <w:ind w:left="840" w:firstLineChars="0" w:hanging="420"/>
          </w:pPr>
        </w:pPrChange>
      </w:pPr>
      <w:del w:id="1819" w:author="Alex Wang" w:date="2019-03-11T22:27:00Z">
        <w:r w:rsidRPr="00DF71D4" w:rsidDel="00C01E47">
          <w:rPr>
            <w:rFonts w:cs="Times New Roman"/>
          </w:rPr>
          <w:lastRenderedPageBreak/>
          <w:delText>MainNet/</w:delText>
        </w:r>
      </w:del>
      <w:r w:rsidRPr="00DF71D4">
        <w:rPr>
          <w:rFonts w:cs="Times New Roman"/>
        </w:rPr>
        <w:t>YT</w:t>
      </w:r>
      <w:del w:id="1820" w:author="Alex Wang" w:date="2019-04-23T21:04:00Z">
        <w:r w:rsidRPr="00DF71D4" w:rsidDel="000E433E">
          <w:rPr>
            <w:rFonts w:cs="Times New Roman"/>
          </w:rPr>
          <w:delText>AChain</w:delText>
        </w:r>
      </w:del>
      <w:ins w:id="1821" w:author="Alex Wang" w:date="2019-04-23T21:04:00Z">
        <w:r w:rsidR="000E433E">
          <w:rPr>
            <w:rFonts w:cs="Times New Roman"/>
          </w:rPr>
          <w:t>BP</w:t>
        </w:r>
      </w:ins>
      <w:r w:rsidRPr="00DF71D4">
        <w:rPr>
          <w:rFonts w:cs="Times New Roman"/>
        </w:rPr>
        <w:t xml:space="preserve"> </w:t>
      </w:r>
      <w:r w:rsidRPr="00DF71D4">
        <w:rPr>
          <w:rFonts w:cs="Times New Roman" w:hint="eastAsia"/>
        </w:rPr>
        <w:t>：</w:t>
      </w:r>
      <w:r w:rsidR="006F6183" w:rsidRPr="00DF71D4">
        <w:rPr>
          <w:rFonts w:cs="Times New Roman"/>
        </w:rPr>
        <w:t>YottaChain主链</w:t>
      </w:r>
      <w:r w:rsidRPr="00DF71D4">
        <w:rPr>
          <w:rFonts w:cs="Times New Roman" w:hint="eastAsia"/>
        </w:rPr>
        <w:t>，F</w:t>
      </w:r>
      <w:r w:rsidRPr="00DF71D4">
        <w:rPr>
          <w:rFonts w:cs="Times New Roman"/>
        </w:rPr>
        <w:t xml:space="preserve">ork </w:t>
      </w:r>
      <w:r w:rsidR="006F6183" w:rsidRPr="00DF71D4">
        <w:rPr>
          <w:rFonts w:cs="Times New Roman"/>
        </w:rPr>
        <w:t>EOS代码，将EOS改名为YTA</w:t>
      </w:r>
      <w:r w:rsidRPr="00DF71D4">
        <w:rPr>
          <w:rFonts w:cs="Times New Roman" w:hint="eastAsia"/>
        </w:rPr>
        <w:t>，</w:t>
      </w:r>
      <w:proofErr w:type="gramStart"/>
      <w:r w:rsidRPr="00DF71D4">
        <w:rPr>
          <w:rFonts w:cs="Times New Roman" w:hint="eastAsia"/>
        </w:rPr>
        <w:t>更改</w:t>
      </w:r>
      <w:r w:rsidR="00963265" w:rsidRPr="00DF71D4">
        <w:rPr>
          <w:rFonts w:cs="Times New Roman" w:hint="eastAsia"/>
        </w:rPr>
        <w:t>通证发行量</w:t>
      </w:r>
      <w:proofErr w:type="gramEnd"/>
      <w:r w:rsidR="00963265" w:rsidRPr="00DF71D4">
        <w:rPr>
          <w:rFonts w:cs="Times New Roman" w:hint="eastAsia"/>
        </w:rPr>
        <w:t>和</w:t>
      </w:r>
      <w:r w:rsidRPr="00DF71D4">
        <w:rPr>
          <w:rFonts w:cs="Times New Roman" w:hint="eastAsia"/>
        </w:rPr>
        <w:t>增发规则</w:t>
      </w:r>
      <w:ins w:id="1822" w:author="Alex Wang" w:date="2019-04-23T21:05:00Z">
        <w:r w:rsidR="00F2288D">
          <w:rPr>
            <w:rFonts w:cs="Times New Roman" w:hint="eastAsia"/>
          </w:rPr>
          <w:t>，以及相关的</w:t>
        </w:r>
      </w:ins>
      <w:del w:id="1823" w:author="Alex Wang" w:date="2019-04-23T21:05:00Z">
        <w:r w:rsidR="00963265" w:rsidRPr="00DF71D4" w:rsidDel="00F2288D">
          <w:rPr>
            <w:rFonts w:cs="Times New Roman" w:hint="eastAsia"/>
          </w:rPr>
          <w:delText>。</w:delText>
        </w:r>
      </w:del>
    </w:p>
    <w:p w14:paraId="5749CF27" w14:textId="72CFA38A" w:rsidR="00440894" w:rsidRDefault="006F6183">
      <w:pPr>
        <w:pStyle w:val="a4"/>
        <w:numPr>
          <w:ilvl w:val="0"/>
          <w:numId w:val="39"/>
        </w:numPr>
        <w:spacing w:line="360" w:lineRule="auto"/>
        <w:ind w:firstLineChars="0"/>
        <w:rPr>
          <w:rFonts w:cs="Times New Roman"/>
        </w:rPr>
        <w:pPrChange w:id="1824" w:author="Alex Wang" w:date="2019-04-23T21:05:00Z">
          <w:pPr>
            <w:pStyle w:val="a4"/>
            <w:numPr>
              <w:numId w:val="20"/>
            </w:numPr>
            <w:spacing w:line="360" w:lineRule="auto"/>
            <w:ind w:left="840" w:firstLineChars="0" w:hanging="420"/>
          </w:pPr>
        </w:pPrChange>
      </w:pPr>
      <w:del w:id="1825" w:author="Alex Wang" w:date="2019-03-11T22:28:00Z">
        <w:r w:rsidRPr="00DF71D4" w:rsidDel="00C01E47">
          <w:rPr>
            <w:rFonts w:cs="Times New Roman"/>
          </w:rPr>
          <w:delText>MainNet/</w:delText>
        </w:r>
      </w:del>
      <w:del w:id="1826" w:author="Alex Wang" w:date="2019-04-23T21:05:00Z">
        <w:r w:rsidRPr="00DF71D4" w:rsidDel="000E433E">
          <w:rPr>
            <w:rFonts w:cs="Times New Roman"/>
          </w:rPr>
          <w:delText>SysContracts</w:delText>
        </w:r>
        <w:r w:rsidR="0016286C" w:rsidRPr="00DF71D4" w:rsidDel="00F2288D">
          <w:rPr>
            <w:rFonts w:cs="Times New Roman" w:hint="eastAsia"/>
          </w:rPr>
          <w:delText>：</w:delText>
        </w:r>
      </w:del>
      <w:r w:rsidR="0016286C" w:rsidRPr="00DF71D4">
        <w:rPr>
          <w:rFonts w:cs="Times New Roman"/>
        </w:rPr>
        <w:t>智能合约</w:t>
      </w:r>
      <w:ins w:id="1827" w:author="Alex Wang" w:date="2019-04-23T21:05:00Z">
        <w:r w:rsidR="00F2288D">
          <w:rPr>
            <w:rFonts w:cs="Times New Roman" w:hint="eastAsia"/>
          </w:rPr>
          <w:t>（</w:t>
        </w:r>
      </w:ins>
      <w:del w:id="1828" w:author="Alex Wang" w:date="2019-04-23T21:05:00Z">
        <w:r w:rsidR="00DE7D5B" w:rsidRPr="00DF71D4" w:rsidDel="00F2288D">
          <w:rPr>
            <w:rFonts w:cs="Times New Roman" w:hint="eastAsia"/>
          </w:rPr>
          <w:delText>，</w:delText>
        </w:r>
      </w:del>
      <w:r w:rsidR="00661D51" w:rsidRPr="00DF71D4">
        <w:rPr>
          <w:rFonts w:cs="Times New Roman" w:hint="eastAsia"/>
        </w:rPr>
        <w:t>主要提供HDD合约币的功能</w:t>
      </w:r>
      <w:ins w:id="1829" w:author="Alex Wang" w:date="2019-04-23T21:05:00Z">
        <w:r w:rsidR="00F2288D">
          <w:rPr>
            <w:rFonts w:cs="Times New Roman" w:hint="eastAsia"/>
          </w:rPr>
          <w:t>）</w:t>
        </w:r>
      </w:ins>
      <w:r w:rsidR="00661D51" w:rsidRPr="00DF71D4">
        <w:rPr>
          <w:rFonts w:cs="Times New Roman" w:hint="eastAsia"/>
        </w:rPr>
        <w:t>。</w:t>
      </w:r>
    </w:p>
    <w:p w14:paraId="26016E18" w14:textId="3A920D92" w:rsidR="007642E9" w:rsidRPr="001A1273" w:rsidDel="007642E9" w:rsidRDefault="00440894">
      <w:pPr>
        <w:pStyle w:val="a4"/>
        <w:numPr>
          <w:ilvl w:val="0"/>
          <w:numId w:val="39"/>
        </w:numPr>
        <w:spacing w:line="360" w:lineRule="auto"/>
        <w:ind w:firstLineChars="0"/>
        <w:rPr>
          <w:del w:id="1830" w:author="Alex Wang" w:date="2019-03-11T22:31:00Z"/>
          <w:rFonts w:cs="Times New Roman"/>
        </w:rPr>
        <w:pPrChange w:id="1831" w:author="Alex Wang" w:date="2019-04-03T12:52:00Z">
          <w:pPr>
            <w:pStyle w:val="a4"/>
            <w:ind w:firstLineChars="0" w:firstLine="0"/>
          </w:pPr>
        </w:pPrChange>
      </w:pPr>
      <w:del w:id="1832" w:author="Alex Wang" w:date="2019-04-23T21:06:00Z">
        <w:r w:rsidRPr="001A1273" w:rsidDel="00070EBD">
          <w:rPr>
            <w:rFonts w:cs="Times New Roman" w:hint="eastAsia"/>
          </w:rPr>
          <w:delText>MainNet/SysMgmt</w:delText>
        </w:r>
      </w:del>
      <w:ins w:id="1833" w:author="Alex Wang" w:date="2019-04-23T21:06:00Z">
        <w:r w:rsidR="00070EBD">
          <w:rPr>
            <w:rFonts w:cs="Times New Roman" w:hint="eastAsia"/>
          </w:rPr>
          <w:t>YTSN</w:t>
        </w:r>
      </w:ins>
      <w:r w:rsidRPr="001A1273">
        <w:rPr>
          <w:rFonts w:cs="Times New Roman" w:hint="eastAsia"/>
        </w:rPr>
        <w:t>：</w:t>
      </w:r>
      <w:r w:rsidRPr="001A1273">
        <w:rPr>
          <w:rFonts w:cs="Times New Roman"/>
        </w:rPr>
        <w:t>运行在超级节点上</w:t>
      </w:r>
      <w:r w:rsidRPr="001A1273">
        <w:rPr>
          <w:rFonts w:cs="Times New Roman" w:hint="eastAsia"/>
        </w:rPr>
        <w:t>的</w:t>
      </w:r>
      <w:r w:rsidR="006F6183" w:rsidRPr="001A1273">
        <w:rPr>
          <w:rFonts w:cs="Times New Roman"/>
        </w:rPr>
        <w:t>系统管控</w:t>
      </w:r>
      <w:r w:rsidRPr="001A1273">
        <w:rPr>
          <w:rFonts w:cs="Times New Roman" w:hint="eastAsia"/>
        </w:rPr>
        <w:t>服务，包括</w:t>
      </w:r>
      <w:r w:rsidR="006F6183" w:rsidRPr="001A1273">
        <w:rPr>
          <w:rFonts w:cs="Times New Roman"/>
        </w:rPr>
        <w:t>存储共识调度，失效节点惩罚，</w:t>
      </w:r>
      <w:proofErr w:type="gramStart"/>
      <w:r w:rsidR="006F6183" w:rsidRPr="001A1273">
        <w:rPr>
          <w:rFonts w:cs="Times New Roman"/>
        </w:rPr>
        <w:t>矿机矿池管理</w:t>
      </w:r>
      <w:proofErr w:type="gramEnd"/>
      <w:r w:rsidR="006F6183" w:rsidRPr="001A1273">
        <w:rPr>
          <w:rFonts w:cs="Times New Roman"/>
        </w:rPr>
        <w:t>，</w:t>
      </w:r>
      <w:r w:rsidR="00AC566C" w:rsidRPr="001A1273">
        <w:rPr>
          <w:rFonts w:cs="Times New Roman" w:hint="eastAsia"/>
        </w:rPr>
        <w:t>智能合约</w:t>
      </w:r>
      <w:r w:rsidR="006F6183" w:rsidRPr="001A1273">
        <w:rPr>
          <w:rFonts w:cs="Times New Roman"/>
        </w:rPr>
        <w:t>接口等</w:t>
      </w:r>
      <w:r w:rsidR="00AC566C" w:rsidRPr="001A1273">
        <w:rPr>
          <w:rFonts w:cs="Times New Roman" w:hint="eastAsia"/>
        </w:rPr>
        <w:t>功能</w:t>
      </w:r>
      <w:ins w:id="1834" w:author="Alex Wang" w:date="2019-04-23T21:16:00Z">
        <w:r w:rsidR="003013E9">
          <w:rPr>
            <w:rFonts w:cs="Times New Roman" w:hint="eastAsia"/>
          </w:rPr>
          <w:t>，</w:t>
        </w:r>
      </w:ins>
      <w:ins w:id="1835" w:author="Alex Wang" w:date="2019-04-23T21:15:00Z">
        <w:r w:rsidR="00A1760D">
          <w:rPr>
            <w:rFonts w:cs="Times New Roman" w:hint="eastAsia"/>
          </w:rPr>
          <w:t>同时引用Y</w:t>
        </w:r>
        <w:r w:rsidR="00A1760D">
          <w:rPr>
            <w:rFonts w:cs="Times New Roman"/>
          </w:rPr>
          <w:t>TFS-</w:t>
        </w:r>
        <w:proofErr w:type="spellStart"/>
        <w:r w:rsidR="00A1760D">
          <w:rPr>
            <w:rFonts w:cs="Times New Roman"/>
          </w:rPr>
          <w:t>CoreService</w:t>
        </w:r>
        <w:proofErr w:type="spellEnd"/>
        <w:r w:rsidR="00A1760D">
          <w:rPr>
            <w:rFonts w:cs="Times New Roman" w:hint="eastAsia"/>
          </w:rPr>
          <w:t>、Y</w:t>
        </w:r>
        <w:r w:rsidR="00A1760D">
          <w:rPr>
            <w:rFonts w:cs="Times New Roman"/>
          </w:rPr>
          <w:t>TFS-</w:t>
        </w:r>
        <w:proofErr w:type="spellStart"/>
        <w:r w:rsidR="00A1760D">
          <w:rPr>
            <w:rFonts w:cs="Times New Roman"/>
          </w:rPr>
          <w:t>ExtService</w:t>
        </w:r>
      </w:ins>
      <w:proofErr w:type="spellEnd"/>
      <w:ins w:id="1836" w:author="Alex Wang" w:date="2019-04-23T21:17:00Z">
        <w:r w:rsidR="004914DC">
          <w:rPr>
            <w:rFonts w:cs="Times New Roman" w:hint="eastAsia"/>
          </w:rPr>
          <w:t>、P</w:t>
        </w:r>
        <w:r w:rsidR="004914DC">
          <w:rPr>
            <w:rFonts w:cs="Times New Roman"/>
          </w:rPr>
          <w:t>2</w:t>
        </w:r>
        <w:r w:rsidR="004914DC">
          <w:rPr>
            <w:rFonts w:cs="Times New Roman" w:hint="eastAsia"/>
          </w:rPr>
          <w:t>P</w:t>
        </w:r>
        <w:r w:rsidR="004914DC">
          <w:rPr>
            <w:rFonts w:cs="Times New Roman"/>
          </w:rPr>
          <w:t>Host</w:t>
        </w:r>
        <w:r w:rsidR="004914DC">
          <w:rPr>
            <w:rFonts w:cs="Times New Roman" w:hint="eastAsia"/>
          </w:rPr>
          <w:t>、P</w:t>
        </w:r>
        <w:r w:rsidR="004914DC">
          <w:rPr>
            <w:rFonts w:cs="Times New Roman"/>
          </w:rPr>
          <w:t>2PJavaBinding</w:t>
        </w:r>
        <w:r w:rsidR="004914DC">
          <w:rPr>
            <w:rFonts w:cs="Times New Roman" w:hint="eastAsia"/>
          </w:rPr>
          <w:t>、</w:t>
        </w:r>
        <w:proofErr w:type="spellStart"/>
        <w:r w:rsidR="004914DC">
          <w:rPr>
            <w:rFonts w:cs="Times New Roman" w:hint="eastAsia"/>
          </w:rPr>
          <w:t>M</w:t>
        </w:r>
        <w:r w:rsidR="004914DC">
          <w:rPr>
            <w:rFonts w:cs="Times New Roman"/>
          </w:rPr>
          <w:t>sgDef</w:t>
        </w:r>
      </w:ins>
      <w:proofErr w:type="spellEnd"/>
      <w:r w:rsidR="00AC566C" w:rsidRPr="001A1273">
        <w:rPr>
          <w:rFonts w:cs="Times New Roman" w:hint="eastAsia"/>
        </w:rPr>
        <w:t>。</w:t>
      </w:r>
    </w:p>
    <w:p w14:paraId="6FF07D32" w14:textId="77777777" w:rsidR="007642E9" w:rsidRPr="001831DA" w:rsidRDefault="007642E9">
      <w:pPr>
        <w:pStyle w:val="a4"/>
        <w:numPr>
          <w:ilvl w:val="0"/>
          <w:numId w:val="39"/>
        </w:numPr>
        <w:spacing w:line="360" w:lineRule="auto"/>
        <w:ind w:firstLineChars="0"/>
        <w:rPr>
          <w:ins w:id="1837" w:author="Alex Wang" w:date="2019-03-11T22:31:00Z"/>
          <w:rFonts w:cs="Times New Roman"/>
        </w:rPr>
        <w:pPrChange w:id="1838" w:author="Alex Wang" w:date="2019-03-11T22:32:00Z">
          <w:pPr>
            <w:pStyle w:val="a4"/>
          </w:pPr>
        </w:pPrChange>
      </w:pPr>
    </w:p>
    <w:p w14:paraId="0C2DB4F6" w14:textId="0680E44A" w:rsidR="006F6183" w:rsidDel="00075AFA" w:rsidRDefault="00075AFA">
      <w:pPr>
        <w:pStyle w:val="a4"/>
        <w:numPr>
          <w:ilvl w:val="0"/>
          <w:numId w:val="39"/>
        </w:numPr>
        <w:ind w:firstLineChars="0"/>
        <w:rPr>
          <w:del w:id="1839" w:author="Alex Wang" w:date="2019-03-11T22:28:00Z"/>
          <w:rFonts w:cs="Times New Roman"/>
        </w:rPr>
      </w:pPr>
      <w:proofErr w:type="spellStart"/>
      <w:ins w:id="1840" w:author="Alex Wang" w:date="2019-04-23T21:06:00Z">
        <w:r>
          <w:rPr>
            <w:rFonts w:cs="Times New Roman" w:hint="eastAsia"/>
          </w:rPr>
          <w:t>YT</w:t>
        </w:r>
        <w:r>
          <w:rPr>
            <w:rFonts w:cs="Times New Roman"/>
          </w:rPr>
          <w:t>Chain</w:t>
        </w:r>
      </w:ins>
      <w:proofErr w:type="spellEnd"/>
      <w:ins w:id="1841" w:author="Alex Wang" w:date="2019-04-23T21:07:00Z">
        <w:r>
          <w:rPr>
            <w:rFonts w:cs="Times New Roman"/>
          </w:rPr>
          <w:t>-DN</w:t>
        </w:r>
      </w:ins>
      <w:del w:id="1842" w:author="Alex Wang" w:date="2019-03-11T22:28:00Z">
        <w:r w:rsidR="00EE5F5E" w:rsidRPr="005460E6" w:rsidDel="00C01E47">
          <w:rPr>
            <w:rFonts w:cs="Times New Roman"/>
          </w:rPr>
          <w:delText>MainNet/</w:delText>
        </w:r>
      </w:del>
      <w:del w:id="1843" w:author="Alex Wang" w:date="2019-04-23T21:07:00Z">
        <w:r w:rsidR="00EE5F5E" w:rsidRPr="00972CDB" w:rsidDel="00075AFA">
          <w:rPr>
            <w:rFonts w:cs="Times New Roman"/>
          </w:rPr>
          <w:delText>NodeMgmt</w:delText>
        </w:r>
      </w:del>
      <w:r w:rsidR="00EE5F5E" w:rsidRPr="00972CDB">
        <w:rPr>
          <w:rFonts w:cs="Times New Roman" w:hint="eastAsia"/>
        </w:rPr>
        <w:t>：运行在</w:t>
      </w:r>
      <w:del w:id="1844" w:author="Alex Wang" w:date="2019-04-23T21:22:00Z">
        <w:r w:rsidR="006F6183" w:rsidRPr="00460F60" w:rsidDel="00AF4E7B">
          <w:rPr>
            <w:rFonts w:cs="Times New Roman"/>
          </w:rPr>
          <w:delText>存储节点</w:delText>
        </w:r>
      </w:del>
      <w:ins w:id="1845" w:author="Alex Wang" w:date="2019-04-23T21:22:00Z">
        <w:r w:rsidR="00AF4E7B">
          <w:rPr>
            <w:rFonts w:cs="Times New Roman"/>
          </w:rPr>
          <w:t>数据节点</w:t>
        </w:r>
      </w:ins>
      <w:r w:rsidR="00EE5F5E" w:rsidRPr="00460F60">
        <w:rPr>
          <w:rFonts w:cs="Times New Roman" w:hint="eastAsia"/>
        </w:rPr>
        <w:t>上的</w:t>
      </w:r>
      <w:r w:rsidR="006F6183" w:rsidRPr="00460F60">
        <w:rPr>
          <w:rFonts w:cs="Times New Roman"/>
        </w:rPr>
        <w:t>管控</w:t>
      </w:r>
      <w:r w:rsidR="00EE5F5E" w:rsidRPr="00C01E47">
        <w:rPr>
          <w:rFonts w:cs="Times New Roman" w:hint="eastAsia"/>
        </w:rPr>
        <w:t>服务，包括矿机</w:t>
      </w:r>
      <w:r w:rsidR="006F6183" w:rsidRPr="00C01E47">
        <w:rPr>
          <w:rFonts w:cs="Times New Roman"/>
        </w:rPr>
        <w:t>注册注销，执行抽查任务</w:t>
      </w:r>
      <w:r w:rsidR="00D136DE" w:rsidRPr="00C01E47">
        <w:rPr>
          <w:rFonts w:cs="Times New Roman" w:hint="eastAsia"/>
        </w:rPr>
        <w:t>，状态上报</w:t>
      </w:r>
      <w:r w:rsidR="006F6183" w:rsidRPr="00C01E47">
        <w:rPr>
          <w:rFonts w:cs="Times New Roman"/>
        </w:rPr>
        <w:t>等</w:t>
      </w:r>
      <w:r w:rsidR="00EE5F5E" w:rsidRPr="00C01E47">
        <w:rPr>
          <w:rFonts w:cs="Times New Roman" w:hint="eastAsia"/>
        </w:rPr>
        <w:t>。</w:t>
      </w:r>
    </w:p>
    <w:p w14:paraId="1ADC5655" w14:textId="77777777" w:rsidR="00075AFA" w:rsidRPr="00DF71D4" w:rsidRDefault="00075AFA">
      <w:pPr>
        <w:pStyle w:val="a4"/>
        <w:numPr>
          <w:ilvl w:val="0"/>
          <w:numId w:val="39"/>
        </w:numPr>
        <w:spacing w:line="360" w:lineRule="auto"/>
        <w:ind w:firstLineChars="0"/>
        <w:rPr>
          <w:ins w:id="1846" w:author="Alex Wang" w:date="2019-04-23T21:07:00Z"/>
          <w:rFonts w:cs="Times New Roman"/>
        </w:rPr>
        <w:pPrChange w:id="1847" w:author="Alex Wang" w:date="2019-04-03T12:52:00Z">
          <w:pPr>
            <w:pStyle w:val="a4"/>
            <w:numPr>
              <w:numId w:val="20"/>
            </w:numPr>
            <w:spacing w:line="360" w:lineRule="auto"/>
            <w:ind w:left="840" w:firstLineChars="0" w:hanging="420"/>
          </w:pPr>
        </w:pPrChange>
      </w:pPr>
    </w:p>
    <w:p w14:paraId="5083E8C7" w14:textId="0B68A816" w:rsidR="006F6183" w:rsidDel="00075AFA" w:rsidRDefault="006F6183" w:rsidP="00075AFA">
      <w:pPr>
        <w:rPr>
          <w:del w:id="1848" w:author="Alex Wang" w:date="2019-03-11T22:28:00Z"/>
          <w:rFonts w:cs="Times New Roman"/>
        </w:rPr>
      </w:pPr>
    </w:p>
    <w:p w14:paraId="49050897" w14:textId="77777777" w:rsidR="00075AFA" w:rsidRDefault="00075AFA" w:rsidP="00075AFA">
      <w:pPr>
        <w:rPr>
          <w:ins w:id="1849" w:author="Alex Wang" w:date="2019-04-23T21:07:00Z"/>
          <w:rFonts w:cs="Times New Roman"/>
        </w:rPr>
      </w:pPr>
    </w:p>
    <w:p w14:paraId="3AB31E06" w14:textId="720DEAB1" w:rsidR="00075AFA" w:rsidRPr="00075AFA" w:rsidRDefault="00075AFA">
      <w:pPr>
        <w:rPr>
          <w:ins w:id="1850" w:author="Alex Wang" w:date="2019-04-23T21:07:00Z"/>
          <w:rFonts w:cs="Times New Roman"/>
          <w:rPrChange w:id="1851" w:author="Alex Wang" w:date="2019-04-23T21:07:00Z">
            <w:rPr>
              <w:ins w:id="1852" w:author="Alex Wang" w:date="2019-04-23T21:07:00Z"/>
            </w:rPr>
          </w:rPrChange>
        </w:rPr>
        <w:pPrChange w:id="1853" w:author="Alex Wang" w:date="2019-04-23T21:07:00Z">
          <w:pPr>
            <w:spacing w:line="360" w:lineRule="auto"/>
          </w:pPr>
        </w:pPrChange>
      </w:pPr>
      <w:ins w:id="1854" w:author="Alex Wang" w:date="2019-04-23T21:07:00Z">
        <w:r>
          <w:rPr>
            <w:rFonts w:cs="Times New Roman" w:hint="eastAsia"/>
          </w:rPr>
          <w:t>3</w:t>
        </w:r>
        <w:r>
          <w:rPr>
            <w:rFonts w:cs="Times New Roman"/>
          </w:rPr>
          <w:t>) P2P</w:t>
        </w:r>
        <w:r>
          <w:rPr>
            <w:rFonts w:cs="Times New Roman" w:hint="eastAsia"/>
          </w:rPr>
          <w:t>通讯</w:t>
        </w:r>
      </w:ins>
    </w:p>
    <w:p w14:paraId="0412AA13" w14:textId="524585EB" w:rsidR="006F6183" w:rsidDel="00075AFA" w:rsidRDefault="00075AFA" w:rsidP="00075AFA">
      <w:pPr>
        <w:rPr>
          <w:del w:id="1855" w:author="Alex Wang" w:date="2019-03-11T22:32:00Z"/>
        </w:rPr>
      </w:pPr>
      <w:ins w:id="1856" w:author="Alex Wang" w:date="2019-04-23T21:07:00Z">
        <w:r>
          <w:t xml:space="preserve">a. </w:t>
        </w:r>
      </w:ins>
      <w:ins w:id="1857" w:author="Alex Wang" w:date="2019-04-23T21:08:00Z">
        <w:r>
          <w:t>P2PHost: P2P</w:t>
        </w:r>
        <w:r>
          <w:rPr>
            <w:rFonts w:hint="eastAsia"/>
          </w:rPr>
          <w:t>通讯主模块</w:t>
        </w:r>
      </w:ins>
      <w:del w:id="1858" w:author="Alex Wang" w:date="2019-03-11T22:28:00Z">
        <w:r w:rsidR="00A82D1B" w:rsidDel="00C01E47">
          <w:rPr>
            <w:rFonts w:hint="eastAsia"/>
          </w:rPr>
          <w:delText>3）</w:delText>
        </w:r>
        <w:r w:rsidR="006F6183" w:rsidRPr="006F6183" w:rsidDel="00C01E47">
          <w:delText>Portal</w:delText>
        </w:r>
      </w:del>
    </w:p>
    <w:p w14:paraId="502F6728" w14:textId="77777777" w:rsidR="00075AFA" w:rsidRDefault="00075AFA" w:rsidP="00075AFA">
      <w:pPr>
        <w:rPr>
          <w:ins w:id="1859" w:author="Alex Wang" w:date="2019-04-23T21:08:00Z"/>
        </w:rPr>
      </w:pPr>
    </w:p>
    <w:p w14:paraId="68F941E3" w14:textId="23037696" w:rsidR="0065276E" w:rsidRDefault="00075AFA" w:rsidP="00075AFA">
      <w:pPr>
        <w:rPr>
          <w:ins w:id="1860" w:author="Alex Wang" w:date="2019-04-23T21:09:00Z"/>
        </w:rPr>
      </w:pPr>
      <w:ins w:id="1861" w:author="Alex Wang" w:date="2019-04-23T21:08:00Z">
        <w:r>
          <w:t>b. P2PJavaBinding</w:t>
        </w:r>
      </w:ins>
      <w:ins w:id="1862" w:author="Alex Wang" w:date="2019-04-23T21:09:00Z">
        <w:r>
          <w:t>: P2P</w:t>
        </w:r>
        <w:r>
          <w:rPr>
            <w:rFonts w:hint="eastAsia"/>
          </w:rPr>
          <w:t>通讯Java接口</w:t>
        </w:r>
      </w:ins>
      <w:del w:id="1863" w:author="Alex Wang" w:date="2019-03-11T22:33:00Z">
        <w:r w:rsidR="0036063C" w:rsidRPr="00DF71D4" w:rsidDel="007642E9">
          <w:delText>Portal/Miner</w:delText>
        </w:r>
        <w:r w:rsidR="0036063C" w:rsidRPr="00DF71D4" w:rsidDel="007642E9">
          <w:rPr>
            <w:rFonts w:hint="eastAsia"/>
          </w:rPr>
          <w:delText>：</w:delText>
        </w:r>
        <w:r w:rsidR="006F6183" w:rsidRPr="00DF71D4" w:rsidDel="007642E9">
          <w:delText>矿机矿池管理</w:delText>
        </w:r>
      </w:del>
    </w:p>
    <w:p w14:paraId="56E91A5A" w14:textId="18237E81" w:rsidR="00075AFA" w:rsidRDefault="00075AFA" w:rsidP="00075AFA">
      <w:pPr>
        <w:rPr>
          <w:ins w:id="1864" w:author="Alex Wang" w:date="2019-04-23T21:09:00Z"/>
        </w:rPr>
      </w:pPr>
      <w:ins w:id="1865" w:author="Alex Wang" w:date="2019-04-23T21:09:00Z">
        <w:r>
          <w:rPr>
            <w:rFonts w:hint="eastAsia"/>
          </w:rPr>
          <w:t>c</w:t>
        </w:r>
        <w:r>
          <w:t xml:space="preserve">. </w:t>
        </w:r>
        <w:proofErr w:type="spellStart"/>
        <w:r>
          <w:t>MsgDef</w:t>
        </w:r>
        <w:proofErr w:type="spellEnd"/>
        <w:r>
          <w:t xml:space="preserve">: </w:t>
        </w:r>
        <w:r>
          <w:rPr>
            <w:rFonts w:hint="eastAsia"/>
          </w:rPr>
          <w:t>消息格式定义</w:t>
        </w:r>
      </w:ins>
    </w:p>
    <w:p w14:paraId="24B8E771" w14:textId="59D428DD" w:rsidR="00075AFA" w:rsidRDefault="00075AFA" w:rsidP="00075AFA">
      <w:pPr>
        <w:rPr>
          <w:ins w:id="1866" w:author="Alex Wang" w:date="2019-04-23T21:19:00Z"/>
        </w:rPr>
      </w:pPr>
    </w:p>
    <w:p w14:paraId="3B308452" w14:textId="0D929107" w:rsidR="005D3444" w:rsidRDefault="005D3444" w:rsidP="00075AFA">
      <w:pPr>
        <w:rPr>
          <w:ins w:id="1867" w:author="Alex Wang" w:date="2019-04-23T21:20:00Z"/>
        </w:rPr>
      </w:pPr>
      <w:ins w:id="1868" w:author="Alex Wang" w:date="2019-04-23T21:19:00Z">
        <w:r>
          <w:rPr>
            <w:rFonts w:hint="eastAsia"/>
          </w:rPr>
          <w:t>(</w:t>
        </w:r>
        <w:r>
          <w:t xml:space="preserve">4) </w:t>
        </w:r>
      </w:ins>
      <w:ins w:id="1869" w:author="Alex Wang" w:date="2019-04-23T21:20:00Z">
        <w:r>
          <w:t>Portal</w:t>
        </w:r>
      </w:ins>
    </w:p>
    <w:p w14:paraId="62A4604C" w14:textId="69E7C4AD" w:rsidR="00075AFA" w:rsidDel="005D3444" w:rsidRDefault="00075AFA">
      <w:pPr>
        <w:ind w:left="420"/>
        <w:rPr>
          <w:del w:id="1870" w:author="Alex Wang" w:date="2019-04-23T21:20:00Z"/>
        </w:rPr>
        <w:pPrChange w:id="1871" w:author="Alex Wang" w:date="2019-04-23T21:20:00Z">
          <w:pPr>
            <w:pStyle w:val="a4"/>
            <w:numPr>
              <w:numId w:val="21"/>
            </w:numPr>
            <w:spacing w:line="360" w:lineRule="auto"/>
            <w:ind w:left="840" w:firstLineChars="0" w:hanging="420"/>
          </w:pPr>
        </w:pPrChange>
      </w:pPr>
    </w:p>
    <w:p w14:paraId="5E000825" w14:textId="583F783E" w:rsidR="00A525EA" w:rsidRDefault="0065276E">
      <w:pPr>
        <w:pStyle w:val="a4"/>
        <w:spacing w:line="360" w:lineRule="auto"/>
        <w:ind w:left="420" w:firstLineChars="0" w:firstLine="0"/>
        <w:rPr>
          <w:rFonts w:cs="Times New Roman"/>
        </w:rPr>
        <w:pPrChange w:id="1872" w:author="Alex Wang" w:date="2019-04-23T21:20:00Z">
          <w:pPr>
            <w:pStyle w:val="a4"/>
            <w:numPr>
              <w:numId w:val="21"/>
            </w:numPr>
            <w:spacing w:line="360" w:lineRule="auto"/>
            <w:ind w:left="840" w:firstLineChars="0" w:hanging="420"/>
          </w:pPr>
        </w:pPrChange>
      </w:pPr>
      <w:del w:id="1873" w:author="Alex Wang" w:date="2019-03-11T22:33:00Z">
        <w:r w:rsidRPr="00DF71D4" w:rsidDel="00082CD3">
          <w:rPr>
            <w:rFonts w:cs="Times New Roman"/>
          </w:rPr>
          <w:delText>Portal/</w:delText>
        </w:r>
      </w:del>
      <w:proofErr w:type="spellStart"/>
      <w:r w:rsidRPr="00DF71D4">
        <w:rPr>
          <w:rFonts w:cs="Times New Roman"/>
        </w:rPr>
        <w:t>Us</w:t>
      </w:r>
      <w:bookmarkStart w:id="1874" w:name="_GoBack"/>
      <w:bookmarkEnd w:id="1874"/>
      <w:r w:rsidRPr="00DF71D4">
        <w:rPr>
          <w:rFonts w:cs="Times New Roman"/>
        </w:rPr>
        <w:t>er</w:t>
      </w:r>
      <w:ins w:id="1875" w:author="Alex Wang" w:date="2019-03-11T22:33:00Z">
        <w:r w:rsidR="00082CD3">
          <w:rPr>
            <w:rFonts w:cs="Times New Roman"/>
          </w:rPr>
          <w:t>Portal</w:t>
        </w:r>
      </w:ins>
      <w:proofErr w:type="spellEnd"/>
      <w:r w:rsidRPr="00DF71D4">
        <w:rPr>
          <w:rFonts w:cs="Times New Roman" w:hint="eastAsia"/>
        </w:rPr>
        <w:t>：</w:t>
      </w:r>
      <w:r w:rsidR="006F6183" w:rsidRPr="00DF71D4">
        <w:rPr>
          <w:rFonts w:cs="Times New Roman"/>
        </w:rPr>
        <w:t>用户管理</w:t>
      </w:r>
      <w:r w:rsidR="00163B30">
        <w:rPr>
          <w:rFonts w:cs="Times New Roman" w:hint="eastAsia"/>
        </w:rPr>
        <w:t>P</w:t>
      </w:r>
      <w:r w:rsidR="00163B30">
        <w:rPr>
          <w:rFonts w:cs="Times New Roman"/>
        </w:rPr>
        <w:t>ortal</w:t>
      </w:r>
      <w:r w:rsidR="002140DE">
        <w:rPr>
          <w:rFonts w:cs="Times New Roman" w:hint="eastAsia"/>
        </w:rPr>
        <w:t>,</w:t>
      </w:r>
      <w:r w:rsidR="002140DE" w:rsidRPr="002140DE">
        <w:rPr>
          <w:rFonts w:hint="eastAsia"/>
        </w:rPr>
        <w:t xml:space="preserve"> </w:t>
      </w:r>
      <w:r w:rsidR="00594248">
        <w:rPr>
          <w:rFonts w:hint="eastAsia"/>
        </w:rPr>
        <w:t>包括</w:t>
      </w:r>
      <w:r w:rsidR="00070078">
        <w:rPr>
          <w:rFonts w:hint="eastAsia"/>
        </w:rPr>
        <w:t>用户</w:t>
      </w:r>
      <w:r w:rsidR="00EF5D44">
        <w:rPr>
          <w:rFonts w:hint="eastAsia"/>
        </w:rPr>
        <w:t>存储文件信息（</w:t>
      </w:r>
      <w:r w:rsidR="002140DE" w:rsidRPr="002140DE">
        <w:rPr>
          <w:rFonts w:cs="Times New Roman" w:hint="eastAsia"/>
        </w:rPr>
        <w:t>文件总数</w:t>
      </w:r>
      <w:r w:rsidR="00070078">
        <w:rPr>
          <w:rFonts w:cs="Times New Roman" w:hint="eastAsia"/>
        </w:rPr>
        <w:t>、</w:t>
      </w:r>
      <w:r w:rsidR="002140DE" w:rsidRPr="002140DE">
        <w:rPr>
          <w:rFonts w:cs="Times New Roman" w:hint="eastAsia"/>
        </w:rPr>
        <w:t>本用户去重后总数</w:t>
      </w:r>
      <w:r w:rsidR="00070078">
        <w:rPr>
          <w:rFonts w:cs="Times New Roman" w:hint="eastAsia"/>
        </w:rPr>
        <w:t>、</w:t>
      </w:r>
      <w:proofErr w:type="gramStart"/>
      <w:r w:rsidR="002140DE" w:rsidRPr="002140DE">
        <w:rPr>
          <w:rFonts w:cs="Times New Roman" w:hint="eastAsia"/>
        </w:rPr>
        <w:t>存储总</w:t>
      </w:r>
      <w:proofErr w:type="gramEnd"/>
      <w:r w:rsidR="002140DE" w:rsidRPr="002140DE">
        <w:rPr>
          <w:rFonts w:cs="Times New Roman" w:hint="eastAsia"/>
        </w:rPr>
        <w:t>容量</w:t>
      </w:r>
      <w:r w:rsidR="00EF5D44">
        <w:rPr>
          <w:rFonts w:cs="Times New Roman" w:hint="eastAsia"/>
        </w:rPr>
        <w:t>、</w:t>
      </w:r>
      <w:r w:rsidR="00EF5D44" w:rsidRPr="002140DE">
        <w:rPr>
          <w:rFonts w:cs="Times New Roman"/>
        </w:rPr>
        <w:t>S3文件列表（Later）</w:t>
      </w:r>
      <w:r w:rsidR="00EF5D44">
        <w:rPr>
          <w:rFonts w:cs="Times New Roman" w:hint="eastAsia"/>
        </w:rPr>
        <w:t>等）</w:t>
      </w:r>
      <w:r w:rsidR="00594248">
        <w:rPr>
          <w:rFonts w:cs="Times New Roman" w:hint="eastAsia"/>
        </w:rPr>
        <w:t>，</w:t>
      </w:r>
      <w:r w:rsidR="002140DE" w:rsidRPr="002140DE">
        <w:rPr>
          <w:rFonts w:cs="Times New Roman" w:hint="eastAsia"/>
        </w:rPr>
        <w:t>每周期总费用</w:t>
      </w:r>
      <w:r w:rsidR="002140DE" w:rsidRPr="002140DE">
        <w:rPr>
          <w:rFonts w:cs="Times New Roman"/>
        </w:rPr>
        <w:t>，上传下载</w:t>
      </w:r>
      <w:r w:rsidR="00E741F1">
        <w:rPr>
          <w:rFonts w:cs="Times New Roman" w:hint="eastAsia"/>
        </w:rPr>
        <w:t>（L</w:t>
      </w:r>
      <w:r w:rsidR="00E741F1">
        <w:rPr>
          <w:rFonts w:cs="Times New Roman"/>
        </w:rPr>
        <w:t>ater</w:t>
      </w:r>
      <w:r w:rsidR="00E741F1">
        <w:rPr>
          <w:rFonts w:cs="Times New Roman" w:hint="eastAsia"/>
        </w:rPr>
        <w:t>），</w:t>
      </w:r>
      <w:r w:rsidR="002140DE" w:rsidRPr="002140DE">
        <w:rPr>
          <w:rFonts w:cs="Times New Roman"/>
        </w:rPr>
        <w:t>系统状态（总存储容量，已使用空间总量，</w:t>
      </w:r>
      <w:proofErr w:type="gramStart"/>
      <w:r w:rsidR="002140DE" w:rsidRPr="002140DE">
        <w:rPr>
          <w:rFonts w:cs="Times New Roman"/>
        </w:rPr>
        <w:t>去重前存储空间</w:t>
      </w:r>
      <w:proofErr w:type="gramEnd"/>
      <w:r w:rsidR="002140DE" w:rsidRPr="002140DE">
        <w:rPr>
          <w:rFonts w:cs="Times New Roman"/>
        </w:rPr>
        <w:t>总量，</w:t>
      </w:r>
      <w:proofErr w:type="gramStart"/>
      <w:r w:rsidR="002140DE" w:rsidRPr="002140DE">
        <w:rPr>
          <w:rFonts w:cs="Times New Roman"/>
        </w:rPr>
        <w:t>平均去</w:t>
      </w:r>
      <w:proofErr w:type="gramEnd"/>
      <w:r w:rsidR="002140DE" w:rsidRPr="002140DE">
        <w:rPr>
          <w:rFonts w:cs="Times New Roman"/>
        </w:rPr>
        <w:t>重系数，</w:t>
      </w:r>
      <w:del w:id="1876" w:author="Alex Wang" w:date="2019-04-23T21:22:00Z">
        <w:r w:rsidR="002140DE" w:rsidRPr="002140DE" w:rsidDel="00AF4E7B">
          <w:rPr>
            <w:rFonts w:cs="Times New Roman"/>
          </w:rPr>
          <w:delText>存储节点</w:delText>
        </w:r>
      </w:del>
      <w:ins w:id="1877" w:author="Alex Wang" w:date="2019-04-23T21:22:00Z">
        <w:r w:rsidR="00AF4E7B">
          <w:rPr>
            <w:rFonts w:cs="Times New Roman"/>
          </w:rPr>
          <w:t>数据节点</w:t>
        </w:r>
      </w:ins>
      <w:r w:rsidR="002140DE" w:rsidRPr="002140DE">
        <w:rPr>
          <w:rFonts w:cs="Times New Roman"/>
        </w:rPr>
        <w:t>总数，</w:t>
      </w:r>
      <w:del w:id="1878" w:author="Alex Wang" w:date="2019-04-23T21:22:00Z">
        <w:r w:rsidR="002140DE" w:rsidRPr="002140DE" w:rsidDel="00AF4E7B">
          <w:rPr>
            <w:rFonts w:cs="Times New Roman"/>
          </w:rPr>
          <w:delText>存储节点</w:delText>
        </w:r>
      </w:del>
      <w:ins w:id="1879" w:author="Alex Wang" w:date="2019-04-23T21:22:00Z">
        <w:r w:rsidR="00AF4E7B">
          <w:rPr>
            <w:rFonts w:cs="Times New Roman"/>
          </w:rPr>
          <w:t>数据节点</w:t>
        </w:r>
      </w:ins>
      <w:r w:rsidR="002140DE" w:rsidRPr="002140DE">
        <w:rPr>
          <w:rFonts w:cs="Times New Roman"/>
        </w:rPr>
        <w:t>分布图（Later))，HDD管理（HDD余额，YTA/HDD双向兑换）</w:t>
      </w:r>
      <w:r w:rsidR="00594248">
        <w:rPr>
          <w:rFonts w:cs="Times New Roman" w:hint="eastAsia"/>
        </w:rPr>
        <w:t>等功能</w:t>
      </w:r>
      <w:r w:rsidR="00EE1E4E">
        <w:rPr>
          <w:rFonts w:cs="Times New Roman" w:hint="eastAsia"/>
        </w:rPr>
        <w:t>。</w:t>
      </w:r>
    </w:p>
    <w:p w14:paraId="3D026D6C" w14:textId="77777777" w:rsidR="005D3444" w:rsidRDefault="005D3444">
      <w:pPr>
        <w:pStyle w:val="a4"/>
        <w:rPr>
          <w:ins w:id="1880" w:author="Alex Wang" w:date="2019-04-23T21:20:00Z"/>
          <w:rFonts w:cs="Times New Roman"/>
        </w:rPr>
      </w:pPr>
    </w:p>
    <w:p w14:paraId="212CA154" w14:textId="78C996EF" w:rsidR="005D3444" w:rsidRDefault="005D3444" w:rsidP="005D3444">
      <w:pPr>
        <w:rPr>
          <w:ins w:id="1881" w:author="Alex Wang" w:date="2019-04-23T21:20:00Z"/>
        </w:rPr>
      </w:pPr>
      <w:ins w:id="1882" w:author="Alex Wang" w:date="2019-04-23T21:20:00Z">
        <w:r>
          <w:t>5</w:t>
        </w:r>
        <w:r>
          <w:rPr>
            <w:rFonts w:hint="eastAsia"/>
          </w:rPr>
          <w:t>）公共库</w:t>
        </w:r>
      </w:ins>
    </w:p>
    <w:p w14:paraId="4835C5DE" w14:textId="77777777" w:rsidR="005D3444" w:rsidRDefault="005D3444" w:rsidP="005D3444">
      <w:pPr>
        <w:rPr>
          <w:ins w:id="1883" w:author="Alex Wang" w:date="2019-04-23T21:20:00Z"/>
        </w:rPr>
      </w:pPr>
      <w:ins w:id="1884" w:author="Alex Wang" w:date="2019-04-23T21:20:00Z">
        <w:r>
          <w:rPr>
            <w:rFonts w:hint="eastAsia"/>
          </w:rPr>
          <w:t>RS-</w:t>
        </w:r>
        <w:r>
          <w:t xml:space="preserve">Java: </w:t>
        </w:r>
        <w:r>
          <w:rPr>
            <w:rFonts w:hint="eastAsia"/>
          </w:rPr>
          <w:t>RS冗余编码算法</w:t>
        </w:r>
        <w:r>
          <w:t>Java</w:t>
        </w:r>
        <w:r>
          <w:rPr>
            <w:rFonts w:hint="eastAsia"/>
          </w:rPr>
          <w:t>实现</w:t>
        </w:r>
      </w:ins>
    </w:p>
    <w:p w14:paraId="51F4B1E2" w14:textId="77777777" w:rsidR="005D3444" w:rsidRDefault="005D3444" w:rsidP="005D3444">
      <w:pPr>
        <w:rPr>
          <w:ins w:id="1885" w:author="Alex Wang" w:date="2019-04-23T21:20:00Z"/>
        </w:rPr>
      </w:pPr>
      <w:ins w:id="1886" w:author="Alex Wang" w:date="2019-04-23T21:20:00Z">
        <w:r>
          <w:rPr>
            <w:rFonts w:hint="eastAsia"/>
          </w:rPr>
          <w:t>R</w:t>
        </w:r>
        <w:r>
          <w:t xml:space="preserve">S-Go: </w:t>
        </w:r>
        <w:r>
          <w:rPr>
            <w:rFonts w:hint="eastAsia"/>
          </w:rPr>
          <w:t>RS冗余编码算法</w:t>
        </w:r>
        <w:r>
          <w:t>Go</w:t>
        </w:r>
        <w:r>
          <w:rPr>
            <w:rFonts w:hint="eastAsia"/>
          </w:rPr>
          <w:t>实现</w:t>
        </w:r>
      </w:ins>
    </w:p>
    <w:p w14:paraId="09D42D0A" w14:textId="595D9459" w:rsidR="006F6183" w:rsidDel="002941A3" w:rsidRDefault="006F6183" w:rsidP="005D3444">
      <w:pPr>
        <w:pStyle w:val="a4"/>
        <w:rPr>
          <w:del w:id="1887" w:author="Alex Wang" w:date="2019-04-03T12:53:00Z"/>
          <w:rFonts w:cs="Times New Roman"/>
        </w:rPr>
      </w:pPr>
      <w:del w:id="1888" w:author="Alex Wang" w:date="2019-03-11T22:34:00Z">
        <w:r w:rsidRPr="00F943F2" w:rsidDel="00082CD3">
          <w:rPr>
            <w:rFonts w:cs="Times New Roman"/>
          </w:rPr>
          <w:delText>Portal/</w:delText>
        </w:r>
      </w:del>
      <w:del w:id="1889" w:author="Alex Wang" w:date="2019-04-03T13:12:00Z">
        <w:r w:rsidRPr="00085E10" w:rsidDel="00427C59">
          <w:rPr>
            <w:rFonts w:cs="Times New Roman"/>
          </w:rPr>
          <w:delText>BP</w:delText>
        </w:r>
      </w:del>
      <w:del w:id="1890" w:author="Alex Wang" w:date="2019-04-23T21:20:00Z">
        <w:r w:rsidR="00A525EA" w:rsidRPr="00085E10" w:rsidDel="005D3444">
          <w:rPr>
            <w:rFonts w:cs="Times New Roman" w:hint="eastAsia"/>
          </w:rPr>
          <w:delText>：</w:delText>
        </w:r>
        <w:r w:rsidR="00A525EA" w:rsidRPr="00875918" w:rsidDel="005D3444">
          <w:rPr>
            <w:rFonts w:cs="Times New Roman"/>
          </w:rPr>
          <w:delText>超级节点管理</w:delText>
        </w:r>
      </w:del>
    </w:p>
    <w:p w14:paraId="76110361" w14:textId="05BB9368" w:rsidR="002941A3" w:rsidRDefault="002941A3" w:rsidP="005D3444">
      <w:pPr>
        <w:pStyle w:val="a4"/>
        <w:rPr>
          <w:ins w:id="1891" w:author="Alex Wang" w:date="2019-04-23T21:21:00Z"/>
          <w:rFonts w:cs="Times New Roman"/>
        </w:rPr>
      </w:pPr>
    </w:p>
    <w:p w14:paraId="2CA9AFF3" w14:textId="5FCF75F5" w:rsidR="002941A3" w:rsidRDefault="002941A3" w:rsidP="002941A3">
      <w:pPr>
        <w:rPr>
          <w:ins w:id="1892" w:author="Alex Wang" w:date="2019-04-23T21:21:00Z"/>
        </w:rPr>
      </w:pPr>
      <w:ins w:id="1893" w:author="Alex Wang" w:date="2019-04-23T21:21:00Z">
        <w:r>
          <w:t>6</w:t>
        </w:r>
        <w:r>
          <w:rPr>
            <w:rFonts w:hint="eastAsia"/>
          </w:rPr>
          <w:t>）其它</w:t>
        </w:r>
      </w:ins>
    </w:p>
    <w:p w14:paraId="0812B74E" w14:textId="6A2A1F19" w:rsidR="002941A3" w:rsidRPr="00DF71D4" w:rsidRDefault="002941A3">
      <w:pPr>
        <w:rPr>
          <w:ins w:id="1894" w:author="Alex Wang" w:date="2019-04-23T21:20:00Z"/>
          <w:rFonts w:cs="Times New Roman"/>
        </w:rPr>
        <w:pPrChange w:id="1895" w:author="Alex Wang" w:date="2019-04-23T21:21:00Z">
          <w:pPr>
            <w:pStyle w:val="a4"/>
            <w:numPr>
              <w:numId w:val="21"/>
            </w:numPr>
            <w:spacing w:line="360" w:lineRule="auto"/>
            <w:ind w:left="840" w:firstLineChars="0" w:hanging="420"/>
          </w:pPr>
        </w:pPrChange>
      </w:pPr>
      <w:proofErr w:type="spellStart"/>
      <w:ins w:id="1896" w:author="Alex Wang" w:date="2019-04-23T21:21:00Z">
        <w:r>
          <w:t>YTDataNode</w:t>
        </w:r>
        <w:proofErr w:type="spellEnd"/>
        <w:r>
          <w:t xml:space="preserve">: </w:t>
        </w:r>
        <w:r>
          <w:rPr>
            <w:rFonts w:hint="eastAsia"/>
          </w:rPr>
          <w:t>引用Y</w:t>
        </w:r>
        <w:r>
          <w:t>TFS-DN</w:t>
        </w:r>
        <w:r>
          <w:rPr>
            <w:rFonts w:hint="eastAsia"/>
          </w:rPr>
          <w:t>、</w:t>
        </w:r>
        <w:proofErr w:type="spellStart"/>
        <w:r>
          <w:rPr>
            <w:rFonts w:hint="eastAsia"/>
          </w:rPr>
          <w:t>Y</w:t>
        </w:r>
        <w:r>
          <w:t>TChain</w:t>
        </w:r>
        <w:proofErr w:type="spellEnd"/>
        <w:r>
          <w:t>-DN</w:t>
        </w:r>
        <w:r>
          <w:rPr>
            <w:rFonts w:hint="eastAsia"/>
          </w:rPr>
          <w:t>、P</w:t>
        </w:r>
        <w:r>
          <w:t>2PHo</w:t>
        </w:r>
      </w:ins>
      <w:ins w:id="1897" w:author="Alex Wang" w:date="2019-04-23T21:22:00Z">
        <w:r>
          <w:t>st</w:t>
        </w:r>
        <w:r>
          <w:rPr>
            <w:rFonts w:hint="eastAsia"/>
          </w:rPr>
          <w:t>、R</w:t>
        </w:r>
        <w:r>
          <w:t>S-Go</w:t>
        </w:r>
        <w:r>
          <w:rPr>
            <w:rFonts w:hint="eastAsia"/>
          </w:rPr>
          <w:t>等所有</w:t>
        </w:r>
        <w:r w:rsidR="00AF4E7B">
          <w:rPr>
            <w:rFonts w:hint="eastAsia"/>
          </w:rPr>
          <w:t>数据节点</w:t>
        </w:r>
        <w:r>
          <w:rPr>
            <w:rFonts w:hint="eastAsia"/>
          </w:rPr>
          <w:t>端的库</w:t>
        </w:r>
      </w:ins>
    </w:p>
    <w:p w14:paraId="2BD09879" w14:textId="380A0940" w:rsidR="006F6183" w:rsidRPr="00F943F2" w:rsidDel="001A1273" w:rsidRDefault="006F6183">
      <w:pPr>
        <w:pStyle w:val="a4"/>
        <w:rPr>
          <w:del w:id="1898" w:author="Alex Wang" w:date="2019-04-03T12:53:00Z"/>
          <w:rFonts w:cs="Times New Roman"/>
        </w:rPr>
        <w:pPrChange w:id="1899" w:author="Alex Wang" w:date="2019-04-23T21:20:00Z">
          <w:pPr>
            <w:spacing w:line="360" w:lineRule="auto"/>
          </w:pPr>
        </w:pPrChange>
      </w:pPr>
    </w:p>
    <w:p w14:paraId="5C497AD1" w14:textId="1F484C93" w:rsidR="006F6183" w:rsidRPr="006F6183" w:rsidDel="00082CD3" w:rsidRDefault="00A82D1B">
      <w:pPr>
        <w:pStyle w:val="a4"/>
        <w:rPr>
          <w:del w:id="1900" w:author="Alex Wang" w:date="2019-03-11T22:34:00Z"/>
          <w:rFonts w:cs="Times New Roman"/>
        </w:rPr>
        <w:pPrChange w:id="1901" w:author="Alex Wang" w:date="2019-04-23T21:20:00Z">
          <w:pPr>
            <w:spacing w:line="360" w:lineRule="auto"/>
          </w:pPr>
        </w:pPrChange>
      </w:pPr>
      <w:del w:id="1902" w:author="Alex Wang" w:date="2019-03-11T22:34:00Z">
        <w:r w:rsidDel="00082CD3">
          <w:rPr>
            <w:rFonts w:cs="Times New Roman" w:hint="eastAsia"/>
          </w:rPr>
          <w:delText>4）T</w:delText>
        </w:r>
        <w:r w:rsidDel="00082CD3">
          <w:rPr>
            <w:rFonts w:cs="Times New Roman"/>
          </w:rPr>
          <w:delText xml:space="preserve">ools </w:delText>
        </w:r>
        <w:r w:rsidR="006F6183" w:rsidRPr="006F6183" w:rsidDel="00082CD3">
          <w:rPr>
            <w:rFonts w:cs="Times New Roman" w:hint="eastAsia"/>
          </w:rPr>
          <w:delText>公共库</w:delText>
        </w:r>
      </w:del>
    </w:p>
    <w:p w14:paraId="2D42EC60" w14:textId="3E123B7F" w:rsidR="00A66C5A" w:rsidDel="005D3444" w:rsidRDefault="006F6183">
      <w:pPr>
        <w:pStyle w:val="a4"/>
        <w:rPr>
          <w:del w:id="1903" w:author="Alex Wang" w:date="2019-04-23T21:20:00Z"/>
          <w:moveFrom w:id="1904" w:author="Alex Wang" w:date="2019-03-11T22:29:00Z"/>
          <w:rFonts w:cs="Times New Roman"/>
        </w:rPr>
        <w:pPrChange w:id="1905" w:author="Alex Wang" w:date="2019-04-23T21:20:00Z">
          <w:pPr>
            <w:pStyle w:val="a4"/>
            <w:numPr>
              <w:ilvl w:val="1"/>
              <w:numId w:val="23"/>
            </w:numPr>
            <w:spacing w:line="360" w:lineRule="auto"/>
            <w:ind w:left="840" w:firstLineChars="0" w:hanging="420"/>
          </w:pPr>
        </w:pPrChange>
      </w:pPr>
      <w:moveFromRangeStart w:id="1906" w:author="Alex Wang" w:date="2019-03-11T22:29:00Z" w:name="move3235799"/>
      <w:moveFrom w:id="1907" w:author="Alex Wang" w:date="2019-03-11T22:29:00Z">
        <w:del w:id="1908" w:author="Alex Wang" w:date="2019-04-23T21:20:00Z">
          <w:r w:rsidRPr="00DF71D4" w:rsidDel="005D3444">
            <w:rPr>
              <w:rFonts w:cs="Times New Roman"/>
            </w:rPr>
            <w:delText>P2P节点端</w:delText>
          </w:r>
        </w:del>
      </w:moveFrom>
    </w:p>
    <w:p w14:paraId="4FC95696" w14:textId="77250DD8" w:rsidR="00A66C5A" w:rsidDel="005D3444" w:rsidRDefault="00A66C5A">
      <w:pPr>
        <w:pStyle w:val="a4"/>
        <w:rPr>
          <w:del w:id="1909" w:author="Alex Wang" w:date="2019-04-23T21:20:00Z"/>
          <w:moveFrom w:id="1910" w:author="Alex Wang" w:date="2019-03-11T22:29:00Z"/>
          <w:rFonts w:cs="Times New Roman"/>
        </w:rPr>
        <w:pPrChange w:id="1911" w:author="Alex Wang" w:date="2019-04-23T21:20:00Z">
          <w:pPr>
            <w:pStyle w:val="a4"/>
            <w:numPr>
              <w:ilvl w:val="1"/>
              <w:numId w:val="23"/>
            </w:numPr>
            <w:spacing w:line="360" w:lineRule="auto"/>
            <w:ind w:left="840" w:firstLineChars="0" w:hanging="420"/>
          </w:pPr>
        </w:pPrChange>
      </w:pPr>
      <w:moveFrom w:id="1912" w:author="Alex Wang" w:date="2019-03-11T22:29:00Z">
        <w:del w:id="1913" w:author="Alex Wang" w:date="2019-04-23T21:20:00Z">
          <w:r w:rsidDel="005D3444">
            <w:rPr>
              <w:rFonts w:cs="Times New Roman" w:hint="eastAsia"/>
            </w:rPr>
            <w:delText>P</w:delText>
          </w:r>
          <w:r w:rsidDel="005D3444">
            <w:rPr>
              <w:rFonts w:cs="Times New Roman"/>
            </w:rPr>
            <w:delText>2P</w:delText>
          </w:r>
          <w:r w:rsidR="006F6183" w:rsidRPr="00DF71D4" w:rsidDel="005D3444">
            <w:rPr>
              <w:rFonts w:cs="Times New Roman"/>
            </w:rPr>
            <w:delText>管理端</w:delText>
          </w:r>
        </w:del>
      </w:moveFrom>
    </w:p>
    <w:p w14:paraId="09F989C2" w14:textId="6C4A03B1" w:rsidR="006F6183" w:rsidRPr="00DF71D4" w:rsidDel="005D3444" w:rsidRDefault="00A66C5A">
      <w:pPr>
        <w:pStyle w:val="a4"/>
        <w:rPr>
          <w:del w:id="1914" w:author="Alex Wang" w:date="2019-04-23T21:20:00Z"/>
          <w:moveFrom w:id="1915" w:author="Alex Wang" w:date="2019-03-11T22:29:00Z"/>
          <w:rFonts w:cs="Times New Roman"/>
        </w:rPr>
        <w:pPrChange w:id="1916" w:author="Alex Wang" w:date="2019-04-23T21:20:00Z">
          <w:pPr>
            <w:pStyle w:val="a4"/>
            <w:numPr>
              <w:ilvl w:val="1"/>
              <w:numId w:val="23"/>
            </w:numPr>
            <w:spacing w:line="360" w:lineRule="auto"/>
            <w:ind w:left="840" w:firstLineChars="0" w:hanging="420"/>
          </w:pPr>
        </w:pPrChange>
      </w:pPr>
      <w:moveFrom w:id="1917" w:author="Alex Wang" w:date="2019-03-11T22:29:00Z">
        <w:del w:id="1918" w:author="Alex Wang" w:date="2019-04-23T21:20:00Z">
          <w:r w:rsidDel="005D3444">
            <w:rPr>
              <w:rFonts w:cs="Times New Roman" w:hint="eastAsia"/>
            </w:rPr>
            <w:delText>P</w:delText>
          </w:r>
          <w:r w:rsidDel="005D3444">
            <w:rPr>
              <w:rFonts w:cs="Times New Roman"/>
            </w:rPr>
            <w:delText>2P</w:delText>
          </w:r>
          <w:r w:rsidR="006F6183" w:rsidRPr="00DF71D4" w:rsidDel="005D3444">
            <w:rPr>
              <w:rFonts w:cs="Times New Roman"/>
            </w:rPr>
            <w:delText>中继模块</w:delText>
          </w:r>
        </w:del>
      </w:moveFrom>
    </w:p>
    <w:p w14:paraId="4526852F" w14:textId="3CAD9B4E" w:rsidR="006F6183" w:rsidRPr="00DF71D4" w:rsidDel="005D3444" w:rsidRDefault="006F6183">
      <w:pPr>
        <w:pStyle w:val="a4"/>
        <w:rPr>
          <w:del w:id="1919" w:author="Alex Wang" w:date="2019-04-23T21:20:00Z"/>
          <w:moveFrom w:id="1920" w:author="Alex Wang" w:date="2019-03-11T22:29:00Z"/>
          <w:rFonts w:cs="Times New Roman"/>
        </w:rPr>
        <w:pPrChange w:id="1921" w:author="Alex Wang" w:date="2019-04-23T21:20:00Z">
          <w:pPr>
            <w:pStyle w:val="a4"/>
            <w:numPr>
              <w:ilvl w:val="1"/>
              <w:numId w:val="23"/>
            </w:numPr>
            <w:spacing w:line="360" w:lineRule="auto"/>
            <w:ind w:left="840" w:firstLineChars="0" w:hanging="420"/>
          </w:pPr>
        </w:pPrChange>
      </w:pPr>
      <w:moveFrom w:id="1922" w:author="Alex Wang" w:date="2019-03-11T22:29:00Z">
        <w:del w:id="1923" w:author="Alex Wang" w:date="2019-04-23T21:20:00Z">
          <w:r w:rsidRPr="00DF71D4" w:rsidDel="005D3444">
            <w:rPr>
              <w:rFonts w:cs="Times New Roman"/>
            </w:rPr>
            <w:delText>冗余编码</w:delText>
          </w:r>
        </w:del>
      </w:moveFrom>
    </w:p>
    <w:p w14:paraId="28D97AFB" w14:textId="6B2BD02E" w:rsidR="006F55CB" w:rsidRPr="00DF71D4" w:rsidDel="00082CD3" w:rsidRDefault="006F6183">
      <w:pPr>
        <w:pStyle w:val="a4"/>
        <w:rPr>
          <w:del w:id="1924" w:author="Alex Wang" w:date="2019-03-11T22:34:00Z"/>
          <w:moveFrom w:id="1925" w:author="Alex Wang" w:date="2019-03-11T22:29:00Z"/>
          <w:rFonts w:cs="Times New Roman"/>
        </w:rPr>
        <w:pPrChange w:id="1926" w:author="Alex Wang" w:date="2019-04-23T21:20:00Z">
          <w:pPr>
            <w:pStyle w:val="a4"/>
            <w:numPr>
              <w:ilvl w:val="1"/>
              <w:numId w:val="23"/>
            </w:numPr>
            <w:spacing w:line="360" w:lineRule="auto"/>
            <w:ind w:left="840" w:firstLineChars="0" w:hanging="420"/>
          </w:pPr>
        </w:pPrChange>
      </w:pPr>
      <w:moveFrom w:id="1927" w:author="Alex Wang" w:date="2019-03-11T22:29:00Z">
        <w:del w:id="1928" w:author="Alex Wang" w:date="2019-04-23T21:20:00Z">
          <w:r w:rsidRPr="00DF71D4" w:rsidDel="005D3444">
            <w:rPr>
              <w:rFonts w:cs="Times New Roman"/>
            </w:rPr>
            <w:delText>压缩解</w:delText>
          </w:r>
        </w:del>
        <w:del w:id="1929" w:author="Alex Wang" w:date="2019-03-11T22:34:00Z">
          <w:r w:rsidRPr="00DF71D4" w:rsidDel="00082CD3">
            <w:rPr>
              <w:rFonts w:cs="Times New Roman"/>
            </w:rPr>
            <w:delText>压</w:delText>
          </w:r>
        </w:del>
      </w:moveFrom>
    </w:p>
    <w:moveFromRangeEnd w:id="1906"/>
    <w:p w14:paraId="03D7E67E" w14:textId="77777777" w:rsidR="006F55CB" w:rsidRPr="009C46F0" w:rsidRDefault="006F55CB">
      <w:pPr>
        <w:pStyle w:val="a4"/>
        <w:rPr>
          <w:rFonts w:cs="Times New Roman"/>
        </w:rPr>
        <w:pPrChange w:id="1930" w:author="Alex Wang" w:date="2019-04-23T21:20:00Z">
          <w:pPr>
            <w:widowControl/>
            <w:spacing w:beforeAutospacing="1" w:afterAutospacing="1"/>
            <w:jc w:val="left"/>
          </w:pPr>
        </w:pPrChange>
      </w:pPr>
    </w:p>
    <w:sectPr w:rsidR="006F55CB" w:rsidRPr="009C46F0" w:rsidSect="001B4DF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9" w:author="Alex Wang" w:date="2019-04-03T20:10:00Z" w:initials="AW">
    <w:p w14:paraId="4679D849" w14:textId="272FC6EE" w:rsidR="0089683E" w:rsidRDefault="0089683E">
      <w:pPr>
        <w:pStyle w:val="a8"/>
      </w:pPr>
      <w:r>
        <w:rPr>
          <w:rStyle w:val="a7"/>
        </w:rPr>
        <w:annotationRef/>
      </w:r>
      <w:r>
        <w:rPr>
          <w:rFonts w:hint="eastAsia"/>
        </w:rPr>
        <w:t>上传是先加密，后做RS分片；下载则是RS拼接-</w:t>
      </w:r>
      <w:r>
        <w:t>&gt;</w:t>
      </w:r>
      <w:r>
        <w:rPr>
          <w:rFonts w:hint="eastAsia"/>
        </w:rPr>
        <w:t>解密-</w:t>
      </w:r>
      <w:r>
        <w:t>&gt;</w:t>
      </w:r>
      <w:r>
        <w:rPr>
          <w:rFonts w:hint="eastAsia"/>
        </w:rPr>
        <w:t>解压-</w:t>
      </w:r>
      <w:r>
        <w:t>&gt;</w:t>
      </w:r>
      <w:r>
        <w:rPr>
          <w:rFonts w:hint="eastAsia"/>
        </w:rPr>
        <w:t>分块拼接</w:t>
      </w:r>
    </w:p>
  </w:comment>
  <w:comment w:id="191" w:author="Alex Wang" w:date="2019-02-12T23:19:00Z" w:initials="AW">
    <w:p w14:paraId="07AEEA9F" w14:textId="77777777" w:rsidR="0089683E" w:rsidRDefault="0089683E">
      <w:pPr>
        <w:pStyle w:val="a8"/>
      </w:pPr>
      <w:r>
        <w:rPr>
          <w:rStyle w:val="a7"/>
        </w:rPr>
        <w:annotationRef/>
      </w:r>
      <w:r>
        <w:rPr>
          <w:rFonts w:hint="eastAsia"/>
        </w:rPr>
        <w:t>上传时各步骤应该是压缩-</w:t>
      </w:r>
      <w:r>
        <w:t>&gt;</w:t>
      </w:r>
      <w:r>
        <w:rPr>
          <w:rFonts w:hint="eastAsia"/>
        </w:rPr>
        <w:t>分块-</w:t>
      </w:r>
      <w:r>
        <w:t>&gt;去重</w:t>
      </w:r>
      <w:r>
        <w:rPr>
          <w:rFonts w:hint="eastAsia"/>
        </w:rPr>
        <w:t>-</w:t>
      </w:r>
      <w:r>
        <w:t>&gt;RS</w:t>
      </w:r>
      <w:r>
        <w:rPr>
          <w:rFonts w:hint="eastAsia"/>
        </w:rPr>
        <w:t>分片-</w:t>
      </w:r>
      <w:r>
        <w:t>&gt;</w:t>
      </w:r>
      <w:r>
        <w:rPr>
          <w:rFonts w:hint="eastAsia"/>
        </w:rPr>
        <w:t>加密-</w:t>
      </w:r>
      <w:r>
        <w:t>&gt;</w:t>
      </w:r>
      <w:r>
        <w:rPr>
          <w:rFonts w:hint="eastAsia"/>
        </w:rPr>
        <w:t>上传</w:t>
      </w:r>
    </w:p>
    <w:p w14:paraId="3D041670" w14:textId="1E7FFD32" w:rsidR="0089683E" w:rsidRDefault="0089683E">
      <w:pPr>
        <w:pStyle w:val="a8"/>
      </w:pPr>
      <w:r>
        <w:rPr>
          <w:rFonts w:hint="eastAsia"/>
        </w:rPr>
        <w:t>下载时，R</w:t>
      </w:r>
      <w:r>
        <w:t>C</w:t>
      </w:r>
      <w:r>
        <w:rPr>
          <w:rFonts w:hint="eastAsia"/>
        </w:rPr>
        <w:t>拼接和解压之间还有分块拼接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79D849" w15:done="0"/>
  <w15:commentEx w15:paraId="3D0416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79D849" w16cid:durableId="204F91AC"/>
  <w16cid:commentId w16cid:paraId="3D041670" w16cid:durableId="200DD2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9E351" w14:textId="77777777" w:rsidR="006F2ED2" w:rsidRDefault="006F2ED2" w:rsidP="00F83F16">
      <w:r>
        <w:separator/>
      </w:r>
    </w:p>
  </w:endnote>
  <w:endnote w:type="continuationSeparator" w:id="0">
    <w:p w14:paraId="33B0570F" w14:textId="77777777" w:rsidR="006F2ED2" w:rsidRDefault="006F2ED2" w:rsidP="00F8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DA97C" w14:textId="77777777" w:rsidR="006F2ED2" w:rsidRDefault="006F2ED2" w:rsidP="00F83F16">
      <w:r>
        <w:separator/>
      </w:r>
    </w:p>
  </w:footnote>
  <w:footnote w:type="continuationSeparator" w:id="0">
    <w:p w14:paraId="6F38838C" w14:textId="77777777" w:rsidR="006F2ED2" w:rsidRDefault="006F2ED2" w:rsidP="00F83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EE4CC5"/>
    <w:multiLevelType w:val="singleLevel"/>
    <w:tmpl w:val="9DEE4CC5"/>
    <w:lvl w:ilvl="0">
      <w:start w:val="3"/>
      <w:numFmt w:val="decimal"/>
      <w:suff w:val="space"/>
      <w:lvlText w:val="%1."/>
      <w:lvlJc w:val="left"/>
      <w:rPr>
        <w:rFonts w:cs="Times New Roman"/>
      </w:rPr>
    </w:lvl>
  </w:abstractNum>
  <w:abstractNum w:abstractNumId="1" w15:restartNumberingAfterBreak="0">
    <w:nsid w:val="A61F453F"/>
    <w:multiLevelType w:val="singleLevel"/>
    <w:tmpl w:val="A61F453F"/>
    <w:lvl w:ilvl="0">
      <w:start w:val="1"/>
      <w:numFmt w:val="decimal"/>
      <w:suff w:val="space"/>
      <w:lvlText w:val="(%1)"/>
      <w:lvlJc w:val="left"/>
      <w:rPr>
        <w:rFonts w:cs="Times New Roman"/>
      </w:rPr>
    </w:lvl>
  </w:abstractNum>
  <w:abstractNum w:abstractNumId="2" w15:restartNumberingAfterBreak="0">
    <w:nsid w:val="08CE6603"/>
    <w:multiLevelType w:val="hybridMultilevel"/>
    <w:tmpl w:val="0CA4612C"/>
    <w:lvl w:ilvl="0" w:tplc="AF3AF58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61000F"/>
    <w:multiLevelType w:val="hybridMultilevel"/>
    <w:tmpl w:val="DFE88912"/>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2A5D69"/>
    <w:multiLevelType w:val="hybridMultilevel"/>
    <w:tmpl w:val="F7D40364"/>
    <w:lvl w:ilvl="0" w:tplc="A0824C38">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6517DF"/>
    <w:multiLevelType w:val="hybridMultilevel"/>
    <w:tmpl w:val="F7FE6018"/>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6D01CC"/>
    <w:multiLevelType w:val="hybridMultilevel"/>
    <w:tmpl w:val="E1AE670A"/>
    <w:lvl w:ilvl="0" w:tplc="28FE1966">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9C39B6"/>
    <w:multiLevelType w:val="hybridMultilevel"/>
    <w:tmpl w:val="64D85342"/>
    <w:lvl w:ilvl="0" w:tplc="93605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6425CA"/>
    <w:multiLevelType w:val="hybridMultilevel"/>
    <w:tmpl w:val="D772AA22"/>
    <w:lvl w:ilvl="0" w:tplc="8CDAEE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95289F"/>
    <w:multiLevelType w:val="hybridMultilevel"/>
    <w:tmpl w:val="2E388A26"/>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845648"/>
    <w:multiLevelType w:val="hybridMultilevel"/>
    <w:tmpl w:val="B4FEEF92"/>
    <w:lvl w:ilvl="0" w:tplc="A0824C38">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EF261A"/>
    <w:multiLevelType w:val="hybridMultilevel"/>
    <w:tmpl w:val="4C163972"/>
    <w:lvl w:ilvl="0" w:tplc="DC6007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E87A8A"/>
    <w:multiLevelType w:val="hybridMultilevel"/>
    <w:tmpl w:val="A7947FCC"/>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F9071D"/>
    <w:multiLevelType w:val="hybridMultilevel"/>
    <w:tmpl w:val="397A58B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125B86"/>
    <w:multiLevelType w:val="hybridMultilevel"/>
    <w:tmpl w:val="D7E63206"/>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C9381C"/>
    <w:multiLevelType w:val="hybridMultilevel"/>
    <w:tmpl w:val="73D655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7E7744"/>
    <w:multiLevelType w:val="hybridMultilevel"/>
    <w:tmpl w:val="9F0C0620"/>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471031"/>
    <w:multiLevelType w:val="hybridMultilevel"/>
    <w:tmpl w:val="9CA04A10"/>
    <w:lvl w:ilvl="0" w:tplc="5E3A746A">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6F2F60"/>
    <w:multiLevelType w:val="hybridMultilevel"/>
    <w:tmpl w:val="C1347CA4"/>
    <w:lvl w:ilvl="0" w:tplc="04090019">
      <w:start w:val="1"/>
      <w:numFmt w:val="lowerLetter"/>
      <w:lvlText w:val="%1)"/>
      <w:lvlJc w:val="left"/>
      <w:pPr>
        <w:ind w:left="420" w:hanging="420"/>
      </w:pPr>
      <w:rPr>
        <w:rFonts w:hint="default"/>
      </w:rPr>
    </w:lvl>
    <w:lvl w:ilvl="1" w:tplc="21B45080">
      <w:start w:val="4"/>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00A88"/>
    <w:multiLevelType w:val="hybridMultilevel"/>
    <w:tmpl w:val="683AE1CC"/>
    <w:lvl w:ilvl="0" w:tplc="CF16FB8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B3945FD"/>
    <w:multiLevelType w:val="hybridMultilevel"/>
    <w:tmpl w:val="9B1C0558"/>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4C2808"/>
    <w:multiLevelType w:val="hybridMultilevel"/>
    <w:tmpl w:val="ED8E13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8051C2"/>
    <w:multiLevelType w:val="hybridMultilevel"/>
    <w:tmpl w:val="6CB25F62"/>
    <w:lvl w:ilvl="0" w:tplc="685AAD22">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FD93339"/>
    <w:multiLevelType w:val="hybridMultilevel"/>
    <w:tmpl w:val="87FAF1C4"/>
    <w:lvl w:ilvl="0" w:tplc="A0824C38">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53B2E28"/>
    <w:multiLevelType w:val="hybridMultilevel"/>
    <w:tmpl w:val="E9E6D1E8"/>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4E7E03"/>
    <w:multiLevelType w:val="hybridMultilevel"/>
    <w:tmpl w:val="AF48E64E"/>
    <w:lvl w:ilvl="0" w:tplc="04090019">
      <w:start w:val="1"/>
      <w:numFmt w:val="lowerLetter"/>
      <w:lvlText w:val="%1)"/>
      <w:lvlJc w:val="left"/>
      <w:pPr>
        <w:ind w:left="420" w:hanging="420"/>
      </w:pPr>
    </w:lvl>
    <w:lvl w:ilvl="1" w:tplc="E6D2B5F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EC1A01"/>
    <w:multiLevelType w:val="hybridMultilevel"/>
    <w:tmpl w:val="9F8C2A8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6942F4"/>
    <w:multiLevelType w:val="hybridMultilevel"/>
    <w:tmpl w:val="A824FE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B30E5A"/>
    <w:multiLevelType w:val="hybridMultilevel"/>
    <w:tmpl w:val="831431E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264BBB"/>
    <w:multiLevelType w:val="hybridMultilevel"/>
    <w:tmpl w:val="BD68F7C6"/>
    <w:lvl w:ilvl="0" w:tplc="6590BB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B1C0DC5"/>
    <w:multiLevelType w:val="hybridMultilevel"/>
    <w:tmpl w:val="888E2C78"/>
    <w:lvl w:ilvl="0" w:tplc="256039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2A4BD2"/>
    <w:multiLevelType w:val="hybridMultilevel"/>
    <w:tmpl w:val="B5E4908C"/>
    <w:lvl w:ilvl="0" w:tplc="22DEEC3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FD7F73"/>
    <w:multiLevelType w:val="hybridMultilevel"/>
    <w:tmpl w:val="0B228C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C5709F"/>
    <w:multiLevelType w:val="hybridMultilevel"/>
    <w:tmpl w:val="BF6061F6"/>
    <w:lvl w:ilvl="0" w:tplc="28E2DE46">
      <w:start w:val="1"/>
      <w:numFmt w:val="japaneseCounting"/>
      <w:lvlText w:val="%1、"/>
      <w:lvlJc w:val="left"/>
      <w:pPr>
        <w:ind w:left="672" w:hanging="672"/>
      </w:pPr>
      <w:rPr>
        <w:rFonts w:asciiTheme="majorHAnsi" w:eastAsiaTheme="majorEastAsia" w:hAnsiTheme="majorHAnsi" w:cstheme="majorBidi"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E833D8"/>
    <w:multiLevelType w:val="hybridMultilevel"/>
    <w:tmpl w:val="24485A60"/>
    <w:lvl w:ilvl="0" w:tplc="A0824C38">
      <w:start w:val="1"/>
      <w:numFmt w:val="lowerLetter"/>
      <w:lvlText w:val="%1."/>
      <w:lvlJc w:val="left"/>
      <w:pPr>
        <w:ind w:left="420" w:hanging="420"/>
      </w:pPr>
      <w:rPr>
        <w:rFonts w:hint="default"/>
      </w:rPr>
    </w:lvl>
    <w:lvl w:ilvl="1" w:tplc="A0824C38">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244109"/>
    <w:multiLevelType w:val="hybridMultilevel"/>
    <w:tmpl w:val="8DEC37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F82CA8"/>
    <w:multiLevelType w:val="hybridMultilevel"/>
    <w:tmpl w:val="B9C420D4"/>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5055A7"/>
    <w:multiLevelType w:val="hybridMultilevel"/>
    <w:tmpl w:val="D1D0BADA"/>
    <w:lvl w:ilvl="0" w:tplc="DF94EB9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FE35E0"/>
    <w:multiLevelType w:val="hybridMultilevel"/>
    <w:tmpl w:val="1816584C"/>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8A1958"/>
    <w:multiLevelType w:val="hybridMultilevel"/>
    <w:tmpl w:val="03286ECA"/>
    <w:lvl w:ilvl="0" w:tplc="207221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A67922"/>
    <w:multiLevelType w:val="hybridMultilevel"/>
    <w:tmpl w:val="BD3635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CB39E5"/>
    <w:multiLevelType w:val="hybridMultilevel"/>
    <w:tmpl w:val="84647764"/>
    <w:lvl w:ilvl="0" w:tplc="11A400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DA0FD9"/>
    <w:multiLevelType w:val="hybridMultilevel"/>
    <w:tmpl w:val="79FE9F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41"/>
  </w:num>
  <w:num w:numId="5">
    <w:abstractNumId w:val="6"/>
  </w:num>
  <w:num w:numId="6">
    <w:abstractNumId w:val="22"/>
  </w:num>
  <w:num w:numId="7">
    <w:abstractNumId w:val="29"/>
  </w:num>
  <w:num w:numId="8">
    <w:abstractNumId w:val="39"/>
  </w:num>
  <w:num w:numId="9">
    <w:abstractNumId w:val="32"/>
  </w:num>
  <w:num w:numId="10">
    <w:abstractNumId w:val="19"/>
  </w:num>
  <w:num w:numId="11">
    <w:abstractNumId w:val="31"/>
  </w:num>
  <w:num w:numId="12">
    <w:abstractNumId w:val="33"/>
  </w:num>
  <w:num w:numId="13">
    <w:abstractNumId w:val="25"/>
  </w:num>
  <w:num w:numId="14">
    <w:abstractNumId w:val="8"/>
  </w:num>
  <w:num w:numId="15">
    <w:abstractNumId w:val="15"/>
  </w:num>
  <w:num w:numId="16">
    <w:abstractNumId w:val="11"/>
  </w:num>
  <w:num w:numId="17">
    <w:abstractNumId w:val="42"/>
  </w:num>
  <w:num w:numId="18">
    <w:abstractNumId w:val="30"/>
  </w:num>
  <w:num w:numId="19">
    <w:abstractNumId w:val="10"/>
  </w:num>
  <w:num w:numId="20">
    <w:abstractNumId w:val="4"/>
  </w:num>
  <w:num w:numId="21">
    <w:abstractNumId w:val="23"/>
  </w:num>
  <w:num w:numId="22">
    <w:abstractNumId w:val="14"/>
  </w:num>
  <w:num w:numId="23">
    <w:abstractNumId w:val="34"/>
  </w:num>
  <w:num w:numId="24">
    <w:abstractNumId w:val="36"/>
  </w:num>
  <w:num w:numId="25">
    <w:abstractNumId w:val="16"/>
  </w:num>
  <w:num w:numId="26">
    <w:abstractNumId w:val="18"/>
  </w:num>
  <w:num w:numId="27">
    <w:abstractNumId w:val="13"/>
  </w:num>
  <w:num w:numId="28">
    <w:abstractNumId w:val="28"/>
  </w:num>
  <w:num w:numId="29">
    <w:abstractNumId w:val="40"/>
  </w:num>
  <w:num w:numId="30">
    <w:abstractNumId w:val="21"/>
  </w:num>
  <w:num w:numId="31">
    <w:abstractNumId w:val="26"/>
  </w:num>
  <w:num w:numId="32">
    <w:abstractNumId w:val="27"/>
  </w:num>
  <w:num w:numId="33">
    <w:abstractNumId w:val="24"/>
  </w:num>
  <w:num w:numId="34">
    <w:abstractNumId w:val="20"/>
  </w:num>
  <w:num w:numId="35">
    <w:abstractNumId w:val="38"/>
  </w:num>
  <w:num w:numId="36">
    <w:abstractNumId w:val="3"/>
  </w:num>
  <w:num w:numId="37">
    <w:abstractNumId w:val="5"/>
  </w:num>
  <w:num w:numId="38">
    <w:abstractNumId w:val="12"/>
  </w:num>
  <w:num w:numId="39">
    <w:abstractNumId w:val="9"/>
  </w:num>
  <w:num w:numId="40">
    <w:abstractNumId w:val="17"/>
  </w:num>
  <w:num w:numId="41">
    <w:abstractNumId w:val="35"/>
  </w:num>
  <w:num w:numId="42">
    <w:abstractNumId w:val="37"/>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Wang">
    <w15:presenceInfo w15:providerId="Windows Live" w15:userId="eaba3def028ed1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D010C"/>
    <w:rsid w:val="00000757"/>
    <w:rsid w:val="00001807"/>
    <w:rsid w:val="00001C40"/>
    <w:rsid w:val="00002D91"/>
    <w:rsid w:val="00003579"/>
    <w:rsid w:val="00003E7E"/>
    <w:rsid w:val="00006042"/>
    <w:rsid w:val="00006562"/>
    <w:rsid w:val="00007503"/>
    <w:rsid w:val="00010334"/>
    <w:rsid w:val="0001163A"/>
    <w:rsid w:val="00012653"/>
    <w:rsid w:val="000127E1"/>
    <w:rsid w:val="00017786"/>
    <w:rsid w:val="00017D97"/>
    <w:rsid w:val="0002005E"/>
    <w:rsid w:val="000245ED"/>
    <w:rsid w:val="00024A47"/>
    <w:rsid w:val="00024DCD"/>
    <w:rsid w:val="000250F1"/>
    <w:rsid w:val="00025589"/>
    <w:rsid w:val="00027480"/>
    <w:rsid w:val="0003021C"/>
    <w:rsid w:val="00030B4B"/>
    <w:rsid w:val="00031408"/>
    <w:rsid w:val="00032C62"/>
    <w:rsid w:val="0003667E"/>
    <w:rsid w:val="00037C7A"/>
    <w:rsid w:val="00043DAC"/>
    <w:rsid w:val="00044A11"/>
    <w:rsid w:val="0004595D"/>
    <w:rsid w:val="0004643C"/>
    <w:rsid w:val="0004654E"/>
    <w:rsid w:val="000465B4"/>
    <w:rsid w:val="00047C54"/>
    <w:rsid w:val="0005022F"/>
    <w:rsid w:val="00051FAB"/>
    <w:rsid w:val="00054A12"/>
    <w:rsid w:val="000565AA"/>
    <w:rsid w:val="000603A5"/>
    <w:rsid w:val="00062491"/>
    <w:rsid w:val="00063772"/>
    <w:rsid w:val="00063985"/>
    <w:rsid w:val="00065D20"/>
    <w:rsid w:val="00066C7C"/>
    <w:rsid w:val="00066F1A"/>
    <w:rsid w:val="00067E78"/>
    <w:rsid w:val="00070078"/>
    <w:rsid w:val="00070EBD"/>
    <w:rsid w:val="00071049"/>
    <w:rsid w:val="00071161"/>
    <w:rsid w:val="000726B8"/>
    <w:rsid w:val="00073E69"/>
    <w:rsid w:val="00074AAF"/>
    <w:rsid w:val="000758C4"/>
    <w:rsid w:val="00075AFA"/>
    <w:rsid w:val="00077E9F"/>
    <w:rsid w:val="00081D5F"/>
    <w:rsid w:val="00082CD3"/>
    <w:rsid w:val="00083579"/>
    <w:rsid w:val="00084527"/>
    <w:rsid w:val="0008458A"/>
    <w:rsid w:val="0008532E"/>
    <w:rsid w:val="000856E8"/>
    <w:rsid w:val="00085E10"/>
    <w:rsid w:val="000902D5"/>
    <w:rsid w:val="00092267"/>
    <w:rsid w:val="0009317B"/>
    <w:rsid w:val="00094A83"/>
    <w:rsid w:val="00095CE2"/>
    <w:rsid w:val="00095F99"/>
    <w:rsid w:val="0009688F"/>
    <w:rsid w:val="000A093D"/>
    <w:rsid w:val="000A2437"/>
    <w:rsid w:val="000A4747"/>
    <w:rsid w:val="000A523B"/>
    <w:rsid w:val="000A52BF"/>
    <w:rsid w:val="000A5AB8"/>
    <w:rsid w:val="000B2F4E"/>
    <w:rsid w:val="000B334B"/>
    <w:rsid w:val="000B462C"/>
    <w:rsid w:val="000B69EC"/>
    <w:rsid w:val="000B70A6"/>
    <w:rsid w:val="000C2576"/>
    <w:rsid w:val="000C2C5C"/>
    <w:rsid w:val="000C3EC1"/>
    <w:rsid w:val="000C4C96"/>
    <w:rsid w:val="000C579F"/>
    <w:rsid w:val="000D4B7C"/>
    <w:rsid w:val="000D4E87"/>
    <w:rsid w:val="000D57A2"/>
    <w:rsid w:val="000D5AD4"/>
    <w:rsid w:val="000D7814"/>
    <w:rsid w:val="000D7A1B"/>
    <w:rsid w:val="000E1A04"/>
    <w:rsid w:val="000E1A2D"/>
    <w:rsid w:val="000E2A07"/>
    <w:rsid w:val="000E2CBE"/>
    <w:rsid w:val="000E31F3"/>
    <w:rsid w:val="000E37EB"/>
    <w:rsid w:val="000E3A17"/>
    <w:rsid w:val="000E3FEF"/>
    <w:rsid w:val="000E433E"/>
    <w:rsid w:val="000E55A0"/>
    <w:rsid w:val="000E70CC"/>
    <w:rsid w:val="000F1A86"/>
    <w:rsid w:val="000F2DB3"/>
    <w:rsid w:val="000F3037"/>
    <w:rsid w:val="000F3C60"/>
    <w:rsid w:val="000F4403"/>
    <w:rsid w:val="000F55AC"/>
    <w:rsid w:val="000F5A03"/>
    <w:rsid w:val="000F6EB2"/>
    <w:rsid w:val="000F7417"/>
    <w:rsid w:val="000F79E2"/>
    <w:rsid w:val="00100B4D"/>
    <w:rsid w:val="00101C8E"/>
    <w:rsid w:val="00101DAF"/>
    <w:rsid w:val="00102E07"/>
    <w:rsid w:val="00103586"/>
    <w:rsid w:val="00105571"/>
    <w:rsid w:val="0010765B"/>
    <w:rsid w:val="00107EE3"/>
    <w:rsid w:val="0011028C"/>
    <w:rsid w:val="00110657"/>
    <w:rsid w:val="00111454"/>
    <w:rsid w:val="001127A4"/>
    <w:rsid w:val="001127B6"/>
    <w:rsid w:val="00113700"/>
    <w:rsid w:val="00113F35"/>
    <w:rsid w:val="001141D2"/>
    <w:rsid w:val="00114838"/>
    <w:rsid w:val="00115642"/>
    <w:rsid w:val="00115D0A"/>
    <w:rsid w:val="00120013"/>
    <w:rsid w:val="00120861"/>
    <w:rsid w:val="00120E63"/>
    <w:rsid w:val="001222C6"/>
    <w:rsid w:val="00122B7E"/>
    <w:rsid w:val="001230B9"/>
    <w:rsid w:val="00124114"/>
    <w:rsid w:val="00124867"/>
    <w:rsid w:val="001258AE"/>
    <w:rsid w:val="00125F06"/>
    <w:rsid w:val="00130DEA"/>
    <w:rsid w:val="00131908"/>
    <w:rsid w:val="00132AEE"/>
    <w:rsid w:val="0013420C"/>
    <w:rsid w:val="00134AF5"/>
    <w:rsid w:val="0013762F"/>
    <w:rsid w:val="0014167E"/>
    <w:rsid w:val="001421D4"/>
    <w:rsid w:val="0014311D"/>
    <w:rsid w:val="00143F6C"/>
    <w:rsid w:val="001468A7"/>
    <w:rsid w:val="00147F31"/>
    <w:rsid w:val="00150E33"/>
    <w:rsid w:val="001557CE"/>
    <w:rsid w:val="0015691A"/>
    <w:rsid w:val="0015747F"/>
    <w:rsid w:val="0015750A"/>
    <w:rsid w:val="00157B7E"/>
    <w:rsid w:val="0016061A"/>
    <w:rsid w:val="00160E06"/>
    <w:rsid w:val="0016286C"/>
    <w:rsid w:val="00162C6D"/>
    <w:rsid w:val="00163630"/>
    <w:rsid w:val="00163723"/>
    <w:rsid w:val="00163B30"/>
    <w:rsid w:val="00164BB6"/>
    <w:rsid w:val="00165C50"/>
    <w:rsid w:val="00165C60"/>
    <w:rsid w:val="00166293"/>
    <w:rsid w:val="0016781D"/>
    <w:rsid w:val="00167C93"/>
    <w:rsid w:val="00167EF9"/>
    <w:rsid w:val="001702F4"/>
    <w:rsid w:val="001749A9"/>
    <w:rsid w:val="0018037E"/>
    <w:rsid w:val="00180385"/>
    <w:rsid w:val="00181448"/>
    <w:rsid w:val="00181511"/>
    <w:rsid w:val="00181AF5"/>
    <w:rsid w:val="001826F5"/>
    <w:rsid w:val="00182D42"/>
    <w:rsid w:val="001831DA"/>
    <w:rsid w:val="00183944"/>
    <w:rsid w:val="0018464F"/>
    <w:rsid w:val="00184BA3"/>
    <w:rsid w:val="001852EF"/>
    <w:rsid w:val="00185C43"/>
    <w:rsid w:val="00185CB8"/>
    <w:rsid w:val="00190FD7"/>
    <w:rsid w:val="00191AEA"/>
    <w:rsid w:val="0019295F"/>
    <w:rsid w:val="0019572B"/>
    <w:rsid w:val="001957E4"/>
    <w:rsid w:val="0019627E"/>
    <w:rsid w:val="001A02EE"/>
    <w:rsid w:val="001A070A"/>
    <w:rsid w:val="001A1273"/>
    <w:rsid w:val="001A27A7"/>
    <w:rsid w:val="001A2BAE"/>
    <w:rsid w:val="001A2D3C"/>
    <w:rsid w:val="001A2FAD"/>
    <w:rsid w:val="001A4B62"/>
    <w:rsid w:val="001A590E"/>
    <w:rsid w:val="001A6591"/>
    <w:rsid w:val="001A67CD"/>
    <w:rsid w:val="001A6D97"/>
    <w:rsid w:val="001A7FF7"/>
    <w:rsid w:val="001B112F"/>
    <w:rsid w:val="001B43CB"/>
    <w:rsid w:val="001B4DFE"/>
    <w:rsid w:val="001B6944"/>
    <w:rsid w:val="001B70C6"/>
    <w:rsid w:val="001B71C6"/>
    <w:rsid w:val="001C0EC4"/>
    <w:rsid w:val="001C2431"/>
    <w:rsid w:val="001C47BB"/>
    <w:rsid w:val="001C5252"/>
    <w:rsid w:val="001C5CBE"/>
    <w:rsid w:val="001C646E"/>
    <w:rsid w:val="001C6D81"/>
    <w:rsid w:val="001D0DFE"/>
    <w:rsid w:val="001D0F47"/>
    <w:rsid w:val="001D1782"/>
    <w:rsid w:val="001D2F52"/>
    <w:rsid w:val="001D3503"/>
    <w:rsid w:val="001D3613"/>
    <w:rsid w:val="001D3720"/>
    <w:rsid w:val="001D4D1F"/>
    <w:rsid w:val="001D5478"/>
    <w:rsid w:val="001D57C1"/>
    <w:rsid w:val="001D6043"/>
    <w:rsid w:val="001D62A8"/>
    <w:rsid w:val="001D69AA"/>
    <w:rsid w:val="001D6FE2"/>
    <w:rsid w:val="001E11F4"/>
    <w:rsid w:val="001E17BC"/>
    <w:rsid w:val="001E33DD"/>
    <w:rsid w:val="001E7018"/>
    <w:rsid w:val="001E7D84"/>
    <w:rsid w:val="001F0622"/>
    <w:rsid w:val="001F0659"/>
    <w:rsid w:val="001F0E98"/>
    <w:rsid w:val="001F1B53"/>
    <w:rsid w:val="00200A59"/>
    <w:rsid w:val="00201C51"/>
    <w:rsid w:val="00202CE7"/>
    <w:rsid w:val="00204948"/>
    <w:rsid w:val="00205450"/>
    <w:rsid w:val="00206E1C"/>
    <w:rsid w:val="002103C4"/>
    <w:rsid w:val="00210543"/>
    <w:rsid w:val="00211E9B"/>
    <w:rsid w:val="002140DE"/>
    <w:rsid w:val="002142F5"/>
    <w:rsid w:val="00214B9E"/>
    <w:rsid w:val="00217B4C"/>
    <w:rsid w:val="00217E3B"/>
    <w:rsid w:val="00220A6C"/>
    <w:rsid w:val="002210D8"/>
    <w:rsid w:val="0022111A"/>
    <w:rsid w:val="00221B91"/>
    <w:rsid w:val="002236F0"/>
    <w:rsid w:val="002252C9"/>
    <w:rsid w:val="00225EBB"/>
    <w:rsid w:val="002263E0"/>
    <w:rsid w:val="00226E68"/>
    <w:rsid w:val="00227587"/>
    <w:rsid w:val="002279C9"/>
    <w:rsid w:val="0023154D"/>
    <w:rsid w:val="00231DEC"/>
    <w:rsid w:val="00232406"/>
    <w:rsid w:val="00232BFA"/>
    <w:rsid w:val="00232D81"/>
    <w:rsid w:val="00234313"/>
    <w:rsid w:val="002351E5"/>
    <w:rsid w:val="002358A6"/>
    <w:rsid w:val="002362BF"/>
    <w:rsid w:val="00242DDB"/>
    <w:rsid w:val="00244FED"/>
    <w:rsid w:val="0024600E"/>
    <w:rsid w:val="00246CD8"/>
    <w:rsid w:val="002472FE"/>
    <w:rsid w:val="00247B27"/>
    <w:rsid w:val="00247B5A"/>
    <w:rsid w:val="002505F4"/>
    <w:rsid w:val="00250816"/>
    <w:rsid w:val="00251340"/>
    <w:rsid w:val="0025307A"/>
    <w:rsid w:val="00253C87"/>
    <w:rsid w:val="00254364"/>
    <w:rsid w:val="0025459A"/>
    <w:rsid w:val="002555F5"/>
    <w:rsid w:val="00255DC4"/>
    <w:rsid w:val="002567D7"/>
    <w:rsid w:val="00261823"/>
    <w:rsid w:val="00261E94"/>
    <w:rsid w:val="0026230B"/>
    <w:rsid w:val="00265DAA"/>
    <w:rsid w:val="0026771A"/>
    <w:rsid w:val="00270E9B"/>
    <w:rsid w:val="00271A70"/>
    <w:rsid w:val="002725BD"/>
    <w:rsid w:val="0027320F"/>
    <w:rsid w:val="00273322"/>
    <w:rsid w:val="0027460A"/>
    <w:rsid w:val="00274A08"/>
    <w:rsid w:val="00274C3F"/>
    <w:rsid w:val="00276085"/>
    <w:rsid w:val="002768C6"/>
    <w:rsid w:val="00277B50"/>
    <w:rsid w:val="00277E44"/>
    <w:rsid w:val="0028013F"/>
    <w:rsid w:val="00281016"/>
    <w:rsid w:val="0028187D"/>
    <w:rsid w:val="00282489"/>
    <w:rsid w:val="00283334"/>
    <w:rsid w:val="00283846"/>
    <w:rsid w:val="002855EE"/>
    <w:rsid w:val="00286F7B"/>
    <w:rsid w:val="00287728"/>
    <w:rsid w:val="002910F8"/>
    <w:rsid w:val="00291B21"/>
    <w:rsid w:val="002929B3"/>
    <w:rsid w:val="002941A3"/>
    <w:rsid w:val="0029550B"/>
    <w:rsid w:val="002979F4"/>
    <w:rsid w:val="002A1E22"/>
    <w:rsid w:val="002A482B"/>
    <w:rsid w:val="002A5AAC"/>
    <w:rsid w:val="002A5ECC"/>
    <w:rsid w:val="002A69B0"/>
    <w:rsid w:val="002A6E6D"/>
    <w:rsid w:val="002A7CF0"/>
    <w:rsid w:val="002B0482"/>
    <w:rsid w:val="002B122C"/>
    <w:rsid w:val="002B35FD"/>
    <w:rsid w:val="002B3E61"/>
    <w:rsid w:val="002B405E"/>
    <w:rsid w:val="002B4889"/>
    <w:rsid w:val="002B57A0"/>
    <w:rsid w:val="002B5EDA"/>
    <w:rsid w:val="002B6216"/>
    <w:rsid w:val="002B78B6"/>
    <w:rsid w:val="002B7FD4"/>
    <w:rsid w:val="002C27CF"/>
    <w:rsid w:val="002C4F3C"/>
    <w:rsid w:val="002C64C8"/>
    <w:rsid w:val="002C6CC8"/>
    <w:rsid w:val="002C7874"/>
    <w:rsid w:val="002D0A74"/>
    <w:rsid w:val="002D4588"/>
    <w:rsid w:val="002D6A06"/>
    <w:rsid w:val="002E0C5B"/>
    <w:rsid w:val="002E120B"/>
    <w:rsid w:val="002E1474"/>
    <w:rsid w:val="002E15FD"/>
    <w:rsid w:val="002E3B4B"/>
    <w:rsid w:val="002E4701"/>
    <w:rsid w:val="002E482C"/>
    <w:rsid w:val="002E6A09"/>
    <w:rsid w:val="002E6AD4"/>
    <w:rsid w:val="002E7410"/>
    <w:rsid w:val="002E7947"/>
    <w:rsid w:val="002F0D6C"/>
    <w:rsid w:val="002F1916"/>
    <w:rsid w:val="002F2337"/>
    <w:rsid w:val="002F2914"/>
    <w:rsid w:val="002F3A7E"/>
    <w:rsid w:val="002F4B14"/>
    <w:rsid w:val="002F4D0B"/>
    <w:rsid w:val="002F4D25"/>
    <w:rsid w:val="002F7E75"/>
    <w:rsid w:val="00300C0A"/>
    <w:rsid w:val="003013E9"/>
    <w:rsid w:val="003025C0"/>
    <w:rsid w:val="00302757"/>
    <w:rsid w:val="00304F0C"/>
    <w:rsid w:val="003060A4"/>
    <w:rsid w:val="00307A5A"/>
    <w:rsid w:val="003100A1"/>
    <w:rsid w:val="0031038A"/>
    <w:rsid w:val="003115EB"/>
    <w:rsid w:val="00311F3A"/>
    <w:rsid w:val="00312089"/>
    <w:rsid w:val="00313C28"/>
    <w:rsid w:val="00314998"/>
    <w:rsid w:val="00314EC1"/>
    <w:rsid w:val="00315486"/>
    <w:rsid w:val="00320D5A"/>
    <w:rsid w:val="0032155D"/>
    <w:rsid w:val="003217C1"/>
    <w:rsid w:val="00321C9A"/>
    <w:rsid w:val="0032301F"/>
    <w:rsid w:val="00326F94"/>
    <w:rsid w:val="00330E4F"/>
    <w:rsid w:val="00330E61"/>
    <w:rsid w:val="00333263"/>
    <w:rsid w:val="003343F6"/>
    <w:rsid w:val="003348DD"/>
    <w:rsid w:val="0033490A"/>
    <w:rsid w:val="003355F6"/>
    <w:rsid w:val="00340569"/>
    <w:rsid w:val="003416D0"/>
    <w:rsid w:val="003417B6"/>
    <w:rsid w:val="00343A76"/>
    <w:rsid w:val="00344113"/>
    <w:rsid w:val="003448BF"/>
    <w:rsid w:val="00344ED5"/>
    <w:rsid w:val="00345E06"/>
    <w:rsid w:val="00346412"/>
    <w:rsid w:val="00350654"/>
    <w:rsid w:val="0035420D"/>
    <w:rsid w:val="003559B5"/>
    <w:rsid w:val="00356116"/>
    <w:rsid w:val="00357AE6"/>
    <w:rsid w:val="00357E5A"/>
    <w:rsid w:val="003601A6"/>
    <w:rsid w:val="0036059A"/>
    <w:rsid w:val="0036063C"/>
    <w:rsid w:val="00360C0A"/>
    <w:rsid w:val="00361B23"/>
    <w:rsid w:val="00362096"/>
    <w:rsid w:val="00362EDE"/>
    <w:rsid w:val="00363173"/>
    <w:rsid w:val="00363EC9"/>
    <w:rsid w:val="00364012"/>
    <w:rsid w:val="00365BC3"/>
    <w:rsid w:val="0036719C"/>
    <w:rsid w:val="0037159D"/>
    <w:rsid w:val="0037650B"/>
    <w:rsid w:val="00376BFB"/>
    <w:rsid w:val="00380F58"/>
    <w:rsid w:val="00381325"/>
    <w:rsid w:val="00381D90"/>
    <w:rsid w:val="00381F49"/>
    <w:rsid w:val="00385942"/>
    <w:rsid w:val="00386EF5"/>
    <w:rsid w:val="003874DC"/>
    <w:rsid w:val="003903D1"/>
    <w:rsid w:val="0039069D"/>
    <w:rsid w:val="003909D3"/>
    <w:rsid w:val="00390B16"/>
    <w:rsid w:val="00391146"/>
    <w:rsid w:val="00391FF9"/>
    <w:rsid w:val="00393384"/>
    <w:rsid w:val="003935CC"/>
    <w:rsid w:val="00394756"/>
    <w:rsid w:val="00396804"/>
    <w:rsid w:val="00396E07"/>
    <w:rsid w:val="003A6385"/>
    <w:rsid w:val="003A6449"/>
    <w:rsid w:val="003B1E59"/>
    <w:rsid w:val="003B4923"/>
    <w:rsid w:val="003B4DF7"/>
    <w:rsid w:val="003B6373"/>
    <w:rsid w:val="003B6DB0"/>
    <w:rsid w:val="003B7009"/>
    <w:rsid w:val="003C2D17"/>
    <w:rsid w:val="003C75D8"/>
    <w:rsid w:val="003D130C"/>
    <w:rsid w:val="003D3CA8"/>
    <w:rsid w:val="003D4FB4"/>
    <w:rsid w:val="003D5F8A"/>
    <w:rsid w:val="003D64A0"/>
    <w:rsid w:val="003D6E5D"/>
    <w:rsid w:val="003E0A5F"/>
    <w:rsid w:val="003E0C16"/>
    <w:rsid w:val="003E1936"/>
    <w:rsid w:val="003E416C"/>
    <w:rsid w:val="003E48DE"/>
    <w:rsid w:val="003E5224"/>
    <w:rsid w:val="003E54CF"/>
    <w:rsid w:val="003E73E8"/>
    <w:rsid w:val="003E7ED1"/>
    <w:rsid w:val="003E7F17"/>
    <w:rsid w:val="003F2029"/>
    <w:rsid w:val="003F5D94"/>
    <w:rsid w:val="003F69DC"/>
    <w:rsid w:val="003F7620"/>
    <w:rsid w:val="00400CB7"/>
    <w:rsid w:val="00402327"/>
    <w:rsid w:val="00406050"/>
    <w:rsid w:val="00406847"/>
    <w:rsid w:val="004100EC"/>
    <w:rsid w:val="004117C4"/>
    <w:rsid w:val="004123D3"/>
    <w:rsid w:val="004130EF"/>
    <w:rsid w:val="00415A1B"/>
    <w:rsid w:val="00416034"/>
    <w:rsid w:val="0041649B"/>
    <w:rsid w:val="004168DF"/>
    <w:rsid w:val="00420510"/>
    <w:rsid w:val="00420548"/>
    <w:rsid w:val="004230D8"/>
    <w:rsid w:val="0042402B"/>
    <w:rsid w:val="00425775"/>
    <w:rsid w:val="00425F1C"/>
    <w:rsid w:val="00426D09"/>
    <w:rsid w:val="00426D81"/>
    <w:rsid w:val="004277F1"/>
    <w:rsid w:val="00427C59"/>
    <w:rsid w:val="00427D24"/>
    <w:rsid w:val="00430440"/>
    <w:rsid w:val="00431A37"/>
    <w:rsid w:val="00434ABB"/>
    <w:rsid w:val="00435983"/>
    <w:rsid w:val="00435E27"/>
    <w:rsid w:val="004368C4"/>
    <w:rsid w:val="00436E4F"/>
    <w:rsid w:val="004405B5"/>
    <w:rsid w:val="00440894"/>
    <w:rsid w:val="00440BDB"/>
    <w:rsid w:val="00442E90"/>
    <w:rsid w:val="00445A29"/>
    <w:rsid w:val="00446448"/>
    <w:rsid w:val="00446F61"/>
    <w:rsid w:val="00447F2F"/>
    <w:rsid w:val="0045073A"/>
    <w:rsid w:val="00450A0E"/>
    <w:rsid w:val="004511C1"/>
    <w:rsid w:val="00455207"/>
    <w:rsid w:val="004555DD"/>
    <w:rsid w:val="00455A6C"/>
    <w:rsid w:val="0045705C"/>
    <w:rsid w:val="00457660"/>
    <w:rsid w:val="00457A58"/>
    <w:rsid w:val="00460E7F"/>
    <w:rsid w:val="00460F60"/>
    <w:rsid w:val="004648EF"/>
    <w:rsid w:val="00467749"/>
    <w:rsid w:val="00470D88"/>
    <w:rsid w:val="004710D2"/>
    <w:rsid w:val="00471310"/>
    <w:rsid w:val="004736E3"/>
    <w:rsid w:val="00473EB7"/>
    <w:rsid w:val="00473EF1"/>
    <w:rsid w:val="00476927"/>
    <w:rsid w:val="00476A1F"/>
    <w:rsid w:val="00476C94"/>
    <w:rsid w:val="00476C96"/>
    <w:rsid w:val="004771C0"/>
    <w:rsid w:val="00477F69"/>
    <w:rsid w:val="004806CF"/>
    <w:rsid w:val="0048239F"/>
    <w:rsid w:val="00483EF2"/>
    <w:rsid w:val="004914DC"/>
    <w:rsid w:val="00491E5B"/>
    <w:rsid w:val="00492174"/>
    <w:rsid w:val="00492AEB"/>
    <w:rsid w:val="00492EF6"/>
    <w:rsid w:val="004958C5"/>
    <w:rsid w:val="004966CE"/>
    <w:rsid w:val="004A4334"/>
    <w:rsid w:val="004A4C54"/>
    <w:rsid w:val="004A5EA5"/>
    <w:rsid w:val="004A69B2"/>
    <w:rsid w:val="004B1000"/>
    <w:rsid w:val="004B10FD"/>
    <w:rsid w:val="004B2AC4"/>
    <w:rsid w:val="004B2AEC"/>
    <w:rsid w:val="004B2EE0"/>
    <w:rsid w:val="004C0C93"/>
    <w:rsid w:val="004C0CBA"/>
    <w:rsid w:val="004C160E"/>
    <w:rsid w:val="004C320B"/>
    <w:rsid w:val="004D0514"/>
    <w:rsid w:val="004D354F"/>
    <w:rsid w:val="004D4322"/>
    <w:rsid w:val="004D445B"/>
    <w:rsid w:val="004D5522"/>
    <w:rsid w:val="004E208D"/>
    <w:rsid w:val="004E3AE0"/>
    <w:rsid w:val="004E4301"/>
    <w:rsid w:val="004E4594"/>
    <w:rsid w:val="004E4B85"/>
    <w:rsid w:val="004E6523"/>
    <w:rsid w:val="004E6B9C"/>
    <w:rsid w:val="004E6D6E"/>
    <w:rsid w:val="004E7CE3"/>
    <w:rsid w:val="004E7ED0"/>
    <w:rsid w:val="004E7FEF"/>
    <w:rsid w:val="004F0BAA"/>
    <w:rsid w:val="004F11CD"/>
    <w:rsid w:val="004F167D"/>
    <w:rsid w:val="004F28FC"/>
    <w:rsid w:val="004F2DF4"/>
    <w:rsid w:val="004F2E82"/>
    <w:rsid w:val="00500E7E"/>
    <w:rsid w:val="005013C0"/>
    <w:rsid w:val="005014C3"/>
    <w:rsid w:val="00501CF6"/>
    <w:rsid w:val="005044FE"/>
    <w:rsid w:val="00504AE6"/>
    <w:rsid w:val="00504EDA"/>
    <w:rsid w:val="00506565"/>
    <w:rsid w:val="00506631"/>
    <w:rsid w:val="00506769"/>
    <w:rsid w:val="005072E1"/>
    <w:rsid w:val="005136DA"/>
    <w:rsid w:val="0051447E"/>
    <w:rsid w:val="00515CA7"/>
    <w:rsid w:val="00516B92"/>
    <w:rsid w:val="00517709"/>
    <w:rsid w:val="00517EE9"/>
    <w:rsid w:val="005202F3"/>
    <w:rsid w:val="005218C8"/>
    <w:rsid w:val="0052209B"/>
    <w:rsid w:val="005225E0"/>
    <w:rsid w:val="00525A32"/>
    <w:rsid w:val="00525FEB"/>
    <w:rsid w:val="00526BD0"/>
    <w:rsid w:val="00530B41"/>
    <w:rsid w:val="0053233A"/>
    <w:rsid w:val="00532D33"/>
    <w:rsid w:val="00535314"/>
    <w:rsid w:val="0053616F"/>
    <w:rsid w:val="00536A80"/>
    <w:rsid w:val="005377BF"/>
    <w:rsid w:val="00540B34"/>
    <w:rsid w:val="00541AB1"/>
    <w:rsid w:val="0054244B"/>
    <w:rsid w:val="00544523"/>
    <w:rsid w:val="005453B7"/>
    <w:rsid w:val="005455CC"/>
    <w:rsid w:val="005459A9"/>
    <w:rsid w:val="005460E6"/>
    <w:rsid w:val="00546512"/>
    <w:rsid w:val="0054720B"/>
    <w:rsid w:val="00550157"/>
    <w:rsid w:val="005503E2"/>
    <w:rsid w:val="0055153C"/>
    <w:rsid w:val="005517A1"/>
    <w:rsid w:val="00552047"/>
    <w:rsid w:val="0055297B"/>
    <w:rsid w:val="005537F7"/>
    <w:rsid w:val="00555830"/>
    <w:rsid w:val="00556887"/>
    <w:rsid w:val="0055757A"/>
    <w:rsid w:val="00560175"/>
    <w:rsid w:val="00560912"/>
    <w:rsid w:val="00561BD0"/>
    <w:rsid w:val="00561D30"/>
    <w:rsid w:val="00562DE5"/>
    <w:rsid w:val="0056482B"/>
    <w:rsid w:val="00565081"/>
    <w:rsid w:val="00566518"/>
    <w:rsid w:val="00566791"/>
    <w:rsid w:val="005675B0"/>
    <w:rsid w:val="00567AC9"/>
    <w:rsid w:val="005703B7"/>
    <w:rsid w:val="005709B6"/>
    <w:rsid w:val="005716BE"/>
    <w:rsid w:val="0057201F"/>
    <w:rsid w:val="005720B9"/>
    <w:rsid w:val="005724CF"/>
    <w:rsid w:val="00572E71"/>
    <w:rsid w:val="00573202"/>
    <w:rsid w:val="005738CE"/>
    <w:rsid w:val="00573D39"/>
    <w:rsid w:val="005766C1"/>
    <w:rsid w:val="005806F8"/>
    <w:rsid w:val="0058073A"/>
    <w:rsid w:val="005808A1"/>
    <w:rsid w:val="0058191C"/>
    <w:rsid w:val="00581949"/>
    <w:rsid w:val="00581CB1"/>
    <w:rsid w:val="00582655"/>
    <w:rsid w:val="005828B9"/>
    <w:rsid w:val="00582C54"/>
    <w:rsid w:val="00583417"/>
    <w:rsid w:val="00584161"/>
    <w:rsid w:val="005845EC"/>
    <w:rsid w:val="00590A2C"/>
    <w:rsid w:val="00594248"/>
    <w:rsid w:val="0059454C"/>
    <w:rsid w:val="0059505A"/>
    <w:rsid w:val="0059651D"/>
    <w:rsid w:val="00596D1C"/>
    <w:rsid w:val="005A0279"/>
    <w:rsid w:val="005A0571"/>
    <w:rsid w:val="005A180E"/>
    <w:rsid w:val="005A20E4"/>
    <w:rsid w:val="005A2D8D"/>
    <w:rsid w:val="005A2DC9"/>
    <w:rsid w:val="005A3747"/>
    <w:rsid w:val="005A3F22"/>
    <w:rsid w:val="005A532E"/>
    <w:rsid w:val="005A54F7"/>
    <w:rsid w:val="005A67FA"/>
    <w:rsid w:val="005B2625"/>
    <w:rsid w:val="005B3428"/>
    <w:rsid w:val="005B4C6B"/>
    <w:rsid w:val="005B4D64"/>
    <w:rsid w:val="005B7890"/>
    <w:rsid w:val="005C1918"/>
    <w:rsid w:val="005C2DA1"/>
    <w:rsid w:val="005C3A68"/>
    <w:rsid w:val="005C4FA9"/>
    <w:rsid w:val="005C57FA"/>
    <w:rsid w:val="005C696F"/>
    <w:rsid w:val="005C7AE7"/>
    <w:rsid w:val="005D086A"/>
    <w:rsid w:val="005D2D07"/>
    <w:rsid w:val="005D3444"/>
    <w:rsid w:val="005D39EF"/>
    <w:rsid w:val="005D652D"/>
    <w:rsid w:val="005D66B8"/>
    <w:rsid w:val="005D7C66"/>
    <w:rsid w:val="005E178A"/>
    <w:rsid w:val="005E1AB9"/>
    <w:rsid w:val="005E1AD3"/>
    <w:rsid w:val="005E2461"/>
    <w:rsid w:val="005E4036"/>
    <w:rsid w:val="005E5412"/>
    <w:rsid w:val="005E54E5"/>
    <w:rsid w:val="005E63F3"/>
    <w:rsid w:val="005E653B"/>
    <w:rsid w:val="005E72F9"/>
    <w:rsid w:val="005F1D5D"/>
    <w:rsid w:val="005F3AFD"/>
    <w:rsid w:val="005F5483"/>
    <w:rsid w:val="005F5E2D"/>
    <w:rsid w:val="005F5E68"/>
    <w:rsid w:val="005F70D0"/>
    <w:rsid w:val="00600A89"/>
    <w:rsid w:val="00600E93"/>
    <w:rsid w:val="0060112E"/>
    <w:rsid w:val="006013D1"/>
    <w:rsid w:val="0060152B"/>
    <w:rsid w:val="00601998"/>
    <w:rsid w:val="00602A82"/>
    <w:rsid w:val="0060337D"/>
    <w:rsid w:val="00604CD9"/>
    <w:rsid w:val="00605928"/>
    <w:rsid w:val="0060626B"/>
    <w:rsid w:val="00607D74"/>
    <w:rsid w:val="006105A6"/>
    <w:rsid w:val="00612B1F"/>
    <w:rsid w:val="006138A8"/>
    <w:rsid w:val="006144A3"/>
    <w:rsid w:val="00617AE8"/>
    <w:rsid w:val="00621CAA"/>
    <w:rsid w:val="0062595E"/>
    <w:rsid w:val="00625A8E"/>
    <w:rsid w:val="00625B00"/>
    <w:rsid w:val="0062696D"/>
    <w:rsid w:val="00627569"/>
    <w:rsid w:val="00627CEC"/>
    <w:rsid w:val="0063293A"/>
    <w:rsid w:val="00635C7A"/>
    <w:rsid w:val="00635FE5"/>
    <w:rsid w:val="006427A6"/>
    <w:rsid w:val="006433EA"/>
    <w:rsid w:val="0064427C"/>
    <w:rsid w:val="00644929"/>
    <w:rsid w:val="0064704E"/>
    <w:rsid w:val="00647E2E"/>
    <w:rsid w:val="0065001C"/>
    <w:rsid w:val="0065044E"/>
    <w:rsid w:val="00650751"/>
    <w:rsid w:val="0065193F"/>
    <w:rsid w:val="0065276E"/>
    <w:rsid w:val="00654E67"/>
    <w:rsid w:val="00655310"/>
    <w:rsid w:val="00656990"/>
    <w:rsid w:val="00657CD7"/>
    <w:rsid w:val="00661D51"/>
    <w:rsid w:val="00662655"/>
    <w:rsid w:val="00662C37"/>
    <w:rsid w:val="0066496C"/>
    <w:rsid w:val="00664D5E"/>
    <w:rsid w:val="00665CDA"/>
    <w:rsid w:val="00665F67"/>
    <w:rsid w:val="00670156"/>
    <w:rsid w:val="00670C54"/>
    <w:rsid w:val="00671A57"/>
    <w:rsid w:val="00672079"/>
    <w:rsid w:val="00673BFA"/>
    <w:rsid w:val="00673DB2"/>
    <w:rsid w:val="00675401"/>
    <w:rsid w:val="00676693"/>
    <w:rsid w:val="00676DD4"/>
    <w:rsid w:val="00677065"/>
    <w:rsid w:val="00681D7E"/>
    <w:rsid w:val="0068250F"/>
    <w:rsid w:val="00683BC2"/>
    <w:rsid w:val="0068599D"/>
    <w:rsid w:val="00686BFE"/>
    <w:rsid w:val="006878A4"/>
    <w:rsid w:val="006908D4"/>
    <w:rsid w:val="00694D40"/>
    <w:rsid w:val="0069590F"/>
    <w:rsid w:val="00697044"/>
    <w:rsid w:val="006972E1"/>
    <w:rsid w:val="006A0A69"/>
    <w:rsid w:val="006A0C3E"/>
    <w:rsid w:val="006A4B30"/>
    <w:rsid w:val="006B0207"/>
    <w:rsid w:val="006B05DC"/>
    <w:rsid w:val="006B12D5"/>
    <w:rsid w:val="006B2526"/>
    <w:rsid w:val="006B25BF"/>
    <w:rsid w:val="006B2620"/>
    <w:rsid w:val="006B28B3"/>
    <w:rsid w:val="006B2DDF"/>
    <w:rsid w:val="006B336E"/>
    <w:rsid w:val="006B3CA8"/>
    <w:rsid w:val="006B4728"/>
    <w:rsid w:val="006B6179"/>
    <w:rsid w:val="006B634C"/>
    <w:rsid w:val="006B6AA4"/>
    <w:rsid w:val="006B78C2"/>
    <w:rsid w:val="006B7D71"/>
    <w:rsid w:val="006B7E2F"/>
    <w:rsid w:val="006C0280"/>
    <w:rsid w:val="006C142E"/>
    <w:rsid w:val="006C2D56"/>
    <w:rsid w:val="006C2D58"/>
    <w:rsid w:val="006C4B9D"/>
    <w:rsid w:val="006C5572"/>
    <w:rsid w:val="006C5898"/>
    <w:rsid w:val="006C6898"/>
    <w:rsid w:val="006C6F46"/>
    <w:rsid w:val="006D23EF"/>
    <w:rsid w:val="006D29C0"/>
    <w:rsid w:val="006D3531"/>
    <w:rsid w:val="006D3AFC"/>
    <w:rsid w:val="006D40CC"/>
    <w:rsid w:val="006D4377"/>
    <w:rsid w:val="006D4882"/>
    <w:rsid w:val="006D77B7"/>
    <w:rsid w:val="006E0907"/>
    <w:rsid w:val="006E299E"/>
    <w:rsid w:val="006E35C6"/>
    <w:rsid w:val="006E42E8"/>
    <w:rsid w:val="006E43ED"/>
    <w:rsid w:val="006E46CC"/>
    <w:rsid w:val="006E546D"/>
    <w:rsid w:val="006E565C"/>
    <w:rsid w:val="006E7BD2"/>
    <w:rsid w:val="006F0609"/>
    <w:rsid w:val="006F1385"/>
    <w:rsid w:val="006F15BB"/>
    <w:rsid w:val="006F175A"/>
    <w:rsid w:val="006F2CE9"/>
    <w:rsid w:val="006F2ED2"/>
    <w:rsid w:val="006F3E69"/>
    <w:rsid w:val="006F55CB"/>
    <w:rsid w:val="006F6183"/>
    <w:rsid w:val="006F6437"/>
    <w:rsid w:val="006F6A87"/>
    <w:rsid w:val="00700316"/>
    <w:rsid w:val="00702378"/>
    <w:rsid w:val="00703240"/>
    <w:rsid w:val="00704022"/>
    <w:rsid w:val="007045A3"/>
    <w:rsid w:val="0071020B"/>
    <w:rsid w:val="00711774"/>
    <w:rsid w:val="00712590"/>
    <w:rsid w:val="007133C2"/>
    <w:rsid w:val="00714147"/>
    <w:rsid w:val="0071437F"/>
    <w:rsid w:val="00717C52"/>
    <w:rsid w:val="00720310"/>
    <w:rsid w:val="0072031C"/>
    <w:rsid w:val="00720BED"/>
    <w:rsid w:val="007221D6"/>
    <w:rsid w:val="007222CA"/>
    <w:rsid w:val="00722713"/>
    <w:rsid w:val="00722DAF"/>
    <w:rsid w:val="00722E53"/>
    <w:rsid w:val="0072427B"/>
    <w:rsid w:val="007247B1"/>
    <w:rsid w:val="00725799"/>
    <w:rsid w:val="00730139"/>
    <w:rsid w:val="007303F9"/>
    <w:rsid w:val="007317AA"/>
    <w:rsid w:val="00732153"/>
    <w:rsid w:val="00732346"/>
    <w:rsid w:val="007353D3"/>
    <w:rsid w:val="00735FFE"/>
    <w:rsid w:val="007366B2"/>
    <w:rsid w:val="007368F5"/>
    <w:rsid w:val="00740344"/>
    <w:rsid w:val="007418ED"/>
    <w:rsid w:val="007424EA"/>
    <w:rsid w:val="00742C85"/>
    <w:rsid w:val="00743BCC"/>
    <w:rsid w:val="00744136"/>
    <w:rsid w:val="00744215"/>
    <w:rsid w:val="00744C2A"/>
    <w:rsid w:val="00750853"/>
    <w:rsid w:val="007513F0"/>
    <w:rsid w:val="00751D4B"/>
    <w:rsid w:val="007527ED"/>
    <w:rsid w:val="00752C0A"/>
    <w:rsid w:val="00754777"/>
    <w:rsid w:val="00755D5F"/>
    <w:rsid w:val="007572C9"/>
    <w:rsid w:val="00760163"/>
    <w:rsid w:val="007614BB"/>
    <w:rsid w:val="00762229"/>
    <w:rsid w:val="007642E9"/>
    <w:rsid w:val="00766748"/>
    <w:rsid w:val="00767327"/>
    <w:rsid w:val="00771E09"/>
    <w:rsid w:val="0077279B"/>
    <w:rsid w:val="00772D58"/>
    <w:rsid w:val="007750F5"/>
    <w:rsid w:val="007754BD"/>
    <w:rsid w:val="00781613"/>
    <w:rsid w:val="00781762"/>
    <w:rsid w:val="0078217B"/>
    <w:rsid w:val="00783148"/>
    <w:rsid w:val="00783D8D"/>
    <w:rsid w:val="00783E18"/>
    <w:rsid w:val="00785451"/>
    <w:rsid w:val="007877BB"/>
    <w:rsid w:val="0078791A"/>
    <w:rsid w:val="00787FD8"/>
    <w:rsid w:val="00790A85"/>
    <w:rsid w:val="00790CAD"/>
    <w:rsid w:val="00790CCA"/>
    <w:rsid w:val="00791897"/>
    <w:rsid w:val="00791FF5"/>
    <w:rsid w:val="00792F1D"/>
    <w:rsid w:val="00794764"/>
    <w:rsid w:val="00794D2F"/>
    <w:rsid w:val="00795737"/>
    <w:rsid w:val="0079584C"/>
    <w:rsid w:val="00797454"/>
    <w:rsid w:val="007A2194"/>
    <w:rsid w:val="007A22EF"/>
    <w:rsid w:val="007A286E"/>
    <w:rsid w:val="007A3794"/>
    <w:rsid w:val="007A6458"/>
    <w:rsid w:val="007B17BC"/>
    <w:rsid w:val="007B2703"/>
    <w:rsid w:val="007B2DF4"/>
    <w:rsid w:val="007B4E76"/>
    <w:rsid w:val="007B5D4C"/>
    <w:rsid w:val="007B5DB0"/>
    <w:rsid w:val="007B7701"/>
    <w:rsid w:val="007C0F13"/>
    <w:rsid w:val="007C45CD"/>
    <w:rsid w:val="007C46AB"/>
    <w:rsid w:val="007C5F31"/>
    <w:rsid w:val="007C769B"/>
    <w:rsid w:val="007C7930"/>
    <w:rsid w:val="007D010C"/>
    <w:rsid w:val="007D0687"/>
    <w:rsid w:val="007D29BB"/>
    <w:rsid w:val="007D49CA"/>
    <w:rsid w:val="007D537E"/>
    <w:rsid w:val="007D6835"/>
    <w:rsid w:val="007D767C"/>
    <w:rsid w:val="007D796E"/>
    <w:rsid w:val="007E04DB"/>
    <w:rsid w:val="007E15E2"/>
    <w:rsid w:val="007E1679"/>
    <w:rsid w:val="007E4E8C"/>
    <w:rsid w:val="007E6811"/>
    <w:rsid w:val="007E7BEF"/>
    <w:rsid w:val="007E7D5A"/>
    <w:rsid w:val="007F0EAC"/>
    <w:rsid w:val="007F207B"/>
    <w:rsid w:val="007F6600"/>
    <w:rsid w:val="00801353"/>
    <w:rsid w:val="008018EA"/>
    <w:rsid w:val="00802980"/>
    <w:rsid w:val="00804F9C"/>
    <w:rsid w:val="0080598E"/>
    <w:rsid w:val="00805D0B"/>
    <w:rsid w:val="00806A6D"/>
    <w:rsid w:val="00806EA5"/>
    <w:rsid w:val="00806ED9"/>
    <w:rsid w:val="00811A1B"/>
    <w:rsid w:val="0081378F"/>
    <w:rsid w:val="00814084"/>
    <w:rsid w:val="00814EB9"/>
    <w:rsid w:val="00815F9D"/>
    <w:rsid w:val="00816821"/>
    <w:rsid w:val="00817924"/>
    <w:rsid w:val="008179D7"/>
    <w:rsid w:val="00820FA8"/>
    <w:rsid w:val="0082109F"/>
    <w:rsid w:val="00822847"/>
    <w:rsid w:val="00822976"/>
    <w:rsid w:val="0082391A"/>
    <w:rsid w:val="00824BEC"/>
    <w:rsid w:val="00825EAE"/>
    <w:rsid w:val="00830B5C"/>
    <w:rsid w:val="00831505"/>
    <w:rsid w:val="00833EDA"/>
    <w:rsid w:val="00835569"/>
    <w:rsid w:val="00837B7C"/>
    <w:rsid w:val="00837CE8"/>
    <w:rsid w:val="00843007"/>
    <w:rsid w:val="00844584"/>
    <w:rsid w:val="0084688D"/>
    <w:rsid w:val="008469E7"/>
    <w:rsid w:val="00847FC9"/>
    <w:rsid w:val="00850D61"/>
    <w:rsid w:val="008512C0"/>
    <w:rsid w:val="0085151C"/>
    <w:rsid w:val="0085222E"/>
    <w:rsid w:val="00853685"/>
    <w:rsid w:val="00854669"/>
    <w:rsid w:val="0085519E"/>
    <w:rsid w:val="00855C2B"/>
    <w:rsid w:val="008561B1"/>
    <w:rsid w:val="00856502"/>
    <w:rsid w:val="00856E1D"/>
    <w:rsid w:val="0086078B"/>
    <w:rsid w:val="0086302C"/>
    <w:rsid w:val="008636F5"/>
    <w:rsid w:val="008662AA"/>
    <w:rsid w:val="00870425"/>
    <w:rsid w:val="008713AF"/>
    <w:rsid w:val="0087163A"/>
    <w:rsid w:val="00871BCB"/>
    <w:rsid w:val="0087224E"/>
    <w:rsid w:val="00872603"/>
    <w:rsid w:val="00872A12"/>
    <w:rsid w:val="008730E1"/>
    <w:rsid w:val="008732F1"/>
    <w:rsid w:val="008738E9"/>
    <w:rsid w:val="008738EC"/>
    <w:rsid w:val="00874CD9"/>
    <w:rsid w:val="00874D66"/>
    <w:rsid w:val="00875918"/>
    <w:rsid w:val="00877EF4"/>
    <w:rsid w:val="008800A4"/>
    <w:rsid w:val="00880378"/>
    <w:rsid w:val="0088057D"/>
    <w:rsid w:val="0088106F"/>
    <w:rsid w:val="00881627"/>
    <w:rsid w:val="00881678"/>
    <w:rsid w:val="0088297C"/>
    <w:rsid w:val="008840E2"/>
    <w:rsid w:val="0088440B"/>
    <w:rsid w:val="008851CE"/>
    <w:rsid w:val="00886D04"/>
    <w:rsid w:val="00893180"/>
    <w:rsid w:val="00895A56"/>
    <w:rsid w:val="0089600C"/>
    <w:rsid w:val="00896559"/>
    <w:rsid w:val="0089683E"/>
    <w:rsid w:val="00897331"/>
    <w:rsid w:val="00897B1A"/>
    <w:rsid w:val="008A051A"/>
    <w:rsid w:val="008A37E9"/>
    <w:rsid w:val="008A401A"/>
    <w:rsid w:val="008A46A3"/>
    <w:rsid w:val="008A4A93"/>
    <w:rsid w:val="008A4DEC"/>
    <w:rsid w:val="008A58B6"/>
    <w:rsid w:val="008A5994"/>
    <w:rsid w:val="008B06DE"/>
    <w:rsid w:val="008B1052"/>
    <w:rsid w:val="008B1160"/>
    <w:rsid w:val="008B2B1E"/>
    <w:rsid w:val="008B3E3F"/>
    <w:rsid w:val="008B6417"/>
    <w:rsid w:val="008B6537"/>
    <w:rsid w:val="008B713E"/>
    <w:rsid w:val="008B71C5"/>
    <w:rsid w:val="008B7733"/>
    <w:rsid w:val="008B7904"/>
    <w:rsid w:val="008C0BFC"/>
    <w:rsid w:val="008C1BF7"/>
    <w:rsid w:val="008C30B4"/>
    <w:rsid w:val="008C70C5"/>
    <w:rsid w:val="008C7216"/>
    <w:rsid w:val="008D0F2C"/>
    <w:rsid w:val="008D0FD3"/>
    <w:rsid w:val="008D2735"/>
    <w:rsid w:val="008D3072"/>
    <w:rsid w:val="008D37ED"/>
    <w:rsid w:val="008D3A61"/>
    <w:rsid w:val="008D510A"/>
    <w:rsid w:val="008D6A46"/>
    <w:rsid w:val="008D6BD9"/>
    <w:rsid w:val="008D7D78"/>
    <w:rsid w:val="008E10B5"/>
    <w:rsid w:val="008E1CF7"/>
    <w:rsid w:val="008E33EB"/>
    <w:rsid w:val="008E3481"/>
    <w:rsid w:val="008E34BB"/>
    <w:rsid w:val="008E361E"/>
    <w:rsid w:val="008E51BE"/>
    <w:rsid w:val="008E5524"/>
    <w:rsid w:val="008E57B4"/>
    <w:rsid w:val="008F1447"/>
    <w:rsid w:val="008F4757"/>
    <w:rsid w:val="008F4BC7"/>
    <w:rsid w:val="008F6801"/>
    <w:rsid w:val="00900E6B"/>
    <w:rsid w:val="00901D1F"/>
    <w:rsid w:val="0090223E"/>
    <w:rsid w:val="00902D32"/>
    <w:rsid w:val="009046AB"/>
    <w:rsid w:val="00904D8A"/>
    <w:rsid w:val="00904DEE"/>
    <w:rsid w:val="009066DB"/>
    <w:rsid w:val="009107D9"/>
    <w:rsid w:val="009128E6"/>
    <w:rsid w:val="00912A25"/>
    <w:rsid w:val="00913BAA"/>
    <w:rsid w:val="00916F39"/>
    <w:rsid w:val="00920051"/>
    <w:rsid w:val="00920FAE"/>
    <w:rsid w:val="009210EB"/>
    <w:rsid w:val="009214E0"/>
    <w:rsid w:val="009237E0"/>
    <w:rsid w:val="009250D7"/>
    <w:rsid w:val="00925F3F"/>
    <w:rsid w:val="00927180"/>
    <w:rsid w:val="009271AA"/>
    <w:rsid w:val="00927D3E"/>
    <w:rsid w:val="00927E02"/>
    <w:rsid w:val="009316DC"/>
    <w:rsid w:val="0093275D"/>
    <w:rsid w:val="009367C1"/>
    <w:rsid w:val="009368D6"/>
    <w:rsid w:val="00937389"/>
    <w:rsid w:val="009407B8"/>
    <w:rsid w:val="00941BB5"/>
    <w:rsid w:val="00942885"/>
    <w:rsid w:val="00942DD2"/>
    <w:rsid w:val="0094315B"/>
    <w:rsid w:val="00945C3A"/>
    <w:rsid w:val="009462A1"/>
    <w:rsid w:val="00946FC2"/>
    <w:rsid w:val="00947B15"/>
    <w:rsid w:val="0095101E"/>
    <w:rsid w:val="0095140F"/>
    <w:rsid w:val="009516CC"/>
    <w:rsid w:val="00953C43"/>
    <w:rsid w:val="00956747"/>
    <w:rsid w:val="00963265"/>
    <w:rsid w:val="0096433F"/>
    <w:rsid w:val="00964AD4"/>
    <w:rsid w:val="00967E62"/>
    <w:rsid w:val="00967E96"/>
    <w:rsid w:val="00971EEF"/>
    <w:rsid w:val="00972CDB"/>
    <w:rsid w:val="00972E42"/>
    <w:rsid w:val="009738F7"/>
    <w:rsid w:val="00974D18"/>
    <w:rsid w:val="00974F6B"/>
    <w:rsid w:val="009754CA"/>
    <w:rsid w:val="00975B54"/>
    <w:rsid w:val="00977466"/>
    <w:rsid w:val="00980AF8"/>
    <w:rsid w:val="00980C4A"/>
    <w:rsid w:val="0098182C"/>
    <w:rsid w:val="00983FAC"/>
    <w:rsid w:val="009840E7"/>
    <w:rsid w:val="009849DC"/>
    <w:rsid w:val="009854D4"/>
    <w:rsid w:val="0098597E"/>
    <w:rsid w:val="00986E64"/>
    <w:rsid w:val="009870FB"/>
    <w:rsid w:val="00990BBF"/>
    <w:rsid w:val="009913C3"/>
    <w:rsid w:val="00991630"/>
    <w:rsid w:val="00992155"/>
    <w:rsid w:val="0099236C"/>
    <w:rsid w:val="0099237B"/>
    <w:rsid w:val="00992B9F"/>
    <w:rsid w:val="00995E6D"/>
    <w:rsid w:val="00996846"/>
    <w:rsid w:val="00996E0C"/>
    <w:rsid w:val="009A0515"/>
    <w:rsid w:val="009A0AC8"/>
    <w:rsid w:val="009A0AD7"/>
    <w:rsid w:val="009A2552"/>
    <w:rsid w:val="009A2C00"/>
    <w:rsid w:val="009A2CB1"/>
    <w:rsid w:val="009A3E04"/>
    <w:rsid w:val="009A4AA3"/>
    <w:rsid w:val="009B1B47"/>
    <w:rsid w:val="009B2678"/>
    <w:rsid w:val="009B271C"/>
    <w:rsid w:val="009B4DD1"/>
    <w:rsid w:val="009B65AA"/>
    <w:rsid w:val="009C135E"/>
    <w:rsid w:val="009C3D9F"/>
    <w:rsid w:val="009C46F0"/>
    <w:rsid w:val="009C5927"/>
    <w:rsid w:val="009D0DD7"/>
    <w:rsid w:val="009D1768"/>
    <w:rsid w:val="009D21E2"/>
    <w:rsid w:val="009D2351"/>
    <w:rsid w:val="009D2B5C"/>
    <w:rsid w:val="009D2B65"/>
    <w:rsid w:val="009D5E18"/>
    <w:rsid w:val="009D7483"/>
    <w:rsid w:val="009E0503"/>
    <w:rsid w:val="009E06E0"/>
    <w:rsid w:val="009E11B6"/>
    <w:rsid w:val="009E1D6E"/>
    <w:rsid w:val="009E3F72"/>
    <w:rsid w:val="009E5215"/>
    <w:rsid w:val="009E789B"/>
    <w:rsid w:val="009F044B"/>
    <w:rsid w:val="009F0677"/>
    <w:rsid w:val="009F0BC6"/>
    <w:rsid w:val="009F12E8"/>
    <w:rsid w:val="009F390F"/>
    <w:rsid w:val="009F43C1"/>
    <w:rsid w:val="009F5050"/>
    <w:rsid w:val="009F66FC"/>
    <w:rsid w:val="00A020AE"/>
    <w:rsid w:val="00A02957"/>
    <w:rsid w:val="00A04A99"/>
    <w:rsid w:val="00A06ADD"/>
    <w:rsid w:val="00A1171B"/>
    <w:rsid w:val="00A122AB"/>
    <w:rsid w:val="00A14C70"/>
    <w:rsid w:val="00A1602A"/>
    <w:rsid w:val="00A16D23"/>
    <w:rsid w:val="00A1760D"/>
    <w:rsid w:val="00A17EE6"/>
    <w:rsid w:val="00A21377"/>
    <w:rsid w:val="00A21BA9"/>
    <w:rsid w:val="00A2397D"/>
    <w:rsid w:val="00A2440E"/>
    <w:rsid w:val="00A245CA"/>
    <w:rsid w:val="00A27C02"/>
    <w:rsid w:val="00A27CA6"/>
    <w:rsid w:val="00A27E4E"/>
    <w:rsid w:val="00A3088D"/>
    <w:rsid w:val="00A309D8"/>
    <w:rsid w:val="00A30A85"/>
    <w:rsid w:val="00A3288B"/>
    <w:rsid w:val="00A32D0E"/>
    <w:rsid w:val="00A32FC1"/>
    <w:rsid w:val="00A332CA"/>
    <w:rsid w:val="00A3337D"/>
    <w:rsid w:val="00A34BF6"/>
    <w:rsid w:val="00A35CB2"/>
    <w:rsid w:val="00A361EB"/>
    <w:rsid w:val="00A37C31"/>
    <w:rsid w:val="00A37FCF"/>
    <w:rsid w:val="00A433BA"/>
    <w:rsid w:val="00A43EA3"/>
    <w:rsid w:val="00A4410F"/>
    <w:rsid w:val="00A45DC4"/>
    <w:rsid w:val="00A47D1C"/>
    <w:rsid w:val="00A525A2"/>
    <w:rsid w:val="00A525EA"/>
    <w:rsid w:val="00A56658"/>
    <w:rsid w:val="00A57C70"/>
    <w:rsid w:val="00A603D6"/>
    <w:rsid w:val="00A61217"/>
    <w:rsid w:val="00A61E9B"/>
    <w:rsid w:val="00A630A9"/>
    <w:rsid w:val="00A66C5A"/>
    <w:rsid w:val="00A67B3F"/>
    <w:rsid w:val="00A70EBA"/>
    <w:rsid w:val="00A70EC9"/>
    <w:rsid w:val="00A7183A"/>
    <w:rsid w:val="00A71EAD"/>
    <w:rsid w:val="00A7294F"/>
    <w:rsid w:val="00A746FC"/>
    <w:rsid w:val="00A75D5C"/>
    <w:rsid w:val="00A75DF1"/>
    <w:rsid w:val="00A7623B"/>
    <w:rsid w:val="00A77E77"/>
    <w:rsid w:val="00A8159A"/>
    <w:rsid w:val="00A82D1B"/>
    <w:rsid w:val="00A83EAD"/>
    <w:rsid w:val="00A8417A"/>
    <w:rsid w:val="00A90782"/>
    <w:rsid w:val="00A9167F"/>
    <w:rsid w:val="00A91D3C"/>
    <w:rsid w:val="00A92630"/>
    <w:rsid w:val="00A929C4"/>
    <w:rsid w:val="00A96522"/>
    <w:rsid w:val="00AA026F"/>
    <w:rsid w:val="00AA0C72"/>
    <w:rsid w:val="00AA1391"/>
    <w:rsid w:val="00AA283B"/>
    <w:rsid w:val="00AA63BF"/>
    <w:rsid w:val="00AA6C57"/>
    <w:rsid w:val="00AA7309"/>
    <w:rsid w:val="00AA7820"/>
    <w:rsid w:val="00AB204B"/>
    <w:rsid w:val="00AB265D"/>
    <w:rsid w:val="00AB3726"/>
    <w:rsid w:val="00AB5261"/>
    <w:rsid w:val="00AB5402"/>
    <w:rsid w:val="00AB56D4"/>
    <w:rsid w:val="00AB606F"/>
    <w:rsid w:val="00AB6164"/>
    <w:rsid w:val="00AB6687"/>
    <w:rsid w:val="00AB7053"/>
    <w:rsid w:val="00AC1C9A"/>
    <w:rsid w:val="00AC3C3D"/>
    <w:rsid w:val="00AC3DD4"/>
    <w:rsid w:val="00AC566C"/>
    <w:rsid w:val="00AC5CAC"/>
    <w:rsid w:val="00AD1B4A"/>
    <w:rsid w:val="00AD21DE"/>
    <w:rsid w:val="00AD403B"/>
    <w:rsid w:val="00AD45DC"/>
    <w:rsid w:val="00AD4683"/>
    <w:rsid w:val="00AD60AA"/>
    <w:rsid w:val="00AE1C3B"/>
    <w:rsid w:val="00AE2048"/>
    <w:rsid w:val="00AE2622"/>
    <w:rsid w:val="00AE31A9"/>
    <w:rsid w:val="00AE3CB1"/>
    <w:rsid w:val="00AE4EB1"/>
    <w:rsid w:val="00AE5221"/>
    <w:rsid w:val="00AE5BA7"/>
    <w:rsid w:val="00AE5C6F"/>
    <w:rsid w:val="00AF2A6F"/>
    <w:rsid w:val="00AF4E7B"/>
    <w:rsid w:val="00AF523D"/>
    <w:rsid w:val="00AF6328"/>
    <w:rsid w:val="00AF6E18"/>
    <w:rsid w:val="00AF7129"/>
    <w:rsid w:val="00AF7200"/>
    <w:rsid w:val="00B003D1"/>
    <w:rsid w:val="00B0048E"/>
    <w:rsid w:val="00B00985"/>
    <w:rsid w:val="00B02778"/>
    <w:rsid w:val="00B02A24"/>
    <w:rsid w:val="00B07726"/>
    <w:rsid w:val="00B07AA6"/>
    <w:rsid w:val="00B10A90"/>
    <w:rsid w:val="00B10BA9"/>
    <w:rsid w:val="00B10F30"/>
    <w:rsid w:val="00B11B0D"/>
    <w:rsid w:val="00B11C44"/>
    <w:rsid w:val="00B11CAC"/>
    <w:rsid w:val="00B11FAE"/>
    <w:rsid w:val="00B130BC"/>
    <w:rsid w:val="00B13B54"/>
    <w:rsid w:val="00B13C9C"/>
    <w:rsid w:val="00B172CC"/>
    <w:rsid w:val="00B17E8A"/>
    <w:rsid w:val="00B202C2"/>
    <w:rsid w:val="00B2224A"/>
    <w:rsid w:val="00B22A9E"/>
    <w:rsid w:val="00B23A41"/>
    <w:rsid w:val="00B23ACE"/>
    <w:rsid w:val="00B241C5"/>
    <w:rsid w:val="00B248F6"/>
    <w:rsid w:val="00B25809"/>
    <w:rsid w:val="00B26258"/>
    <w:rsid w:val="00B276EF"/>
    <w:rsid w:val="00B3116C"/>
    <w:rsid w:val="00B327B6"/>
    <w:rsid w:val="00B32845"/>
    <w:rsid w:val="00B32950"/>
    <w:rsid w:val="00B34F10"/>
    <w:rsid w:val="00B37539"/>
    <w:rsid w:val="00B41C75"/>
    <w:rsid w:val="00B42178"/>
    <w:rsid w:val="00B47E0E"/>
    <w:rsid w:val="00B50846"/>
    <w:rsid w:val="00B5344E"/>
    <w:rsid w:val="00B54553"/>
    <w:rsid w:val="00B55F8C"/>
    <w:rsid w:val="00B573CC"/>
    <w:rsid w:val="00B577AA"/>
    <w:rsid w:val="00B57DA4"/>
    <w:rsid w:val="00B6001F"/>
    <w:rsid w:val="00B60418"/>
    <w:rsid w:val="00B60523"/>
    <w:rsid w:val="00B61556"/>
    <w:rsid w:val="00B648B1"/>
    <w:rsid w:val="00B67C33"/>
    <w:rsid w:val="00B7063F"/>
    <w:rsid w:val="00B70DE6"/>
    <w:rsid w:val="00B70E23"/>
    <w:rsid w:val="00B724A6"/>
    <w:rsid w:val="00B72719"/>
    <w:rsid w:val="00B73397"/>
    <w:rsid w:val="00B73429"/>
    <w:rsid w:val="00B75A75"/>
    <w:rsid w:val="00B75D31"/>
    <w:rsid w:val="00B7691E"/>
    <w:rsid w:val="00B80403"/>
    <w:rsid w:val="00B80F31"/>
    <w:rsid w:val="00B817E9"/>
    <w:rsid w:val="00B8308A"/>
    <w:rsid w:val="00B8321F"/>
    <w:rsid w:val="00B83920"/>
    <w:rsid w:val="00B86C72"/>
    <w:rsid w:val="00B87E19"/>
    <w:rsid w:val="00B90547"/>
    <w:rsid w:val="00B90C8E"/>
    <w:rsid w:val="00B932CD"/>
    <w:rsid w:val="00B94076"/>
    <w:rsid w:val="00B94B8E"/>
    <w:rsid w:val="00B979E8"/>
    <w:rsid w:val="00BA00B2"/>
    <w:rsid w:val="00BA09A7"/>
    <w:rsid w:val="00BA1045"/>
    <w:rsid w:val="00BA1272"/>
    <w:rsid w:val="00BA2A08"/>
    <w:rsid w:val="00BA6B5D"/>
    <w:rsid w:val="00BA6C09"/>
    <w:rsid w:val="00BA7E14"/>
    <w:rsid w:val="00BB00AC"/>
    <w:rsid w:val="00BB015D"/>
    <w:rsid w:val="00BB0377"/>
    <w:rsid w:val="00BB1156"/>
    <w:rsid w:val="00BB21BF"/>
    <w:rsid w:val="00BB2566"/>
    <w:rsid w:val="00BB3502"/>
    <w:rsid w:val="00BB38E4"/>
    <w:rsid w:val="00BB474B"/>
    <w:rsid w:val="00BB4CBE"/>
    <w:rsid w:val="00BB5549"/>
    <w:rsid w:val="00BB5E23"/>
    <w:rsid w:val="00BB62F8"/>
    <w:rsid w:val="00BB6377"/>
    <w:rsid w:val="00BC01D5"/>
    <w:rsid w:val="00BC226F"/>
    <w:rsid w:val="00BC2AD2"/>
    <w:rsid w:val="00BC51C1"/>
    <w:rsid w:val="00BD27EA"/>
    <w:rsid w:val="00BD2FF1"/>
    <w:rsid w:val="00BD413E"/>
    <w:rsid w:val="00BD66C1"/>
    <w:rsid w:val="00BD703A"/>
    <w:rsid w:val="00BD7730"/>
    <w:rsid w:val="00BD7AE3"/>
    <w:rsid w:val="00BE1888"/>
    <w:rsid w:val="00BE1CC8"/>
    <w:rsid w:val="00BE395B"/>
    <w:rsid w:val="00BE5A93"/>
    <w:rsid w:val="00BE71E0"/>
    <w:rsid w:val="00BE7C41"/>
    <w:rsid w:val="00BF093E"/>
    <w:rsid w:val="00BF0C46"/>
    <w:rsid w:val="00BF129F"/>
    <w:rsid w:val="00BF1C27"/>
    <w:rsid w:val="00BF2596"/>
    <w:rsid w:val="00BF286A"/>
    <w:rsid w:val="00BF4D86"/>
    <w:rsid w:val="00BF5481"/>
    <w:rsid w:val="00BF554E"/>
    <w:rsid w:val="00BF617F"/>
    <w:rsid w:val="00BF7416"/>
    <w:rsid w:val="00C0015E"/>
    <w:rsid w:val="00C019B1"/>
    <w:rsid w:val="00C01E47"/>
    <w:rsid w:val="00C0296E"/>
    <w:rsid w:val="00C03F69"/>
    <w:rsid w:val="00C04F04"/>
    <w:rsid w:val="00C07A4F"/>
    <w:rsid w:val="00C10823"/>
    <w:rsid w:val="00C1083E"/>
    <w:rsid w:val="00C1143F"/>
    <w:rsid w:val="00C11642"/>
    <w:rsid w:val="00C12BBF"/>
    <w:rsid w:val="00C1516D"/>
    <w:rsid w:val="00C1541B"/>
    <w:rsid w:val="00C15A0F"/>
    <w:rsid w:val="00C15FFC"/>
    <w:rsid w:val="00C228F5"/>
    <w:rsid w:val="00C2301F"/>
    <w:rsid w:val="00C233AA"/>
    <w:rsid w:val="00C23B8F"/>
    <w:rsid w:val="00C23BDC"/>
    <w:rsid w:val="00C2764A"/>
    <w:rsid w:val="00C279B3"/>
    <w:rsid w:val="00C30A4F"/>
    <w:rsid w:val="00C329C8"/>
    <w:rsid w:val="00C34A26"/>
    <w:rsid w:val="00C35432"/>
    <w:rsid w:val="00C36ABE"/>
    <w:rsid w:val="00C3753A"/>
    <w:rsid w:val="00C41355"/>
    <w:rsid w:val="00C41D61"/>
    <w:rsid w:val="00C44994"/>
    <w:rsid w:val="00C45674"/>
    <w:rsid w:val="00C461B9"/>
    <w:rsid w:val="00C47B27"/>
    <w:rsid w:val="00C54112"/>
    <w:rsid w:val="00C54801"/>
    <w:rsid w:val="00C55E79"/>
    <w:rsid w:val="00C560AA"/>
    <w:rsid w:val="00C56127"/>
    <w:rsid w:val="00C5737B"/>
    <w:rsid w:val="00C609EE"/>
    <w:rsid w:val="00C60D2C"/>
    <w:rsid w:val="00C6118F"/>
    <w:rsid w:val="00C61D38"/>
    <w:rsid w:val="00C63C74"/>
    <w:rsid w:val="00C645E0"/>
    <w:rsid w:val="00C64AFD"/>
    <w:rsid w:val="00C651B9"/>
    <w:rsid w:val="00C660E7"/>
    <w:rsid w:val="00C66951"/>
    <w:rsid w:val="00C6759F"/>
    <w:rsid w:val="00C67680"/>
    <w:rsid w:val="00C679D6"/>
    <w:rsid w:val="00C7223E"/>
    <w:rsid w:val="00C72BC7"/>
    <w:rsid w:val="00C72DA0"/>
    <w:rsid w:val="00C758B3"/>
    <w:rsid w:val="00C7778A"/>
    <w:rsid w:val="00C77DEF"/>
    <w:rsid w:val="00C809DC"/>
    <w:rsid w:val="00C81068"/>
    <w:rsid w:val="00C812DB"/>
    <w:rsid w:val="00C83030"/>
    <w:rsid w:val="00C8548B"/>
    <w:rsid w:val="00C855D1"/>
    <w:rsid w:val="00C85A3C"/>
    <w:rsid w:val="00C85E14"/>
    <w:rsid w:val="00C90B25"/>
    <w:rsid w:val="00C90BFD"/>
    <w:rsid w:val="00C92588"/>
    <w:rsid w:val="00C93282"/>
    <w:rsid w:val="00C941C5"/>
    <w:rsid w:val="00C97644"/>
    <w:rsid w:val="00CA0C03"/>
    <w:rsid w:val="00CA0FC7"/>
    <w:rsid w:val="00CA58AD"/>
    <w:rsid w:val="00CA5A47"/>
    <w:rsid w:val="00CA5F90"/>
    <w:rsid w:val="00CA65BC"/>
    <w:rsid w:val="00CA6E5F"/>
    <w:rsid w:val="00CB2ECF"/>
    <w:rsid w:val="00CB32C9"/>
    <w:rsid w:val="00CB39F6"/>
    <w:rsid w:val="00CB60AB"/>
    <w:rsid w:val="00CB70C4"/>
    <w:rsid w:val="00CC1436"/>
    <w:rsid w:val="00CC233A"/>
    <w:rsid w:val="00CC3630"/>
    <w:rsid w:val="00CC47D4"/>
    <w:rsid w:val="00CC5149"/>
    <w:rsid w:val="00CC58AC"/>
    <w:rsid w:val="00CD0500"/>
    <w:rsid w:val="00CD0FD1"/>
    <w:rsid w:val="00CD2096"/>
    <w:rsid w:val="00CD266C"/>
    <w:rsid w:val="00CD2EBC"/>
    <w:rsid w:val="00CD3D0C"/>
    <w:rsid w:val="00CD4D70"/>
    <w:rsid w:val="00CD5E66"/>
    <w:rsid w:val="00CD5FD5"/>
    <w:rsid w:val="00CD6359"/>
    <w:rsid w:val="00CE01E3"/>
    <w:rsid w:val="00CE0B2C"/>
    <w:rsid w:val="00CE1090"/>
    <w:rsid w:val="00CE1AC0"/>
    <w:rsid w:val="00CE1F29"/>
    <w:rsid w:val="00CE4004"/>
    <w:rsid w:val="00CE5851"/>
    <w:rsid w:val="00CE6954"/>
    <w:rsid w:val="00CF009C"/>
    <w:rsid w:val="00CF1AD2"/>
    <w:rsid w:val="00CF348B"/>
    <w:rsid w:val="00CF3532"/>
    <w:rsid w:val="00CF3EF0"/>
    <w:rsid w:val="00CF5391"/>
    <w:rsid w:val="00CF6470"/>
    <w:rsid w:val="00CF65F5"/>
    <w:rsid w:val="00CF6656"/>
    <w:rsid w:val="00CF6F9E"/>
    <w:rsid w:val="00CF7635"/>
    <w:rsid w:val="00D03019"/>
    <w:rsid w:val="00D03555"/>
    <w:rsid w:val="00D0384E"/>
    <w:rsid w:val="00D04C45"/>
    <w:rsid w:val="00D0519B"/>
    <w:rsid w:val="00D05710"/>
    <w:rsid w:val="00D0653F"/>
    <w:rsid w:val="00D07476"/>
    <w:rsid w:val="00D07DE2"/>
    <w:rsid w:val="00D136DE"/>
    <w:rsid w:val="00D145EE"/>
    <w:rsid w:val="00D14C4F"/>
    <w:rsid w:val="00D14DC4"/>
    <w:rsid w:val="00D169DB"/>
    <w:rsid w:val="00D20F21"/>
    <w:rsid w:val="00D21144"/>
    <w:rsid w:val="00D215BA"/>
    <w:rsid w:val="00D23887"/>
    <w:rsid w:val="00D255E1"/>
    <w:rsid w:val="00D25C55"/>
    <w:rsid w:val="00D320B8"/>
    <w:rsid w:val="00D32FD1"/>
    <w:rsid w:val="00D34F07"/>
    <w:rsid w:val="00D36324"/>
    <w:rsid w:val="00D414A3"/>
    <w:rsid w:val="00D4168E"/>
    <w:rsid w:val="00D435F5"/>
    <w:rsid w:val="00D45104"/>
    <w:rsid w:val="00D4602B"/>
    <w:rsid w:val="00D4614E"/>
    <w:rsid w:val="00D465CB"/>
    <w:rsid w:val="00D469B6"/>
    <w:rsid w:val="00D47CEB"/>
    <w:rsid w:val="00D502AD"/>
    <w:rsid w:val="00D52C61"/>
    <w:rsid w:val="00D54487"/>
    <w:rsid w:val="00D54FF4"/>
    <w:rsid w:val="00D56CEB"/>
    <w:rsid w:val="00D5790B"/>
    <w:rsid w:val="00D579B1"/>
    <w:rsid w:val="00D57CBF"/>
    <w:rsid w:val="00D602EE"/>
    <w:rsid w:val="00D607D6"/>
    <w:rsid w:val="00D60FD3"/>
    <w:rsid w:val="00D6447C"/>
    <w:rsid w:val="00D732A6"/>
    <w:rsid w:val="00D751AE"/>
    <w:rsid w:val="00D761EE"/>
    <w:rsid w:val="00D767FC"/>
    <w:rsid w:val="00D7687E"/>
    <w:rsid w:val="00D769F3"/>
    <w:rsid w:val="00D7779F"/>
    <w:rsid w:val="00D80465"/>
    <w:rsid w:val="00D80ED2"/>
    <w:rsid w:val="00D83634"/>
    <w:rsid w:val="00D8725A"/>
    <w:rsid w:val="00D878D7"/>
    <w:rsid w:val="00D90B09"/>
    <w:rsid w:val="00D9226A"/>
    <w:rsid w:val="00D92A41"/>
    <w:rsid w:val="00D9326E"/>
    <w:rsid w:val="00D960F6"/>
    <w:rsid w:val="00D9652C"/>
    <w:rsid w:val="00DA022D"/>
    <w:rsid w:val="00DA159F"/>
    <w:rsid w:val="00DA1785"/>
    <w:rsid w:val="00DA20EA"/>
    <w:rsid w:val="00DA270C"/>
    <w:rsid w:val="00DA3C1D"/>
    <w:rsid w:val="00DA43F9"/>
    <w:rsid w:val="00DA4D38"/>
    <w:rsid w:val="00DA5473"/>
    <w:rsid w:val="00DA6A12"/>
    <w:rsid w:val="00DB04B3"/>
    <w:rsid w:val="00DB0E60"/>
    <w:rsid w:val="00DB24D5"/>
    <w:rsid w:val="00DB25B7"/>
    <w:rsid w:val="00DB3171"/>
    <w:rsid w:val="00DB31FE"/>
    <w:rsid w:val="00DB4E07"/>
    <w:rsid w:val="00DB5847"/>
    <w:rsid w:val="00DB5C31"/>
    <w:rsid w:val="00DC0358"/>
    <w:rsid w:val="00DC03D8"/>
    <w:rsid w:val="00DC0721"/>
    <w:rsid w:val="00DC0E1C"/>
    <w:rsid w:val="00DC10F7"/>
    <w:rsid w:val="00DC130F"/>
    <w:rsid w:val="00DC179B"/>
    <w:rsid w:val="00DC2471"/>
    <w:rsid w:val="00DC2640"/>
    <w:rsid w:val="00DC424A"/>
    <w:rsid w:val="00DC436E"/>
    <w:rsid w:val="00DC4F49"/>
    <w:rsid w:val="00DC5DDF"/>
    <w:rsid w:val="00DC6098"/>
    <w:rsid w:val="00DC6C02"/>
    <w:rsid w:val="00DC7595"/>
    <w:rsid w:val="00DD0173"/>
    <w:rsid w:val="00DD11C5"/>
    <w:rsid w:val="00DD24B0"/>
    <w:rsid w:val="00DD2D34"/>
    <w:rsid w:val="00DD32C8"/>
    <w:rsid w:val="00DD4C1D"/>
    <w:rsid w:val="00DD4F53"/>
    <w:rsid w:val="00DD5E17"/>
    <w:rsid w:val="00DD721C"/>
    <w:rsid w:val="00DE117B"/>
    <w:rsid w:val="00DE1305"/>
    <w:rsid w:val="00DE2145"/>
    <w:rsid w:val="00DE247E"/>
    <w:rsid w:val="00DE2CCD"/>
    <w:rsid w:val="00DE2E48"/>
    <w:rsid w:val="00DE58D2"/>
    <w:rsid w:val="00DE7D5B"/>
    <w:rsid w:val="00DF10D6"/>
    <w:rsid w:val="00DF193A"/>
    <w:rsid w:val="00DF561B"/>
    <w:rsid w:val="00DF714A"/>
    <w:rsid w:val="00DF71D4"/>
    <w:rsid w:val="00DF7890"/>
    <w:rsid w:val="00DF79F8"/>
    <w:rsid w:val="00E0067A"/>
    <w:rsid w:val="00E0072D"/>
    <w:rsid w:val="00E01495"/>
    <w:rsid w:val="00E01F97"/>
    <w:rsid w:val="00E02524"/>
    <w:rsid w:val="00E053B2"/>
    <w:rsid w:val="00E056C7"/>
    <w:rsid w:val="00E06093"/>
    <w:rsid w:val="00E06E36"/>
    <w:rsid w:val="00E10066"/>
    <w:rsid w:val="00E13F5C"/>
    <w:rsid w:val="00E1517C"/>
    <w:rsid w:val="00E16086"/>
    <w:rsid w:val="00E16A98"/>
    <w:rsid w:val="00E1763A"/>
    <w:rsid w:val="00E217C9"/>
    <w:rsid w:val="00E27465"/>
    <w:rsid w:val="00E313FC"/>
    <w:rsid w:val="00E32DCE"/>
    <w:rsid w:val="00E33507"/>
    <w:rsid w:val="00E34D36"/>
    <w:rsid w:val="00E3500B"/>
    <w:rsid w:val="00E35584"/>
    <w:rsid w:val="00E35635"/>
    <w:rsid w:val="00E41421"/>
    <w:rsid w:val="00E42154"/>
    <w:rsid w:val="00E42328"/>
    <w:rsid w:val="00E423B7"/>
    <w:rsid w:val="00E426E9"/>
    <w:rsid w:val="00E42956"/>
    <w:rsid w:val="00E46667"/>
    <w:rsid w:val="00E47E0F"/>
    <w:rsid w:val="00E5015D"/>
    <w:rsid w:val="00E511A2"/>
    <w:rsid w:val="00E54AAC"/>
    <w:rsid w:val="00E57101"/>
    <w:rsid w:val="00E57FC1"/>
    <w:rsid w:val="00E6058B"/>
    <w:rsid w:val="00E62997"/>
    <w:rsid w:val="00E62B1A"/>
    <w:rsid w:val="00E62C97"/>
    <w:rsid w:val="00E63369"/>
    <w:rsid w:val="00E65E74"/>
    <w:rsid w:val="00E66183"/>
    <w:rsid w:val="00E669AA"/>
    <w:rsid w:val="00E67D58"/>
    <w:rsid w:val="00E70483"/>
    <w:rsid w:val="00E70BCE"/>
    <w:rsid w:val="00E7136A"/>
    <w:rsid w:val="00E713AD"/>
    <w:rsid w:val="00E71E73"/>
    <w:rsid w:val="00E741F1"/>
    <w:rsid w:val="00E74B83"/>
    <w:rsid w:val="00E75E7E"/>
    <w:rsid w:val="00E76337"/>
    <w:rsid w:val="00E76521"/>
    <w:rsid w:val="00E77279"/>
    <w:rsid w:val="00E80A1C"/>
    <w:rsid w:val="00E81E99"/>
    <w:rsid w:val="00E8266A"/>
    <w:rsid w:val="00E85B7C"/>
    <w:rsid w:val="00E875D9"/>
    <w:rsid w:val="00E90AC1"/>
    <w:rsid w:val="00E92FA9"/>
    <w:rsid w:val="00E93072"/>
    <w:rsid w:val="00E93F1B"/>
    <w:rsid w:val="00E959FF"/>
    <w:rsid w:val="00E96926"/>
    <w:rsid w:val="00EA4EE3"/>
    <w:rsid w:val="00EA7C7E"/>
    <w:rsid w:val="00EB109A"/>
    <w:rsid w:val="00EB746A"/>
    <w:rsid w:val="00EB7D82"/>
    <w:rsid w:val="00EC173F"/>
    <w:rsid w:val="00EC2612"/>
    <w:rsid w:val="00EC36D0"/>
    <w:rsid w:val="00EC3B41"/>
    <w:rsid w:val="00EC43D6"/>
    <w:rsid w:val="00EC45A4"/>
    <w:rsid w:val="00EC46AE"/>
    <w:rsid w:val="00EC4813"/>
    <w:rsid w:val="00EC564D"/>
    <w:rsid w:val="00EC5A0A"/>
    <w:rsid w:val="00EC7327"/>
    <w:rsid w:val="00EC75AB"/>
    <w:rsid w:val="00ED24BF"/>
    <w:rsid w:val="00ED2B92"/>
    <w:rsid w:val="00ED2CDA"/>
    <w:rsid w:val="00ED3854"/>
    <w:rsid w:val="00ED3A1F"/>
    <w:rsid w:val="00ED4C8B"/>
    <w:rsid w:val="00ED5563"/>
    <w:rsid w:val="00ED62D3"/>
    <w:rsid w:val="00ED6C73"/>
    <w:rsid w:val="00ED77B6"/>
    <w:rsid w:val="00ED7A46"/>
    <w:rsid w:val="00ED7F65"/>
    <w:rsid w:val="00EE08A4"/>
    <w:rsid w:val="00EE0F01"/>
    <w:rsid w:val="00EE112A"/>
    <w:rsid w:val="00EE1E4E"/>
    <w:rsid w:val="00EE22CA"/>
    <w:rsid w:val="00EE311D"/>
    <w:rsid w:val="00EE3844"/>
    <w:rsid w:val="00EE5F5E"/>
    <w:rsid w:val="00EE7373"/>
    <w:rsid w:val="00EE79EA"/>
    <w:rsid w:val="00EF1D99"/>
    <w:rsid w:val="00EF2B74"/>
    <w:rsid w:val="00EF4EB3"/>
    <w:rsid w:val="00EF5D44"/>
    <w:rsid w:val="00EF600E"/>
    <w:rsid w:val="00EF6B2C"/>
    <w:rsid w:val="00EF6F77"/>
    <w:rsid w:val="00F01E60"/>
    <w:rsid w:val="00F02474"/>
    <w:rsid w:val="00F027AF"/>
    <w:rsid w:val="00F04375"/>
    <w:rsid w:val="00F05D5A"/>
    <w:rsid w:val="00F101BB"/>
    <w:rsid w:val="00F114BC"/>
    <w:rsid w:val="00F12D5B"/>
    <w:rsid w:val="00F15902"/>
    <w:rsid w:val="00F1743C"/>
    <w:rsid w:val="00F1764A"/>
    <w:rsid w:val="00F20EF1"/>
    <w:rsid w:val="00F22022"/>
    <w:rsid w:val="00F2288D"/>
    <w:rsid w:val="00F22C9A"/>
    <w:rsid w:val="00F230FB"/>
    <w:rsid w:val="00F23AD6"/>
    <w:rsid w:val="00F23D71"/>
    <w:rsid w:val="00F23F4E"/>
    <w:rsid w:val="00F241BA"/>
    <w:rsid w:val="00F24276"/>
    <w:rsid w:val="00F25682"/>
    <w:rsid w:val="00F25C8A"/>
    <w:rsid w:val="00F2634A"/>
    <w:rsid w:val="00F26B89"/>
    <w:rsid w:val="00F26F15"/>
    <w:rsid w:val="00F27BA8"/>
    <w:rsid w:val="00F27C37"/>
    <w:rsid w:val="00F27DD7"/>
    <w:rsid w:val="00F301C3"/>
    <w:rsid w:val="00F305B5"/>
    <w:rsid w:val="00F30DA2"/>
    <w:rsid w:val="00F316E6"/>
    <w:rsid w:val="00F31E26"/>
    <w:rsid w:val="00F32490"/>
    <w:rsid w:val="00F349DB"/>
    <w:rsid w:val="00F34FD1"/>
    <w:rsid w:val="00F3509D"/>
    <w:rsid w:val="00F364DA"/>
    <w:rsid w:val="00F37077"/>
    <w:rsid w:val="00F37A25"/>
    <w:rsid w:val="00F411A5"/>
    <w:rsid w:val="00F4187B"/>
    <w:rsid w:val="00F42045"/>
    <w:rsid w:val="00F428DB"/>
    <w:rsid w:val="00F42DA9"/>
    <w:rsid w:val="00F430B7"/>
    <w:rsid w:val="00F442DD"/>
    <w:rsid w:val="00F454F6"/>
    <w:rsid w:val="00F46E2B"/>
    <w:rsid w:val="00F50084"/>
    <w:rsid w:val="00F5153F"/>
    <w:rsid w:val="00F52244"/>
    <w:rsid w:val="00F52734"/>
    <w:rsid w:val="00F53397"/>
    <w:rsid w:val="00F533F6"/>
    <w:rsid w:val="00F53830"/>
    <w:rsid w:val="00F55C8A"/>
    <w:rsid w:val="00F566F8"/>
    <w:rsid w:val="00F57E1A"/>
    <w:rsid w:val="00F62E3B"/>
    <w:rsid w:val="00F634F4"/>
    <w:rsid w:val="00F65EA6"/>
    <w:rsid w:val="00F67761"/>
    <w:rsid w:val="00F700A3"/>
    <w:rsid w:val="00F70292"/>
    <w:rsid w:val="00F709E1"/>
    <w:rsid w:val="00F72292"/>
    <w:rsid w:val="00F7267E"/>
    <w:rsid w:val="00F74520"/>
    <w:rsid w:val="00F74B9F"/>
    <w:rsid w:val="00F74C98"/>
    <w:rsid w:val="00F752D8"/>
    <w:rsid w:val="00F76ED3"/>
    <w:rsid w:val="00F77936"/>
    <w:rsid w:val="00F80844"/>
    <w:rsid w:val="00F8180C"/>
    <w:rsid w:val="00F83F16"/>
    <w:rsid w:val="00F84DAB"/>
    <w:rsid w:val="00F8573D"/>
    <w:rsid w:val="00F86708"/>
    <w:rsid w:val="00F8702B"/>
    <w:rsid w:val="00F90BBC"/>
    <w:rsid w:val="00F9176B"/>
    <w:rsid w:val="00F92B26"/>
    <w:rsid w:val="00F93165"/>
    <w:rsid w:val="00F9337D"/>
    <w:rsid w:val="00F93DC0"/>
    <w:rsid w:val="00F943F2"/>
    <w:rsid w:val="00F95D12"/>
    <w:rsid w:val="00F976FD"/>
    <w:rsid w:val="00FA083E"/>
    <w:rsid w:val="00FA20A3"/>
    <w:rsid w:val="00FA3AF2"/>
    <w:rsid w:val="00FA4C91"/>
    <w:rsid w:val="00FA54B1"/>
    <w:rsid w:val="00FB0401"/>
    <w:rsid w:val="00FB0AE5"/>
    <w:rsid w:val="00FB49B0"/>
    <w:rsid w:val="00FB4BE2"/>
    <w:rsid w:val="00FB4C4C"/>
    <w:rsid w:val="00FB68E2"/>
    <w:rsid w:val="00FC11AA"/>
    <w:rsid w:val="00FC395C"/>
    <w:rsid w:val="00FC4892"/>
    <w:rsid w:val="00FC5A35"/>
    <w:rsid w:val="00FC6034"/>
    <w:rsid w:val="00FC6877"/>
    <w:rsid w:val="00FD309E"/>
    <w:rsid w:val="00FD7602"/>
    <w:rsid w:val="00FE499F"/>
    <w:rsid w:val="00FE5720"/>
    <w:rsid w:val="00FE74EB"/>
    <w:rsid w:val="00FE7510"/>
    <w:rsid w:val="00FF0BF2"/>
    <w:rsid w:val="00FF1CF7"/>
    <w:rsid w:val="00FF2A4A"/>
    <w:rsid w:val="00FF394E"/>
    <w:rsid w:val="00FF4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68B33"/>
  <w15:docId w15:val="{DF5A9411-929E-4E2B-88C7-DFB4B299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59F"/>
    <w:pPr>
      <w:widowControl w:val="0"/>
      <w:jc w:val="both"/>
    </w:pPr>
  </w:style>
  <w:style w:type="paragraph" w:styleId="2">
    <w:name w:val="heading 2"/>
    <w:basedOn w:val="a"/>
    <w:next w:val="a"/>
    <w:link w:val="20"/>
    <w:uiPriority w:val="9"/>
    <w:unhideWhenUsed/>
    <w:qFormat/>
    <w:rsid w:val="00184BA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7D010C"/>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758C4"/>
    <w:pPr>
      <w:ind w:firstLineChars="200" w:firstLine="420"/>
    </w:pPr>
  </w:style>
  <w:style w:type="paragraph" w:styleId="a5">
    <w:name w:val="Balloon Text"/>
    <w:basedOn w:val="a"/>
    <w:link w:val="a6"/>
    <w:uiPriority w:val="99"/>
    <w:semiHidden/>
    <w:unhideWhenUsed/>
    <w:rsid w:val="00AF6E18"/>
    <w:rPr>
      <w:sz w:val="18"/>
      <w:szCs w:val="18"/>
    </w:rPr>
  </w:style>
  <w:style w:type="character" w:customStyle="1" w:styleId="a6">
    <w:name w:val="批注框文本 字符"/>
    <w:basedOn w:val="a0"/>
    <w:link w:val="a5"/>
    <w:uiPriority w:val="99"/>
    <w:semiHidden/>
    <w:rsid w:val="00AF6E18"/>
    <w:rPr>
      <w:sz w:val="18"/>
      <w:szCs w:val="18"/>
    </w:rPr>
  </w:style>
  <w:style w:type="character" w:styleId="a7">
    <w:name w:val="annotation reference"/>
    <w:basedOn w:val="a0"/>
    <w:uiPriority w:val="99"/>
    <w:semiHidden/>
    <w:unhideWhenUsed/>
    <w:rsid w:val="00081D5F"/>
    <w:rPr>
      <w:sz w:val="21"/>
      <w:szCs w:val="21"/>
    </w:rPr>
  </w:style>
  <w:style w:type="paragraph" w:styleId="a8">
    <w:name w:val="annotation text"/>
    <w:basedOn w:val="a"/>
    <w:link w:val="a9"/>
    <w:uiPriority w:val="99"/>
    <w:semiHidden/>
    <w:unhideWhenUsed/>
    <w:rsid w:val="00081D5F"/>
    <w:pPr>
      <w:jc w:val="left"/>
    </w:pPr>
  </w:style>
  <w:style w:type="character" w:customStyle="1" w:styleId="a9">
    <w:name w:val="批注文字 字符"/>
    <w:basedOn w:val="a0"/>
    <w:link w:val="a8"/>
    <w:uiPriority w:val="99"/>
    <w:semiHidden/>
    <w:rsid w:val="00081D5F"/>
  </w:style>
  <w:style w:type="paragraph" w:styleId="aa">
    <w:name w:val="annotation subject"/>
    <w:basedOn w:val="a8"/>
    <w:next w:val="a8"/>
    <w:link w:val="ab"/>
    <w:uiPriority w:val="99"/>
    <w:semiHidden/>
    <w:unhideWhenUsed/>
    <w:rsid w:val="00081D5F"/>
    <w:rPr>
      <w:b/>
      <w:bCs/>
    </w:rPr>
  </w:style>
  <w:style w:type="character" w:customStyle="1" w:styleId="ab">
    <w:name w:val="批注主题 字符"/>
    <w:basedOn w:val="a9"/>
    <w:link w:val="aa"/>
    <w:uiPriority w:val="99"/>
    <w:semiHidden/>
    <w:rsid w:val="00081D5F"/>
    <w:rPr>
      <w:b/>
      <w:bCs/>
    </w:rPr>
  </w:style>
  <w:style w:type="paragraph" w:styleId="ac">
    <w:name w:val="header"/>
    <w:basedOn w:val="a"/>
    <w:link w:val="ad"/>
    <w:uiPriority w:val="99"/>
    <w:unhideWhenUsed/>
    <w:rsid w:val="00F83F16"/>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83F16"/>
    <w:rPr>
      <w:sz w:val="18"/>
      <w:szCs w:val="18"/>
    </w:rPr>
  </w:style>
  <w:style w:type="paragraph" w:styleId="ae">
    <w:name w:val="footer"/>
    <w:basedOn w:val="a"/>
    <w:link w:val="af"/>
    <w:uiPriority w:val="99"/>
    <w:unhideWhenUsed/>
    <w:rsid w:val="00F83F16"/>
    <w:pPr>
      <w:tabs>
        <w:tab w:val="center" w:pos="4153"/>
        <w:tab w:val="right" w:pos="8306"/>
      </w:tabs>
      <w:snapToGrid w:val="0"/>
      <w:jc w:val="left"/>
    </w:pPr>
    <w:rPr>
      <w:sz w:val="18"/>
      <w:szCs w:val="18"/>
    </w:rPr>
  </w:style>
  <w:style w:type="character" w:customStyle="1" w:styleId="af">
    <w:name w:val="页脚 字符"/>
    <w:basedOn w:val="a0"/>
    <w:link w:val="ae"/>
    <w:uiPriority w:val="99"/>
    <w:rsid w:val="00F83F16"/>
    <w:rPr>
      <w:sz w:val="18"/>
      <w:szCs w:val="18"/>
    </w:rPr>
  </w:style>
  <w:style w:type="character" w:customStyle="1" w:styleId="20">
    <w:name w:val="标题 2 字符"/>
    <w:basedOn w:val="a0"/>
    <w:link w:val="2"/>
    <w:uiPriority w:val="9"/>
    <w:rsid w:val="00184BA3"/>
    <w:rPr>
      <w:rFonts w:asciiTheme="majorHAnsi" w:eastAsiaTheme="majorEastAsia" w:hAnsiTheme="majorHAnsi" w:cstheme="majorBidi"/>
      <w:b/>
      <w:bCs/>
      <w:sz w:val="32"/>
      <w:szCs w:val="32"/>
    </w:rPr>
  </w:style>
  <w:style w:type="paragraph" w:styleId="af0">
    <w:name w:val="Normal (Web)"/>
    <w:basedOn w:val="a"/>
    <w:uiPriority w:val="99"/>
    <w:semiHidden/>
    <w:unhideWhenUsed/>
    <w:rsid w:val="006F55C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55526">
      <w:bodyDiv w:val="1"/>
      <w:marLeft w:val="0"/>
      <w:marRight w:val="0"/>
      <w:marTop w:val="0"/>
      <w:marBottom w:val="0"/>
      <w:divBdr>
        <w:top w:val="none" w:sz="0" w:space="0" w:color="auto"/>
        <w:left w:val="none" w:sz="0" w:space="0" w:color="auto"/>
        <w:bottom w:val="none" w:sz="0" w:space="0" w:color="auto"/>
        <w:right w:val="none" w:sz="0" w:space="0" w:color="auto"/>
      </w:divBdr>
    </w:div>
    <w:div w:id="360012820">
      <w:bodyDiv w:val="1"/>
      <w:marLeft w:val="0"/>
      <w:marRight w:val="0"/>
      <w:marTop w:val="0"/>
      <w:marBottom w:val="0"/>
      <w:divBdr>
        <w:top w:val="none" w:sz="0" w:space="0" w:color="auto"/>
        <w:left w:val="none" w:sz="0" w:space="0" w:color="auto"/>
        <w:bottom w:val="none" w:sz="0" w:space="0" w:color="auto"/>
        <w:right w:val="none" w:sz="0" w:space="0" w:color="auto"/>
      </w:divBdr>
      <w:divsChild>
        <w:div w:id="3708883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060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51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8796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microsoft.com/office/2011/relationships/commentsExtended" Target="commentsExtended.xml"/><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oleObject" Target="embeddings/oleObject5.bin"/><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13044</TotalTime>
  <Pages>36</Pages>
  <Words>4309</Words>
  <Characters>24565</Characters>
  <Application>Microsoft Office Word</Application>
  <DocSecurity>0</DocSecurity>
  <Lines>204</Lines>
  <Paragraphs>57</Paragraphs>
  <ScaleCrop>false</ScaleCrop>
  <Company/>
  <LinksUpToDate>false</LinksUpToDate>
  <CharactersWithSpaces>28817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zhang</dc:creator>
  <cp:keywords/>
  <dc:description/>
  <cp:lastModifiedBy>Alex Wang</cp:lastModifiedBy>
  <cp:revision>126</cp:revision>
  <cp:lastPrinted>2019-04-23T13:25:00Z</cp:lastPrinted>
  <dcterms:created xsi:type="dcterms:W3CDTF">2019-03-09T11:47:00Z</dcterms:created>
  <dcterms:modified xsi:type="dcterms:W3CDTF">2019-04-23T13:52:00Z</dcterms:modified>
</cp:coreProperties>
</file>